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DA0" w:rsidRPr="00C72BB6" w:rsidRDefault="00BF1DA0" w:rsidP="00AD5C2F">
      <w:pPr>
        <w:pStyle w:val="Title"/>
        <w:outlineLvl w:val="0"/>
        <w:rPr>
          <w:rStyle w:val="BookTitle"/>
          <w:rFonts w:ascii="Arial" w:hAnsi="Arial" w:cs="Arial"/>
          <w:b w:val="0"/>
          <w:bCs w:val="0"/>
          <w:smallCaps w:val="0"/>
        </w:rPr>
      </w:pPr>
      <w:bookmarkStart w:id="0" w:name="_Toc416719380"/>
      <w:bookmarkStart w:id="1" w:name="_GoBack"/>
      <w:bookmarkEnd w:id="1"/>
      <w:r w:rsidRPr="00C72BB6">
        <w:rPr>
          <w:rStyle w:val="BookTitle"/>
          <w:rFonts w:ascii="Arial" w:hAnsi="Arial" w:cs="Arial"/>
          <w:b w:val="0"/>
          <w:bCs w:val="0"/>
          <w:smallCaps w:val="0"/>
        </w:rPr>
        <w:t xml:space="preserve">Indian National </w:t>
      </w:r>
      <w:r w:rsidR="003E7E2C" w:rsidRPr="00C72BB6">
        <w:rPr>
          <w:rStyle w:val="BookTitle"/>
          <w:rFonts w:ascii="Arial" w:hAnsi="Arial" w:cs="Arial"/>
          <w:b w:val="0"/>
          <w:bCs w:val="0"/>
          <w:smallCaps w:val="0"/>
        </w:rPr>
        <w:t>MOTECH</w:t>
      </w:r>
      <w:r w:rsidRPr="00C72BB6">
        <w:rPr>
          <w:rStyle w:val="BookTitle"/>
          <w:rFonts w:ascii="Arial" w:hAnsi="Arial" w:cs="Arial"/>
          <w:b w:val="0"/>
          <w:bCs w:val="0"/>
          <w:smallCaps w:val="0"/>
        </w:rPr>
        <w:t xml:space="preserve"> System</w:t>
      </w:r>
      <w:bookmarkEnd w:id="0"/>
    </w:p>
    <w:p w:rsidR="00BF1DA0" w:rsidRPr="00C72BB6" w:rsidRDefault="00BF1DA0" w:rsidP="00785944">
      <w:pPr>
        <w:pStyle w:val="Title"/>
        <w:rPr>
          <w:rStyle w:val="BookTitle"/>
          <w:rFonts w:ascii="Arial" w:hAnsi="Arial" w:cs="Arial"/>
          <w:b w:val="0"/>
          <w:bCs w:val="0"/>
          <w:smallCaps w:val="0"/>
        </w:rPr>
      </w:pPr>
      <w:r w:rsidRPr="00C72BB6">
        <w:rPr>
          <w:rStyle w:val="BookTitle"/>
          <w:rFonts w:ascii="Arial" w:hAnsi="Arial" w:cs="Arial"/>
          <w:b w:val="0"/>
          <w:bCs w:val="0"/>
          <w:smallCaps w:val="0"/>
        </w:rPr>
        <w:t>Mobile Kunji, Academy and Kilkari Services</w:t>
      </w:r>
    </w:p>
    <w:p w:rsidR="00074F68" w:rsidRPr="00C72BB6" w:rsidRDefault="00BF1DA0" w:rsidP="00AD5C2F">
      <w:pPr>
        <w:pStyle w:val="Title"/>
        <w:outlineLvl w:val="0"/>
        <w:rPr>
          <w:rFonts w:ascii="Arial" w:hAnsi="Arial" w:cs="Arial"/>
        </w:rPr>
      </w:pPr>
      <w:bookmarkStart w:id="2" w:name="_Toc416719381"/>
      <w:r w:rsidRPr="00C72BB6">
        <w:rPr>
          <w:rStyle w:val="BookTitle"/>
          <w:rFonts w:ascii="Arial" w:hAnsi="Arial" w:cs="Arial"/>
          <w:b w:val="0"/>
          <w:bCs w:val="0"/>
          <w:smallCaps w:val="0"/>
        </w:rPr>
        <w:t>Architecture and Design</w:t>
      </w:r>
      <w:bookmarkEnd w:id="2"/>
      <w:r w:rsidR="00DE514E" w:rsidRPr="00C72BB6">
        <w:rPr>
          <w:rFonts w:ascii="Arial" w:hAnsi="Arial" w:cs="Arial"/>
        </w:rPr>
        <w:br w:type="page"/>
      </w:r>
    </w:p>
    <w:p w:rsidR="00074F68" w:rsidRPr="00C72BB6" w:rsidRDefault="00074F68" w:rsidP="00AD5C2F">
      <w:pPr>
        <w:outlineLvl w:val="0"/>
        <w:rPr>
          <w:rFonts w:ascii="Arial" w:hAnsi="Arial" w:cs="Arial"/>
          <w:b/>
          <w:color w:val="548DD4" w:themeColor="text2" w:themeTint="99"/>
          <w:sz w:val="44"/>
        </w:rPr>
      </w:pPr>
      <w:bookmarkStart w:id="3" w:name="_Toc416719382"/>
      <w:r w:rsidRPr="00C72BB6">
        <w:rPr>
          <w:rFonts w:ascii="Arial" w:hAnsi="Arial" w:cs="Arial"/>
          <w:b/>
          <w:color w:val="548DD4" w:themeColor="text2" w:themeTint="99"/>
          <w:sz w:val="44"/>
        </w:rPr>
        <w:lastRenderedPageBreak/>
        <w:t>Location</w:t>
      </w:r>
      <w:bookmarkEnd w:id="3"/>
    </w:p>
    <w:p w:rsidR="00074F68" w:rsidRPr="00C72BB6" w:rsidRDefault="00074F68" w:rsidP="00AD5C2F">
      <w:pPr>
        <w:outlineLvl w:val="0"/>
        <w:rPr>
          <w:rFonts w:ascii="Arial" w:hAnsi="Arial" w:cs="Arial"/>
          <w:sz w:val="28"/>
        </w:rPr>
      </w:pPr>
      <w:bookmarkStart w:id="4" w:name="_Toc416719383"/>
      <w:r w:rsidRPr="00C72BB6">
        <w:rPr>
          <w:rFonts w:ascii="Arial" w:hAnsi="Arial" w:cs="Arial"/>
        </w:rPr>
        <w:t>Google Drive\National Scale Up - IVR + MOTECH\Aricent\Deliverables - MOTECH\</w:t>
      </w:r>
      <w:r w:rsidR="00662F6B" w:rsidRPr="00C72BB6">
        <w:rPr>
          <w:rFonts w:ascii="Arial" w:hAnsi="Arial" w:cs="Arial"/>
        </w:rPr>
        <w:t>Design</w:t>
      </w:r>
      <w:bookmarkEnd w:id="4"/>
    </w:p>
    <w:p w:rsidR="00074F68" w:rsidRPr="00C72BB6" w:rsidRDefault="00074F68">
      <w:pPr>
        <w:rPr>
          <w:rFonts w:ascii="Arial" w:hAnsi="Arial" w:cs="Arial"/>
          <w:b/>
          <w:color w:val="548DD4"/>
          <w:sz w:val="32"/>
          <w:szCs w:val="32"/>
        </w:rPr>
      </w:pPr>
    </w:p>
    <w:p w:rsidR="00502567" w:rsidRPr="00C72BB6" w:rsidRDefault="00502567" w:rsidP="00AD5C2F">
      <w:pPr>
        <w:outlineLvl w:val="0"/>
        <w:rPr>
          <w:rFonts w:ascii="Arial" w:hAnsi="Arial" w:cs="Arial"/>
          <w:b/>
          <w:color w:val="548DD4" w:themeColor="text2" w:themeTint="99"/>
          <w:sz w:val="44"/>
        </w:rPr>
      </w:pPr>
      <w:bookmarkStart w:id="5" w:name="_Toc416719384"/>
      <w:r w:rsidRPr="00C72BB6">
        <w:rPr>
          <w:rFonts w:ascii="Arial" w:hAnsi="Arial" w:cs="Arial"/>
          <w:b/>
          <w:color w:val="548DD4" w:themeColor="text2" w:themeTint="99"/>
          <w:sz w:val="44"/>
        </w:rPr>
        <w:t>Revision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1"/>
        <w:gridCol w:w="5562"/>
        <w:gridCol w:w="1341"/>
        <w:gridCol w:w="1522"/>
      </w:tblGrid>
      <w:tr w:rsidR="00502567" w:rsidRPr="00C72BB6" w:rsidTr="00D20116">
        <w:tc>
          <w:tcPr>
            <w:tcW w:w="1151" w:type="dxa"/>
            <w:shd w:val="clear" w:color="auto" w:fill="808080"/>
          </w:tcPr>
          <w:p w:rsidR="00502567" w:rsidRPr="00C72BB6" w:rsidRDefault="00502567" w:rsidP="00C251A1">
            <w:pPr>
              <w:spacing w:after="0"/>
              <w:rPr>
                <w:rFonts w:ascii="Arial" w:hAnsi="Arial" w:cs="Arial"/>
                <w:color w:val="FFFFFF"/>
                <w:sz w:val="20"/>
              </w:rPr>
            </w:pPr>
            <w:r w:rsidRPr="00C72BB6">
              <w:rPr>
                <w:rFonts w:ascii="Arial" w:hAnsi="Arial" w:cs="Arial"/>
                <w:color w:val="FFFFFF"/>
                <w:sz w:val="20"/>
              </w:rPr>
              <w:t>Version</w:t>
            </w:r>
          </w:p>
        </w:tc>
        <w:tc>
          <w:tcPr>
            <w:tcW w:w="5562" w:type="dxa"/>
            <w:shd w:val="clear" w:color="auto" w:fill="808080"/>
          </w:tcPr>
          <w:p w:rsidR="00502567" w:rsidRPr="00C72BB6" w:rsidRDefault="00FC644F" w:rsidP="00C251A1">
            <w:pPr>
              <w:spacing w:after="0"/>
              <w:rPr>
                <w:rFonts w:ascii="Arial" w:hAnsi="Arial" w:cs="Arial"/>
                <w:color w:val="FFFFFF"/>
                <w:sz w:val="20"/>
              </w:rPr>
            </w:pPr>
            <w:r w:rsidRPr="00C72BB6">
              <w:rPr>
                <w:rFonts w:ascii="Arial" w:hAnsi="Arial" w:cs="Arial"/>
                <w:color w:val="FFFFFF"/>
                <w:sz w:val="20"/>
              </w:rPr>
              <w:t>Description of changes</w:t>
            </w:r>
          </w:p>
        </w:tc>
        <w:tc>
          <w:tcPr>
            <w:tcW w:w="1341" w:type="dxa"/>
            <w:shd w:val="clear" w:color="auto" w:fill="808080"/>
          </w:tcPr>
          <w:p w:rsidR="00502567" w:rsidRPr="00C72BB6" w:rsidRDefault="00FC644F" w:rsidP="00C251A1">
            <w:pPr>
              <w:spacing w:after="0"/>
              <w:rPr>
                <w:rFonts w:ascii="Arial" w:hAnsi="Arial" w:cs="Arial"/>
                <w:color w:val="FFFFFF"/>
                <w:sz w:val="20"/>
              </w:rPr>
            </w:pPr>
            <w:r w:rsidRPr="00C72BB6">
              <w:rPr>
                <w:rFonts w:ascii="Arial" w:hAnsi="Arial" w:cs="Arial"/>
                <w:color w:val="FFFFFF"/>
                <w:sz w:val="20"/>
              </w:rPr>
              <w:t>Changed by</w:t>
            </w:r>
          </w:p>
        </w:tc>
        <w:tc>
          <w:tcPr>
            <w:tcW w:w="1522" w:type="dxa"/>
            <w:shd w:val="clear" w:color="auto" w:fill="808080"/>
          </w:tcPr>
          <w:p w:rsidR="00502567" w:rsidRPr="00C72BB6" w:rsidRDefault="00FC644F" w:rsidP="00C251A1">
            <w:pPr>
              <w:spacing w:after="0"/>
              <w:rPr>
                <w:rFonts w:ascii="Arial" w:hAnsi="Arial" w:cs="Arial"/>
                <w:color w:val="FFFFFF"/>
                <w:sz w:val="20"/>
              </w:rPr>
            </w:pPr>
            <w:r w:rsidRPr="00C72BB6">
              <w:rPr>
                <w:rFonts w:ascii="Arial" w:hAnsi="Arial" w:cs="Arial"/>
                <w:color w:val="FFFFFF"/>
                <w:sz w:val="20"/>
              </w:rPr>
              <w:t>Date</w:t>
            </w:r>
          </w:p>
        </w:tc>
      </w:tr>
      <w:tr w:rsidR="00502567" w:rsidRPr="00C72BB6" w:rsidTr="00D20116">
        <w:trPr>
          <w:trHeight w:val="388"/>
        </w:trPr>
        <w:tc>
          <w:tcPr>
            <w:tcW w:w="1151" w:type="dxa"/>
          </w:tcPr>
          <w:p w:rsidR="001C3BF9" w:rsidRPr="00C72BB6" w:rsidRDefault="00FC644F" w:rsidP="00C251A1">
            <w:pPr>
              <w:spacing w:after="0"/>
              <w:rPr>
                <w:rFonts w:ascii="Arial" w:hAnsi="Arial" w:cs="Arial"/>
                <w:sz w:val="20"/>
              </w:rPr>
            </w:pPr>
            <w:r w:rsidRPr="00C72BB6">
              <w:rPr>
                <w:rFonts w:ascii="Arial" w:hAnsi="Arial" w:cs="Arial"/>
                <w:sz w:val="20"/>
              </w:rPr>
              <w:t>D0.01</w:t>
            </w:r>
          </w:p>
        </w:tc>
        <w:tc>
          <w:tcPr>
            <w:tcW w:w="5562" w:type="dxa"/>
          </w:tcPr>
          <w:p w:rsidR="001C3BF9" w:rsidRPr="00C72BB6" w:rsidRDefault="00FC644F" w:rsidP="000D2FF0">
            <w:pPr>
              <w:spacing w:after="0"/>
              <w:rPr>
                <w:rFonts w:ascii="Arial" w:hAnsi="Arial" w:cs="Arial"/>
                <w:sz w:val="20"/>
              </w:rPr>
            </w:pPr>
            <w:r w:rsidRPr="00C72BB6">
              <w:rPr>
                <w:rFonts w:ascii="Arial" w:hAnsi="Arial" w:cs="Arial"/>
                <w:sz w:val="20"/>
              </w:rPr>
              <w:t>First draft of the document</w:t>
            </w:r>
          </w:p>
        </w:tc>
        <w:tc>
          <w:tcPr>
            <w:tcW w:w="1341" w:type="dxa"/>
          </w:tcPr>
          <w:p w:rsidR="00502567" w:rsidRPr="00C72BB6" w:rsidRDefault="00FC644F" w:rsidP="00C251A1">
            <w:pPr>
              <w:spacing w:after="0"/>
              <w:rPr>
                <w:rFonts w:ascii="Arial" w:hAnsi="Arial" w:cs="Arial"/>
                <w:sz w:val="20"/>
              </w:rPr>
            </w:pPr>
            <w:r w:rsidRPr="00C72BB6">
              <w:rPr>
                <w:rFonts w:ascii="Arial" w:hAnsi="Arial" w:cs="Arial"/>
                <w:sz w:val="20"/>
              </w:rPr>
              <w:t>Aricent</w:t>
            </w:r>
          </w:p>
        </w:tc>
        <w:tc>
          <w:tcPr>
            <w:tcW w:w="1522" w:type="dxa"/>
          </w:tcPr>
          <w:p w:rsidR="00502567" w:rsidRPr="00C72BB6" w:rsidRDefault="007E4D78" w:rsidP="00196533">
            <w:pPr>
              <w:spacing w:after="0"/>
              <w:rPr>
                <w:rFonts w:ascii="Arial" w:hAnsi="Arial" w:cs="Arial"/>
                <w:sz w:val="20"/>
              </w:rPr>
            </w:pPr>
            <w:r w:rsidRPr="00C72BB6">
              <w:rPr>
                <w:rFonts w:ascii="Arial" w:hAnsi="Arial" w:cs="Arial"/>
                <w:sz w:val="20"/>
              </w:rPr>
              <w:t>01-Feb-2015</w:t>
            </w:r>
          </w:p>
        </w:tc>
      </w:tr>
      <w:tr w:rsidR="00D00793" w:rsidRPr="00C72BB6" w:rsidTr="00D20116">
        <w:tc>
          <w:tcPr>
            <w:tcW w:w="1151" w:type="dxa"/>
          </w:tcPr>
          <w:p w:rsidR="00D00793" w:rsidRPr="00C72BB6" w:rsidRDefault="00FC644F" w:rsidP="00C251A1">
            <w:pPr>
              <w:spacing w:after="0"/>
              <w:rPr>
                <w:rFonts w:ascii="Arial" w:hAnsi="Arial" w:cs="Arial"/>
                <w:sz w:val="20"/>
              </w:rPr>
            </w:pPr>
            <w:r w:rsidRPr="00C72BB6">
              <w:rPr>
                <w:rFonts w:ascii="Arial" w:hAnsi="Arial" w:cs="Arial"/>
                <w:sz w:val="20"/>
              </w:rPr>
              <w:t>V0.1</w:t>
            </w:r>
          </w:p>
        </w:tc>
        <w:tc>
          <w:tcPr>
            <w:tcW w:w="5562" w:type="dxa"/>
          </w:tcPr>
          <w:p w:rsidR="00D00793" w:rsidRPr="00C72BB6" w:rsidRDefault="007E4D78" w:rsidP="00C251A1">
            <w:pPr>
              <w:spacing w:after="0"/>
              <w:rPr>
                <w:rFonts w:ascii="Arial" w:hAnsi="Arial" w:cs="Arial"/>
                <w:sz w:val="20"/>
              </w:rPr>
            </w:pPr>
            <w:r w:rsidRPr="00C72BB6">
              <w:rPr>
                <w:rFonts w:ascii="Arial" w:hAnsi="Arial" w:cs="Arial"/>
                <w:sz w:val="20"/>
              </w:rPr>
              <w:t>Design of Sprint 1502 User Stories</w:t>
            </w:r>
          </w:p>
        </w:tc>
        <w:tc>
          <w:tcPr>
            <w:tcW w:w="1341" w:type="dxa"/>
          </w:tcPr>
          <w:p w:rsidR="00D00793" w:rsidRPr="00C72BB6" w:rsidRDefault="007E4D78"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7E4D78" w:rsidP="00C251A1">
            <w:pPr>
              <w:spacing w:after="0"/>
              <w:rPr>
                <w:rFonts w:ascii="Arial" w:hAnsi="Arial" w:cs="Arial"/>
                <w:sz w:val="20"/>
              </w:rPr>
            </w:pPr>
            <w:r w:rsidRPr="00C72BB6">
              <w:rPr>
                <w:rFonts w:ascii="Arial" w:hAnsi="Arial" w:cs="Arial"/>
                <w:sz w:val="20"/>
              </w:rPr>
              <w:t>11-Feb-2015</w:t>
            </w:r>
          </w:p>
        </w:tc>
      </w:tr>
      <w:tr w:rsidR="00B426F8" w:rsidRPr="00C72BB6" w:rsidTr="00D20116">
        <w:tc>
          <w:tcPr>
            <w:tcW w:w="1151" w:type="dxa"/>
          </w:tcPr>
          <w:p w:rsidR="00B426F8" w:rsidRPr="00C72BB6" w:rsidRDefault="00FC644F" w:rsidP="0069496D">
            <w:pPr>
              <w:spacing w:after="0"/>
              <w:rPr>
                <w:rFonts w:ascii="Arial" w:hAnsi="Arial" w:cs="Arial"/>
                <w:sz w:val="20"/>
              </w:rPr>
            </w:pPr>
            <w:r w:rsidRPr="00C72BB6">
              <w:rPr>
                <w:rFonts w:ascii="Arial" w:hAnsi="Arial" w:cs="Arial"/>
                <w:sz w:val="20"/>
              </w:rPr>
              <w:t>V0.2</w:t>
            </w:r>
          </w:p>
        </w:tc>
        <w:tc>
          <w:tcPr>
            <w:tcW w:w="5562" w:type="dxa"/>
          </w:tcPr>
          <w:p w:rsidR="00B426F8" w:rsidRPr="00C72BB6" w:rsidRDefault="007E4D78" w:rsidP="0069496D">
            <w:pPr>
              <w:spacing w:after="0"/>
              <w:rPr>
                <w:rFonts w:ascii="Arial" w:hAnsi="Arial" w:cs="Arial"/>
                <w:sz w:val="20"/>
              </w:rPr>
            </w:pPr>
            <w:r w:rsidRPr="00C72BB6">
              <w:rPr>
                <w:rFonts w:ascii="Arial" w:hAnsi="Arial" w:cs="Arial"/>
                <w:sz w:val="20"/>
              </w:rPr>
              <w:t>Updated as per review comments</w:t>
            </w:r>
          </w:p>
        </w:tc>
        <w:tc>
          <w:tcPr>
            <w:tcW w:w="1341" w:type="dxa"/>
          </w:tcPr>
          <w:p w:rsidR="00B426F8" w:rsidRPr="00C72BB6" w:rsidRDefault="007E4D78" w:rsidP="0069496D">
            <w:pPr>
              <w:spacing w:after="0"/>
              <w:rPr>
                <w:rFonts w:ascii="Arial" w:hAnsi="Arial" w:cs="Arial"/>
                <w:sz w:val="20"/>
              </w:rPr>
            </w:pPr>
            <w:r w:rsidRPr="00C72BB6">
              <w:rPr>
                <w:rFonts w:ascii="Arial" w:hAnsi="Arial" w:cs="Arial"/>
                <w:sz w:val="20"/>
              </w:rPr>
              <w:t>Aricent</w:t>
            </w:r>
          </w:p>
        </w:tc>
        <w:tc>
          <w:tcPr>
            <w:tcW w:w="1522" w:type="dxa"/>
          </w:tcPr>
          <w:p w:rsidR="00B426F8" w:rsidRPr="00C72BB6" w:rsidRDefault="007E4D78" w:rsidP="0069496D">
            <w:pPr>
              <w:spacing w:after="0"/>
              <w:rPr>
                <w:rFonts w:ascii="Arial" w:hAnsi="Arial" w:cs="Arial"/>
                <w:sz w:val="20"/>
              </w:rPr>
            </w:pPr>
            <w:r w:rsidRPr="00C72BB6">
              <w:rPr>
                <w:rFonts w:ascii="Arial" w:hAnsi="Arial" w:cs="Arial"/>
                <w:sz w:val="20"/>
              </w:rPr>
              <w:t>12-Feb-2015</w:t>
            </w:r>
          </w:p>
        </w:tc>
      </w:tr>
      <w:tr w:rsidR="0066772E" w:rsidRPr="00C72BB6" w:rsidTr="00D20116">
        <w:tc>
          <w:tcPr>
            <w:tcW w:w="1151" w:type="dxa"/>
          </w:tcPr>
          <w:p w:rsidR="0066772E" w:rsidRPr="00C72BB6" w:rsidRDefault="00FC644F" w:rsidP="00BC686E">
            <w:pPr>
              <w:spacing w:after="0"/>
              <w:rPr>
                <w:rFonts w:ascii="Arial" w:hAnsi="Arial" w:cs="Arial"/>
                <w:sz w:val="20"/>
              </w:rPr>
            </w:pPr>
            <w:r w:rsidRPr="00C72BB6">
              <w:rPr>
                <w:rFonts w:ascii="Arial" w:hAnsi="Arial" w:cs="Arial"/>
                <w:sz w:val="20"/>
              </w:rPr>
              <w:t>V0.3</w:t>
            </w:r>
          </w:p>
        </w:tc>
        <w:tc>
          <w:tcPr>
            <w:tcW w:w="5562" w:type="dxa"/>
          </w:tcPr>
          <w:p w:rsidR="0066772E" w:rsidRPr="00C72BB6" w:rsidRDefault="007E4D78" w:rsidP="00BC686E">
            <w:pPr>
              <w:spacing w:after="0"/>
              <w:rPr>
                <w:rFonts w:ascii="Arial" w:hAnsi="Arial" w:cs="Arial"/>
                <w:sz w:val="20"/>
              </w:rPr>
            </w:pPr>
            <w:r w:rsidRPr="00C72BB6">
              <w:rPr>
                <w:rFonts w:ascii="Arial" w:hAnsi="Arial" w:cs="Arial"/>
                <w:sz w:val="20"/>
              </w:rPr>
              <w:t>Updated as per review comments from Koshal</w:t>
            </w:r>
          </w:p>
        </w:tc>
        <w:tc>
          <w:tcPr>
            <w:tcW w:w="1341" w:type="dxa"/>
          </w:tcPr>
          <w:p w:rsidR="0066772E" w:rsidRPr="00C72BB6" w:rsidRDefault="007E4D78" w:rsidP="00BC686E">
            <w:pPr>
              <w:spacing w:after="0"/>
              <w:rPr>
                <w:rFonts w:ascii="Arial" w:hAnsi="Arial" w:cs="Arial"/>
                <w:sz w:val="20"/>
              </w:rPr>
            </w:pPr>
            <w:r w:rsidRPr="00C72BB6">
              <w:rPr>
                <w:rFonts w:ascii="Arial" w:hAnsi="Arial" w:cs="Arial"/>
                <w:sz w:val="20"/>
              </w:rPr>
              <w:t>Aricent</w:t>
            </w:r>
          </w:p>
        </w:tc>
        <w:tc>
          <w:tcPr>
            <w:tcW w:w="1522" w:type="dxa"/>
          </w:tcPr>
          <w:p w:rsidR="0066772E" w:rsidRPr="00C72BB6" w:rsidRDefault="007E4D78" w:rsidP="00BC686E">
            <w:pPr>
              <w:spacing w:after="0"/>
              <w:rPr>
                <w:rFonts w:ascii="Arial" w:hAnsi="Arial" w:cs="Arial"/>
                <w:sz w:val="20"/>
              </w:rPr>
            </w:pPr>
            <w:r w:rsidRPr="00C72BB6">
              <w:rPr>
                <w:rFonts w:ascii="Arial" w:hAnsi="Arial" w:cs="Arial"/>
                <w:sz w:val="20"/>
              </w:rPr>
              <w:t>18-Feb-2015</w:t>
            </w:r>
          </w:p>
        </w:tc>
      </w:tr>
      <w:tr w:rsidR="0025198C" w:rsidRPr="00C72BB6" w:rsidTr="00D20116">
        <w:tc>
          <w:tcPr>
            <w:tcW w:w="1151" w:type="dxa"/>
          </w:tcPr>
          <w:p w:rsidR="0025198C" w:rsidRPr="00C72BB6" w:rsidRDefault="00FC644F" w:rsidP="00BC686E">
            <w:pPr>
              <w:spacing w:after="0"/>
              <w:rPr>
                <w:rFonts w:ascii="Arial" w:hAnsi="Arial" w:cs="Arial"/>
                <w:sz w:val="20"/>
              </w:rPr>
            </w:pPr>
            <w:r w:rsidRPr="00C72BB6">
              <w:rPr>
                <w:rFonts w:ascii="Arial" w:hAnsi="Arial" w:cs="Arial"/>
                <w:sz w:val="20"/>
              </w:rPr>
              <w:t>V1.0</w:t>
            </w:r>
          </w:p>
        </w:tc>
        <w:tc>
          <w:tcPr>
            <w:tcW w:w="5562" w:type="dxa"/>
          </w:tcPr>
          <w:p w:rsidR="0025198C" w:rsidRPr="00C72BB6" w:rsidRDefault="00FC644F" w:rsidP="0025198C">
            <w:pPr>
              <w:spacing w:after="0"/>
              <w:rPr>
                <w:rFonts w:ascii="Arial" w:hAnsi="Arial" w:cs="Arial"/>
                <w:sz w:val="20"/>
              </w:rPr>
            </w:pPr>
            <w:r w:rsidRPr="00C72BB6">
              <w:rPr>
                <w:rFonts w:ascii="Arial" w:hAnsi="Arial" w:cs="Arial"/>
                <w:sz w:val="20"/>
              </w:rPr>
              <w:t>Updated as per review comments from Rob. Final version for Sprint 1502</w:t>
            </w:r>
          </w:p>
        </w:tc>
        <w:tc>
          <w:tcPr>
            <w:tcW w:w="1341" w:type="dxa"/>
          </w:tcPr>
          <w:p w:rsidR="0025198C" w:rsidRPr="00C72BB6" w:rsidRDefault="007E4D78" w:rsidP="00BC686E">
            <w:pPr>
              <w:spacing w:after="0"/>
              <w:rPr>
                <w:rFonts w:ascii="Arial" w:hAnsi="Arial" w:cs="Arial"/>
                <w:sz w:val="20"/>
              </w:rPr>
            </w:pPr>
            <w:r w:rsidRPr="00C72BB6">
              <w:rPr>
                <w:rFonts w:ascii="Arial" w:hAnsi="Arial" w:cs="Arial"/>
                <w:sz w:val="20"/>
              </w:rPr>
              <w:t>Aricent</w:t>
            </w:r>
          </w:p>
        </w:tc>
        <w:tc>
          <w:tcPr>
            <w:tcW w:w="1522" w:type="dxa"/>
          </w:tcPr>
          <w:p w:rsidR="0025198C" w:rsidRPr="00C72BB6" w:rsidRDefault="007E4D78" w:rsidP="00BC686E">
            <w:pPr>
              <w:spacing w:after="0"/>
              <w:rPr>
                <w:rFonts w:ascii="Arial" w:hAnsi="Arial" w:cs="Arial"/>
                <w:sz w:val="20"/>
              </w:rPr>
            </w:pPr>
            <w:r w:rsidRPr="00C72BB6">
              <w:rPr>
                <w:rFonts w:ascii="Arial" w:hAnsi="Arial" w:cs="Arial"/>
                <w:sz w:val="20"/>
              </w:rPr>
              <w:t>02-Mar-2015</w:t>
            </w:r>
          </w:p>
        </w:tc>
      </w:tr>
      <w:tr w:rsidR="00B94BBB" w:rsidRPr="00C72BB6" w:rsidTr="00D20116">
        <w:tc>
          <w:tcPr>
            <w:tcW w:w="1151" w:type="dxa"/>
          </w:tcPr>
          <w:p w:rsidR="00B94BBB" w:rsidRPr="00C72BB6" w:rsidRDefault="00FC644F" w:rsidP="00EE3D48">
            <w:pPr>
              <w:spacing w:after="0"/>
              <w:rPr>
                <w:rFonts w:ascii="Arial" w:hAnsi="Arial" w:cs="Arial"/>
                <w:sz w:val="20"/>
              </w:rPr>
            </w:pPr>
            <w:r w:rsidRPr="00C72BB6">
              <w:rPr>
                <w:rFonts w:ascii="Arial" w:hAnsi="Arial" w:cs="Arial"/>
                <w:sz w:val="20"/>
              </w:rPr>
              <w:t>V1.01</w:t>
            </w:r>
          </w:p>
        </w:tc>
        <w:tc>
          <w:tcPr>
            <w:tcW w:w="5562" w:type="dxa"/>
          </w:tcPr>
          <w:p w:rsidR="00B94BBB" w:rsidRPr="00C72BB6" w:rsidRDefault="00FC644F" w:rsidP="00EE3D48">
            <w:pPr>
              <w:spacing w:after="0"/>
              <w:rPr>
                <w:rFonts w:ascii="Arial" w:hAnsi="Arial" w:cs="Arial"/>
                <w:sz w:val="20"/>
              </w:rPr>
            </w:pPr>
            <w:r w:rsidRPr="00C72BB6">
              <w:rPr>
                <w:rFonts w:ascii="Arial" w:hAnsi="Arial" w:cs="Arial"/>
                <w:sz w:val="20"/>
              </w:rPr>
              <w:t>Added sections to capture design for Sprint 1</w:t>
            </w:r>
            <w:r w:rsidR="007E4D78" w:rsidRPr="00C72BB6">
              <w:rPr>
                <w:rFonts w:ascii="Arial" w:hAnsi="Arial" w:cs="Arial"/>
                <w:sz w:val="20"/>
              </w:rPr>
              <w:t>503 User Stories</w:t>
            </w:r>
          </w:p>
        </w:tc>
        <w:tc>
          <w:tcPr>
            <w:tcW w:w="1341" w:type="dxa"/>
          </w:tcPr>
          <w:p w:rsidR="00B94BBB" w:rsidRPr="00C72BB6" w:rsidRDefault="007E4D78" w:rsidP="00EE3D48">
            <w:pPr>
              <w:spacing w:after="0"/>
              <w:rPr>
                <w:rFonts w:ascii="Arial" w:hAnsi="Arial" w:cs="Arial"/>
                <w:sz w:val="20"/>
              </w:rPr>
            </w:pPr>
            <w:r w:rsidRPr="00C72BB6">
              <w:rPr>
                <w:rFonts w:ascii="Arial" w:hAnsi="Arial" w:cs="Arial"/>
                <w:sz w:val="20"/>
              </w:rPr>
              <w:t>Aricent</w:t>
            </w:r>
          </w:p>
        </w:tc>
        <w:tc>
          <w:tcPr>
            <w:tcW w:w="1522" w:type="dxa"/>
          </w:tcPr>
          <w:p w:rsidR="00B94BBB" w:rsidRPr="00C72BB6" w:rsidRDefault="007E4D78" w:rsidP="00EE3D48">
            <w:pPr>
              <w:spacing w:after="0"/>
              <w:rPr>
                <w:rFonts w:ascii="Arial" w:hAnsi="Arial" w:cs="Arial"/>
                <w:sz w:val="20"/>
              </w:rPr>
            </w:pPr>
            <w:r w:rsidRPr="00C72BB6">
              <w:rPr>
                <w:rFonts w:ascii="Arial" w:hAnsi="Arial" w:cs="Arial"/>
                <w:sz w:val="20"/>
              </w:rPr>
              <w:t>03-Mar-2015</w:t>
            </w:r>
          </w:p>
        </w:tc>
      </w:tr>
      <w:tr w:rsidR="00D20116" w:rsidRPr="00C72BB6" w:rsidTr="00D20116">
        <w:tc>
          <w:tcPr>
            <w:tcW w:w="1151" w:type="dxa"/>
          </w:tcPr>
          <w:p w:rsidR="00D20116" w:rsidRPr="00C72BB6" w:rsidRDefault="00D20116" w:rsidP="001825D1">
            <w:pPr>
              <w:spacing w:after="0"/>
              <w:rPr>
                <w:rFonts w:ascii="Arial" w:hAnsi="Arial" w:cs="Arial"/>
                <w:sz w:val="20"/>
              </w:rPr>
            </w:pPr>
            <w:r w:rsidRPr="00C72BB6">
              <w:rPr>
                <w:rFonts w:ascii="Arial" w:hAnsi="Arial" w:cs="Arial"/>
                <w:sz w:val="20"/>
              </w:rPr>
              <w:t>V1.02</w:t>
            </w:r>
          </w:p>
        </w:tc>
        <w:tc>
          <w:tcPr>
            <w:tcW w:w="5562" w:type="dxa"/>
          </w:tcPr>
          <w:p w:rsidR="00D20116" w:rsidRPr="00C72BB6" w:rsidRDefault="00D20116" w:rsidP="00D20116">
            <w:pPr>
              <w:spacing w:after="0"/>
              <w:rPr>
                <w:rFonts w:ascii="Arial" w:hAnsi="Arial" w:cs="Arial"/>
                <w:sz w:val="20"/>
              </w:rPr>
            </w:pPr>
            <w:r w:rsidRPr="00C72BB6">
              <w:rPr>
                <w:rFonts w:ascii="Arial" w:hAnsi="Arial" w:cs="Arial"/>
                <w:sz w:val="20"/>
              </w:rPr>
              <w:t>Updated for Sprint 1503 User Stories</w:t>
            </w:r>
          </w:p>
        </w:tc>
        <w:tc>
          <w:tcPr>
            <w:tcW w:w="1341" w:type="dxa"/>
          </w:tcPr>
          <w:p w:rsidR="00D20116" w:rsidRPr="00C72BB6" w:rsidRDefault="00D20116" w:rsidP="001825D1">
            <w:pPr>
              <w:spacing w:after="0"/>
              <w:rPr>
                <w:rFonts w:ascii="Arial" w:hAnsi="Arial" w:cs="Arial"/>
                <w:sz w:val="20"/>
              </w:rPr>
            </w:pPr>
            <w:r w:rsidRPr="00C72BB6">
              <w:rPr>
                <w:rFonts w:ascii="Arial" w:hAnsi="Arial" w:cs="Arial"/>
                <w:sz w:val="20"/>
              </w:rPr>
              <w:t>Aricent</w:t>
            </w:r>
          </w:p>
        </w:tc>
        <w:tc>
          <w:tcPr>
            <w:tcW w:w="1522" w:type="dxa"/>
          </w:tcPr>
          <w:p w:rsidR="00D20116" w:rsidRPr="00C72BB6" w:rsidRDefault="00D20116" w:rsidP="001825D1">
            <w:pPr>
              <w:spacing w:after="0"/>
              <w:rPr>
                <w:rFonts w:ascii="Arial" w:hAnsi="Arial" w:cs="Arial"/>
                <w:sz w:val="20"/>
              </w:rPr>
            </w:pPr>
            <w:r w:rsidRPr="00C72BB6">
              <w:rPr>
                <w:rFonts w:ascii="Arial" w:hAnsi="Arial" w:cs="Arial"/>
                <w:sz w:val="20"/>
              </w:rPr>
              <w:t>11-Mar-2015</w:t>
            </w:r>
          </w:p>
        </w:tc>
      </w:tr>
      <w:tr w:rsidR="00F37CA9" w:rsidRPr="00C72BB6" w:rsidTr="00F35FE7">
        <w:tc>
          <w:tcPr>
            <w:tcW w:w="1151" w:type="dxa"/>
          </w:tcPr>
          <w:p w:rsidR="00F37CA9" w:rsidRPr="00C72BB6" w:rsidRDefault="00F37CA9" w:rsidP="00F35FE7">
            <w:pPr>
              <w:spacing w:after="0"/>
              <w:rPr>
                <w:rFonts w:ascii="Arial" w:hAnsi="Arial" w:cs="Arial"/>
                <w:sz w:val="20"/>
              </w:rPr>
            </w:pPr>
            <w:r w:rsidRPr="00C72BB6">
              <w:rPr>
                <w:rFonts w:ascii="Arial" w:hAnsi="Arial" w:cs="Arial"/>
                <w:sz w:val="20"/>
              </w:rPr>
              <w:t>V1.03</w:t>
            </w:r>
          </w:p>
        </w:tc>
        <w:tc>
          <w:tcPr>
            <w:tcW w:w="5562" w:type="dxa"/>
          </w:tcPr>
          <w:p w:rsidR="00F37CA9" w:rsidRPr="00C72BB6" w:rsidRDefault="00090737" w:rsidP="0050349D">
            <w:pPr>
              <w:spacing w:after="0"/>
              <w:rPr>
                <w:rFonts w:ascii="Arial" w:hAnsi="Arial" w:cs="Arial"/>
                <w:sz w:val="20"/>
              </w:rPr>
            </w:pPr>
            <w:r w:rsidRPr="00C72BB6">
              <w:rPr>
                <w:rFonts w:ascii="Arial" w:hAnsi="Arial" w:cs="Arial"/>
                <w:sz w:val="20"/>
              </w:rPr>
              <w:t xml:space="preserve">Added more details in sections 3 </w:t>
            </w:r>
            <w:r w:rsidR="0050349D" w:rsidRPr="00C72BB6">
              <w:rPr>
                <w:rFonts w:ascii="Arial" w:hAnsi="Arial" w:cs="Arial"/>
                <w:sz w:val="20"/>
              </w:rPr>
              <w:t>–</w:t>
            </w:r>
            <w:r w:rsidR="00DC789A" w:rsidRPr="00C72BB6">
              <w:rPr>
                <w:rFonts w:ascii="Arial" w:hAnsi="Arial" w:cs="Arial"/>
                <w:sz w:val="20"/>
              </w:rPr>
              <w:t xml:space="preserve"> 9</w:t>
            </w:r>
            <w:r w:rsidR="00C248CD" w:rsidRPr="00C72BB6">
              <w:rPr>
                <w:rFonts w:ascii="Arial" w:hAnsi="Arial" w:cs="Arial"/>
                <w:sz w:val="20"/>
              </w:rPr>
              <w:t>. Minor</w:t>
            </w:r>
            <w:r w:rsidR="0050349D" w:rsidRPr="00C72BB6">
              <w:rPr>
                <w:rFonts w:ascii="Arial" w:hAnsi="Arial" w:cs="Arial"/>
                <w:sz w:val="20"/>
              </w:rPr>
              <w:t xml:space="preserve"> updates in other sections.</w:t>
            </w:r>
          </w:p>
        </w:tc>
        <w:tc>
          <w:tcPr>
            <w:tcW w:w="1341" w:type="dxa"/>
          </w:tcPr>
          <w:p w:rsidR="00F37CA9" w:rsidRPr="00C72BB6" w:rsidRDefault="00F37CA9" w:rsidP="00F35FE7">
            <w:pPr>
              <w:spacing w:after="0"/>
              <w:rPr>
                <w:rFonts w:ascii="Arial" w:hAnsi="Arial" w:cs="Arial"/>
                <w:sz w:val="20"/>
              </w:rPr>
            </w:pPr>
            <w:r w:rsidRPr="00C72BB6">
              <w:rPr>
                <w:rFonts w:ascii="Arial" w:hAnsi="Arial" w:cs="Arial"/>
                <w:sz w:val="20"/>
              </w:rPr>
              <w:t>Aricent</w:t>
            </w:r>
          </w:p>
        </w:tc>
        <w:tc>
          <w:tcPr>
            <w:tcW w:w="1522" w:type="dxa"/>
          </w:tcPr>
          <w:p w:rsidR="00F37CA9" w:rsidRPr="00C72BB6" w:rsidRDefault="00F37CA9" w:rsidP="00F35FE7">
            <w:pPr>
              <w:spacing w:after="0"/>
              <w:rPr>
                <w:rFonts w:ascii="Arial" w:hAnsi="Arial" w:cs="Arial"/>
                <w:sz w:val="20"/>
              </w:rPr>
            </w:pPr>
            <w:r w:rsidRPr="00C72BB6">
              <w:rPr>
                <w:rFonts w:ascii="Arial" w:hAnsi="Arial" w:cs="Arial"/>
                <w:sz w:val="20"/>
              </w:rPr>
              <w:t>25-Mar-2015</w:t>
            </w:r>
          </w:p>
        </w:tc>
      </w:tr>
      <w:tr w:rsidR="00D00793" w:rsidRPr="00C72BB6" w:rsidTr="00D20116">
        <w:tc>
          <w:tcPr>
            <w:tcW w:w="1151" w:type="dxa"/>
          </w:tcPr>
          <w:p w:rsidR="00D00793" w:rsidRPr="00C72BB6" w:rsidRDefault="00A8603C" w:rsidP="00C251A1">
            <w:pPr>
              <w:spacing w:after="0"/>
              <w:rPr>
                <w:rFonts w:ascii="Arial" w:hAnsi="Arial" w:cs="Arial"/>
                <w:sz w:val="20"/>
              </w:rPr>
            </w:pPr>
            <w:r w:rsidRPr="00C72BB6">
              <w:rPr>
                <w:rFonts w:ascii="Arial" w:hAnsi="Arial" w:cs="Arial"/>
                <w:sz w:val="20"/>
              </w:rPr>
              <w:t>V1.04</w:t>
            </w:r>
          </w:p>
        </w:tc>
        <w:tc>
          <w:tcPr>
            <w:tcW w:w="5562" w:type="dxa"/>
          </w:tcPr>
          <w:p w:rsidR="00D00793" w:rsidRPr="00C72BB6" w:rsidRDefault="00A8603C" w:rsidP="00C251A1">
            <w:pPr>
              <w:spacing w:after="0"/>
              <w:rPr>
                <w:rFonts w:ascii="Arial" w:hAnsi="Arial" w:cs="Arial"/>
                <w:sz w:val="20"/>
              </w:rPr>
            </w:pPr>
            <w:r w:rsidRPr="00C72BB6">
              <w:rPr>
                <w:rFonts w:ascii="Arial" w:hAnsi="Arial" w:cs="Arial"/>
                <w:sz w:val="20"/>
              </w:rPr>
              <w:t>Fixed Chapter Numbering</w:t>
            </w:r>
          </w:p>
        </w:tc>
        <w:tc>
          <w:tcPr>
            <w:tcW w:w="1341" w:type="dxa"/>
          </w:tcPr>
          <w:p w:rsidR="00D00793" w:rsidRPr="00C72BB6" w:rsidRDefault="00A8603C"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A8603C" w:rsidP="00C251A1">
            <w:pPr>
              <w:spacing w:after="0"/>
              <w:rPr>
                <w:rFonts w:ascii="Arial" w:hAnsi="Arial" w:cs="Arial"/>
                <w:sz w:val="20"/>
              </w:rPr>
            </w:pPr>
            <w:r w:rsidRPr="00C72BB6">
              <w:rPr>
                <w:rFonts w:ascii="Arial" w:hAnsi="Arial" w:cs="Arial"/>
                <w:sz w:val="20"/>
              </w:rPr>
              <w:t>26-</w:t>
            </w:r>
            <w:r w:rsidR="004B18F1" w:rsidRPr="00C72BB6">
              <w:rPr>
                <w:rFonts w:ascii="Arial" w:hAnsi="Arial" w:cs="Arial"/>
                <w:sz w:val="20"/>
              </w:rPr>
              <w:t>Mar</w:t>
            </w:r>
            <w:r w:rsidRPr="00C72BB6">
              <w:rPr>
                <w:rFonts w:ascii="Arial" w:hAnsi="Arial" w:cs="Arial"/>
                <w:sz w:val="20"/>
              </w:rPr>
              <w:t>-2015</w:t>
            </w:r>
          </w:p>
        </w:tc>
      </w:tr>
      <w:tr w:rsidR="00D00793" w:rsidRPr="00C72BB6" w:rsidTr="00D20116">
        <w:tc>
          <w:tcPr>
            <w:tcW w:w="1151" w:type="dxa"/>
          </w:tcPr>
          <w:p w:rsidR="00D00793" w:rsidRPr="00C72BB6" w:rsidRDefault="00EA2EDE" w:rsidP="00C251A1">
            <w:pPr>
              <w:spacing w:after="0"/>
              <w:rPr>
                <w:rFonts w:ascii="Arial" w:hAnsi="Arial" w:cs="Arial"/>
                <w:sz w:val="20"/>
              </w:rPr>
            </w:pPr>
            <w:r w:rsidRPr="00C72BB6">
              <w:rPr>
                <w:rFonts w:ascii="Arial" w:hAnsi="Arial" w:cs="Arial"/>
                <w:sz w:val="20"/>
              </w:rPr>
              <w:t>V1.05</w:t>
            </w:r>
          </w:p>
        </w:tc>
        <w:tc>
          <w:tcPr>
            <w:tcW w:w="5562" w:type="dxa"/>
          </w:tcPr>
          <w:p w:rsidR="00D00793" w:rsidRPr="00C72BB6" w:rsidRDefault="00EA2EDE" w:rsidP="00C251A1">
            <w:pPr>
              <w:spacing w:after="0"/>
              <w:rPr>
                <w:rFonts w:ascii="Arial" w:hAnsi="Arial" w:cs="Arial"/>
                <w:sz w:val="20"/>
              </w:rPr>
            </w:pPr>
            <w:r w:rsidRPr="00C72BB6">
              <w:rPr>
                <w:rFonts w:ascii="Arial" w:hAnsi="Arial" w:cs="Arial"/>
                <w:sz w:val="20"/>
              </w:rPr>
              <w:t>Incorporated Rob’s comments</w:t>
            </w:r>
          </w:p>
        </w:tc>
        <w:tc>
          <w:tcPr>
            <w:tcW w:w="1341" w:type="dxa"/>
          </w:tcPr>
          <w:p w:rsidR="00D00793" w:rsidRPr="00C72BB6" w:rsidRDefault="00EA2EDE"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4B18F1" w:rsidP="00C251A1">
            <w:pPr>
              <w:spacing w:after="0"/>
              <w:rPr>
                <w:rFonts w:ascii="Arial" w:hAnsi="Arial" w:cs="Arial"/>
                <w:sz w:val="20"/>
              </w:rPr>
            </w:pPr>
            <w:r w:rsidRPr="00C72BB6">
              <w:rPr>
                <w:rFonts w:ascii="Arial" w:hAnsi="Arial" w:cs="Arial"/>
                <w:sz w:val="20"/>
              </w:rPr>
              <w:t>31-Mar</w:t>
            </w:r>
            <w:r w:rsidR="00EA2EDE" w:rsidRPr="00C72BB6">
              <w:rPr>
                <w:rFonts w:ascii="Arial" w:hAnsi="Arial" w:cs="Arial"/>
                <w:sz w:val="20"/>
              </w:rPr>
              <w:t>-2015</w:t>
            </w:r>
          </w:p>
        </w:tc>
      </w:tr>
      <w:tr w:rsidR="00D00793" w:rsidRPr="00C72BB6" w:rsidTr="00D20116">
        <w:tc>
          <w:tcPr>
            <w:tcW w:w="1151" w:type="dxa"/>
          </w:tcPr>
          <w:p w:rsidR="00D00793" w:rsidRPr="00C72BB6" w:rsidRDefault="00D52F61" w:rsidP="00C251A1">
            <w:pPr>
              <w:spacing w:after="0"/>
              <w:rPr>
                <w:rFonts w:ascii="Arial" w:hAnsi="Arial" w:cs="Arial"/>
                <w:sz w:val="20"/>
              </w:rPr>
            </w:pPr>
            <w:r w:rsidRPr="00C72BB6">
              <w:rPr>
                <w:rFonts w:ascii="Arial" w:hAnsi="Arial" w:cs="Arial"/>
                <w:sz w:val="20"/>
              </w:rPr>
              <w:t>V2.0</w:t>
            </w:r>
          </w:p>
        </w:tc>
        <w:tc>
          <w:tcPr>
            <w:tcW w:w="5562" w:type="dxa"/>
          </w:tcPr>
          <w:p w:rsidR="00D00793" w:rsidRPr="00C72BB6" w:rsidRDefault="00D52F61" w:rsidP="00C251A1">
            <w:pPr>
              <w:spacing w:after="0"/>
              <w:rPr>
                <w:rFonts w:ascii="Arial" w:hAnsi="Arial" w:cs="Arial"/>
                <w:sz w:val="20"/>
              </w:rPr>
            </w:pPr>
            <w:r w:rsidRPr="00C72BB6">
              <w:rPr>
                <w:rFonts w:ascii="Arial" w:hAnsi="Arial" w:cs="Arial"/>
                <w:sz w:val="20"/>
              </w:rPr>
              <w:t>Final version for Sprint 1503</w:t>
            </w:r>
          </w:p>
        </w:tc>
        <w:tc>
          <w:tcPr>
            <w:tcW w:w="1341" w:type="dxa"/>
          </w:tcPr>
          <w:p w:rsidR="00D00793" w:rsidRPr="00C72BB6" w:rsidRDefault="00D52F61" w:rsidP="00C251A1">
            <w:pPr>
              <w:spacing w:after="0"/>
              <w:rPr>
                <w:rFonts w:ascii="Arial" w:hAnsi="Arial" w:cs="Arial"/>
                <w:sz w:val="20"/>
              </w:rPr>
            </w:pPr>
            <w:r w:rsidRPr="00C72BB6">
              <w:rPr>
                <w:rFonts w:ascii="Arial" w:hAnsi="Arial" w:cs="Arial"/>
                <w:sz w:val="20"/>
              </w:rPr>
              <w:t>Aricent</w:t>
            </w:r>
          </w:p>
        </w:tc>
        <w:tc>
          <w:tcPr>
            <w:tcW w:w="1522" w:type="dxa"/>
          </w:tcPr>
          <w:p w:rsidR="00D00793" w:rsidRPr="00C72BB6" w:rsidRDefault="004B18F1" w:rsidP="00C251A1">
            <w:pPr>
              <w:spacing w:after="0"/>
              <w:rPr>
                <w:rFonts w:ascii="Arial" w:hAnsi="Arial" w:cs="Arial"/>
                <w:sz w:val="20"/>
              </w:rPr>
            </w:pPr>
            <w:r w:rsidRPr="00C72BB6">
              <w:rPr>
                <w:rFonts w:ascii="Arial" w:hAnsi="Arial" w:cs="Arial"/>
                <w:sz w:val="20"/>
              </w:rPr>
              <w:t>02-Apr</w:t>
            </w:r>
            <w:r w:rsidR="00D52F61" w:rsidRPr="00C72BB6">
              <w:rPr>
                <w:rFonts w:ascii="Arial" w:hAnsi="Arial" w:cs="Arial"/>
                <w:sz w:val="20"/>
              </w:rPr>
              <w:t>-2015</w:t>
            </w:r>
          </w:p>
        </w:tc>
      </w:tr>
      <w:tr w:rsidR="00D00793" w:rsidRPr="00C72BB6" w:rsidTr="00D20116">
        <w:tc>
          <w:tcPr>
            <w:tcW w:w="1151" w:type="dxa"/>
          </w:tcPr>
          <w:p w:rsidR="00D00793" w:rsidRPr="00C72BB6" w:rsidRDefault="00FE26F8" w:rsidP="00C251A1">
            <w:pPr>
              <w:spacing w:after="0"/>
              <w:rPr>
                <w:rFonts w:ascii="Arial" w:hAnsi="Arial" w:cs="Arial"/>
                <w:sz w:val="20"/>
              </w:rPr>
            </w:pPr>
            <w:ins w:id="6" w:author="Sumit Pabbi" w:date="2015-04-11T01:01:00Z">
              <w:r w:rsidRPr="00C72BB6">
                <w:rPr>
                  <w:rFonts w:ascii="Arial" w:hAnsi="Arial" w:cs="Arial"/>
                  <w:sz w:val="20"/>
                </w:rPr>
                <w:t>V2.01</w:t>
              </w:r>
            </w:ins>
          </w:p>
        </w:tc>
        <w:tc>
          <w:tcPr>
            <w:tcW w:w="5562" w:type="dxa"/>
          </w:tcPr>
          <w:p w:rsidR="00D00793" w:rsidRPr="00C72BB6" w:rsidRDefault="004B18F1" w:rsidP="00C251A1">
            <w:pPr>
              <w:spacing w:after="0"/>
              <w:rPr>
                <w:rFonts w:ascii="Arial" w:hAnsi="Arial" w:cs="Arial"/>
                <w:sz w:val="20"/>
              </w:rPr>
            </w:pPr>
            <w:ins w:id="7" w:author="Sumit Pabbi" w:date="2015-04-11T01:01:00Z">
              <w:r w:rsidRPr="00C72BB6">
                <w:rPr>
                  <w:rFonts w:ascii="Arial" w:hAnsi="Arial" w:cs="Arial"/>
                  <w:sz w:val="20"/>
                </w:rPr>
                <w:t>Updated for Sprint 1504 User Stories</w:t>
              </w:r>
            </w:ins>
          </w:p>
        </w:tc>
        <w:tc>
          <w:tcPr>
            <w:tcW w:w="1341" w:type="dxa"/>
          </w:tcPr>
          <w:p w:rsidR="00D00793" w:rsidRPr="00C72BB6" w:rsidRDefault="004B18F1" w:rsidP="00C251A1">
            <w:pPr>
              <w:spacing w:after="0"/>
              <w:rPr>
                <w:rFonts w:ascii="Arial" w:hAnsi="Arial" w:cs="Arial"/>
                <w:sz w:val="20"/>
              </w:rPr>
            </w:pPr>
            <w:ins w:id="8" w:author="Sumit Pabbi" w:date="2015-04-11T01:01:00Z">
              <w:r w:rsidRPr="00C72BB6">
                <w:rPr>
                  <w:rFonts w:ascii="Arial" w:hAnsi="Arial" w:cs="Arial"/>
                  <w:sz w:val="20"/>
                </w:rPr>
                <w:t>Aricent</w:t>
              </w:r>
            </w:ins>
          </w:p>
        </w:tc>
        <w:tc>
          <w:tcPr>
            <w:tcW w:w="1522" w:type="dxa"/>
          </w:tcPr>
          <w:p w:rsidR="00D00793" w:rsidRPr="00C72BB6" w:rsidRDefault="004B18F1" w:rsidP="00C251A1">
            <w:pPr>
              <w:spacing w:after="0"/>
              <w:rPr>
                <w:rFonts w:ascii="Arial" w:hAnsi="Arial" w:cs="Arial"/>
                <w:sz w:val="20"/>
              </w:rPr>
            </w:pPr>
            <w:ins w:id="9" w:author="Sumit Pabbi" w:date="2015-04-11T01:01:00Z">
              <w:r w:rsidRPr="00C72BB6">
                <w:rPr>
                  <w:rFonts w:ascii="Arial" w:hAnsi="Arial" w:cs="Arial"/>
                  <w:sz w:val="20"/>
                </w:rPr>
                <w:t>11-</w:t>
              </w:r>
            </w:ins>
            <w:ins w:id="10" w:author="Sumit Pabbi" w:date="2015-04-11T01:02:00Z">
              <w:r w:rsidRPr="00C72BB6">
                <w:rPr>
                  <w:rFonts w:ascii="Arial" w:hAnsi="Arial" w:cs="Arial"/>
                  <w:sz w:val="20"/>
                </w:rPr>
                <w:t>Apr-2015</w:t>
              </w:r>
            </w:ins>
          </w:p>
        </w:tc>
      </w:tr>
      <w:tr w:rsidR="00D00793" w:rsidRPr="00C72BB6" w:rsidTr="00D20116">
        <w:tc>
          <w:tcPr>
            <w:tcW w:w="1151" w:type="dxa"/>
          </w:tcPr>
          <w:p w:rsidR="00D00793" w:rsidRPr="00C72BB6" w:rsidRDefault="00D00793" w:rsidP="00C251A1">
            <w:pPr>
              <w:spacing w:after="0"/>
              <w:rPr>
                <w:rFonts w:ascii="Arial" w:hAnsi="Arial" w:cs="Arial"/>
                <w:sz w:val="20"/>
              </w:rPr>
            </w:pPr>
          </w:p>
        </w:tc>
        <w:tc>
          <w:tcPr>
            <w:tcW w:w="5562" w:type="dxa"/>
          </w:tcPr>
          <w:p w:rsidR="00D00793" w:rsidRPr="00C72BB6" w:rsidRDefault="00D00793" w:rsidP="00C251A1">
            <w:pPr>
              <w:spacing w:after="0"/>
              <w:rPr>
                <w:rFonts w:ascii="Arial" w:hAnsi="Arial" w:cs="Arial"/>
                <w:sz w:val="20"/>
              </w:rPr>
            </w:pPr>
          </w:p>
        </w:tc>
        <w:tc>
          <w:tcPr>
            <w:tcW w:w="1341" w:type="dxa"/>
          </w:tcPr>
          <w:p w:rsidR="00D00793" w:rsidRPr="00C72BB6" w:rsidRDefault="00D00793" w:rsidP="00C251A1">
            <w:pPr>
              <w:spacing w:after="0"/>
              <w:rPr>
                <w:rFonts w:ascii="Arial" w:hAnsi="Arial" w:cs="Arial"/>
                <w:sz w:val="20"/>
              </w:rPr>
            </w:pPr>
          </w:p>
        </w:tc>
        <w:tc>
          <w:tcPr>
            <w:tcW w:w="1522" w:type="dxa"/>
          </w:tcPr>
          <w:p w:rsidR="00D00793" w:rsidRPr="00C72BB6" w:rsidRDefault="00D00793" w:rsidP="00C251A1">
            <w:pPr>
              <w:spacing w:after="0"/>
              <w:rPr>
                <w:rFonts w:ascii="Arial" w:hAnsi="Arial" w:cs="Arial"/>
                <w:sz w:val="20"/>
              </w:rPr>
            </w:pPr>
          </w:p>
        </w:tc>
      </w:tr>
    </w:tbl>
    <w:p w:rsidR="00502567" w:rsidRPr="00C72BB6" w:rsidRDefault="00502567">
      <w:pPr>
        <w:rPr>
          <w:rFonts w:ascii="Arial" w:hAnsi="Arial" w:cs="Arial"/>
        </w:rPr>
      </w:pPr>
    </w:p>
    <w:p w:rsidR="00502567" w:rsidRPr="00C72BB6" w:rsidRDefault="00502567">
      <w:pPr>
        <w:rPr>
          <w:rFonts w:ascii="Arial" w:hAnsi="Arial" w:cs="Arial"/>
        </w:rPr>
      </w:pPr>
    </w:p>
    <w:p w:rsidR="00502567" w:rsidRPr="00C72BB6" w:rsidRDefault="00FC644F">
      <w:pPr>
        <w:rPr>
          <w:rFonts w:ascii="Arial" w:hAnsi="Arial" w:cs="Arial"/>
        </w:rPr>
      </w:pPr>
      <w:r w:rsidRPr="00C72BB6">
        <w:rPr>
          <w:rFonts w:ascii="Arial" w:hAnsi="Arial" w:cs="Arial"/>
        </w:rPr>
        <w:br w:type="page"/>
      </w:r>
    </w:p>
    <w:p w:rsidR="00502567" w:rsidRPr="00C72BB6" w:rsidRDefault="00502567">
      <w:pPr>
        <w:rPr>
          <w:rFonts w:ascii="Arial" w:hAnsi="Arial" w:cs="Arial"/>
        </w:rPr>
      </w:pPr>
    </w:p>
    <w:p w:rsidR="00DE514E" w:rsidRPr="00C72BB6" w:rsidRDefault="00FC644F" w:rsidP="00AD5C2F">
      <w:pPr>
        <w:jc w:val="center"/>
        <w:outlineLvl w:val="0"/>
        <w:rPr>
          <w:rFonts w:ascii="Arial" w:hAnsi="Arial" w:cs="Arial"/>
          <w:b/>
          <w:color w:val="548DD4" w:themeColor="text2" w:themeTint="99"/>
          <w:sz w:val="32"/>
        </w:rPr>
      </w:pPr>
      <w:bookmarkStart w:id="11" w:name="_Toc416719385"/>
      <w:r w:rsidRPr="00C72BB6">
        <w:rPr>
          <w:rFonts w:ascii="Arial" w:hAnsi="Arial" w:cs="Arial"/>
          <w:b/>
          <w:color w:val="548DD4" w:themeColor="text2" w:themeTint="99"/>
          <w:sz w:val="32"/>
        </w:rPr>
        <w:t>Table of Contents</w:t>
      </w:r>
      <w:bookmarkEnd w:id="11"/>
    </w:p>
    <w:p w:rsidR="00C72BB6" w:rsidRPr="00C72BB6" w:rsidRDefault="0066491D">
      <w:pPr>
        <w:pStyle w:val="TOC1"/>
        <w:tabs>
          <w:tab w:val="right" w:leader="dot" w:pos="9620"/>
        </w:tabs>
        <w:rPr>
          <w:ins w:id="12" w:author="Sumit Pabbi" w:date="2015-04-13T20:14:00Z"/>
          <w:rFonts w:ascii="Arial" w:hAnsi="Arial" w:cs="Arial"/>
          <w:noProof/>
        </w:rPr>
      </w:pPr>
      <w:r w:rsidRPr="00C72BB6">
        <w:rPr>
          <w:rFonts w:ascii="Arial" w:hAnsi="Arial" w:cs="Arial"/>
        </w:rPr>
        <w:fldChar w:fldCharType="begin"/>
      </w:r>
      <w:r w:rsidR="000D6728" w:rsidRPr="00C72BB6">
        <w:rPr>
          <w:rFonts w:ascii="Arial" w:hAnsi="Arial" w:cs="Arial"/>
        </w:rPr>
        <w:instrText xml:space="preserve"> TOC \o "1-3" \h \z \u </w:instrText>
      </w:r>
      <w:r w:rsidRPr="00C72BB6">
        <w:rPr>
          <w:rFonts w:ascii="Arial" w:hAnsi="Arial" w:cs="Arial"/>
        </w:rPr>
        <w:fldChar w:fldCharType="separate"/>
      </w:r>
      <w:ins w:id="1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Indian National MOTECH System</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_Toc416719380 \h </w:instrText>
        </w:r>
      </w:ins>
      <w:r w:rsidRPr="00C72BB6">
        <w:rPr>
          <w:rFonts w:ascii="Arial" w:hAnsi="Arial" w:cs="Arial"/>
          <w:noProof/>
          <w:webHidden/>
        </w:rPr>
      </w:r>
      <w:r w:rsidRPr="00C72BB6">
        <w:rPr>
          <w:rFonts w:ascii="Arial" w:hAnsi="Arial" w:cs="Arial"/>
          <w:noProof/>
          <w:webHidden/>
        </w:rPr>
        <w:fldChar w:fldCharType="separate"/>
      </w:r>
      <w:ins w:id="14" w:author="Sumit Pabbi" w:date="2015-04-13T20:14:00Z">
        <w:r w:rsidR="00C72BB6" w:rsidRPr="00C72BB6">
          <w:rPr>
            <w:rFonts w:ascii="Arial" w:hAnsi="Arial" w:cs="Arial"/>
            <w:noProof/>
            <w:webHidden/>
          </w:rPr>
          <w:t>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15" w:author="Sumit Pabbi" w:date="2015-04-13T20:14:00Z"/>
          <w:rFonts w:ascii="Arial" w:hAnsi="Arial" w:cs="Arial"/>
          <w:noProof/>
        </w:rPr>
      </w:pPr>
      <w:ins w:id="1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Architecture and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_Toc416719381 \h </w:instrText>
        </w:r>
      </w:ins>
      <w:r w:rsidRPr="00C72BB6">
        <w:rPr>
          <w:rFonts w:ascii="Arial" w:hAnsi="Arial" w:cs="Arial"/>
          <w:noProof/>
          <w:webHidden/>
        </w:rPr>
      </w:r>
      <w:r w:rsidRPr="00C72BB6">
        <w:rPr>
          <w:rFonts w:ascii="Arial" w:hAnsi="Arial" w:cs="Arial"/>
          <w:noProof/>
          <w:webHidden/>
        </w:rPr>
        <w:fldChar w:fldCharType="separate"/>
      </w:r>
      <w:ins w:id="17" w:author="Sumit Pabbi" w:date="2015-04-13T20:14:00Z">
        <w:r w:rsidR="00C72BB6" w:rsidRPr="00C72BB6">
          <w:rPr>
            <w:rFonts w:ascii="Arial" w:hAnsi="Arial" w:cs="Arial"/>
            <w:noProof/>
            <w:webHidden/>
          </w:rPr>
          <w:t>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18" w:author="Sumit Pabbi" w:date="2015-04-13T20:14:00Z"/>
          <w:rFonts w:ascii="Arial" w:hAnsi="Arial" w:cs="Arial"/>
          <w:noProof/>
        </w:rPr>
      </w:pPr>
      <w:ins w:id="1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b/>
            <w:noProof/>
          </w:rPr>
          <w:t>Location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_Toc416719382 \h </w:instrText>
        </w:r>
      </w:ins>
      <w:r w:rsidRPr="00C72BB6">
        <w:rPr>
          <w:rFonts w:ascii="Arial" w:hAnsi="Arial" w:cs="Arial"/>
          <w:noProof/>
          <w:webHidden/>
        </w:rPr>
      </w:r>
      <w:r w:rsidRPr="00C72BB6">
        <w:rPr>
          <w:rFonts w:ascii="Arial" w:hAnsi="Arial" w:cs="Arial"/>
          <w:noProof/>
          <w:webHidden/>
        </w:rPr>
        <w:fldChar w:fldCharType="separate"/>
      </w:r>
      <w:ins w:id="20" w:author="Sumit Pabbi" w:date="2015-04-13T20:14:00Z">
        <w:r w:rsidR="00C72BB6" w:rsidRPr="00C72BB6">
          <w:rPr>
            <w:rFonts w:ascii="Arial" w:hAnsi="Arial" w:cs="Arial"/>
            <w:noProof/>
            <w:webHidden/>
          </w:rPr>
          <w:t>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1" w:author="Sumit Pabbi" w:date="2015-04-13T20:14:00Z"/>
          <w:rFonts w:ascii="Arial" w:hAnsi="Arial" w:cs="Arial"/>
          <w:noProof/>
        </w:rPr>
      </w:pPr>
      <w:ins w:id="2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Google Drive\National Scale Up - IVR + MOTECH\Aricent\Deliverables - MOTECH\Design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_Toc416719383 \h </w:instrText>
        </w:r>
      </w:ins>
      <w:r w:rsidRPr="00C72BB6">
        <w:rPr>
          <w:rFonts w:ascii="Arial" w:hAnsi="Arial" w:cs="Arial"/>
          <w:noProof/>
          <w:webHidden/>
        </w:rPr>
      </w:r>
      <w:r w:rsidRPr="00C72BB6">
        <w:rPr>
          <w:rFonts w:ascii="Arial" w:hAnsi="Arial" w:cs="Arial"/>
          <w:noProof/>
          <w:webHidden/>
        </w:rPr>
        <w:fldChar w:fldCharType="separate"/>
      </w:r>
      <w:ins w:id="23" w:author="Sumit Pabbi" w:date="2015-04-13T20:14:00Z">
        <w:r w:rsidR="00C72BB6" w:rsidRPr="00C72BB6">
          <w:rPr>
            <w:rFonts w:ascii="Arial" w:hAnsi="Arial" w:cs="Arial"/>
            <w:noProof/>
            <w:webHidden/>
          </w:rPr>
          <w:t>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4" w:author="Sumit Pabbi" w:date="2015-04-13T20:14:00Z"/>
          <w:rFonts w:ascii="Arial" w:hAnsi="Arial" w:cs="Arial"/>
          <w:noProof/>
        </w:rPr>
      </w:pPr>
      <w:ins w:id="2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b/>
            <w:noProof/>
          </w:rPr>
          <w:t>Revision History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_Toc416719384 \h </w:instrText>
        </w:r>
      </w:ins>
      <w:r w:rsidRPr="00C72BB6">
        <w:rPr>
          <w:rFonts w:ascii="Arial" w:hAnsi="Arial" w:cs="Arial"/>
          <w:noProof/>
          <w:webHidden/>
        </w:rPr>
      </w:r>
      <w:r w:rsidRPr="00C72BB6">
        <w:rPr>
          <w:rFonts w:ascii="Arial" w:hAnsi="Arial" w:cs="Arial"/>
          <w:noProof/>
          <w:webHidden/>
        </w:rPr>
        <w:fldChar w:fldCharType="separate"/>
      </w:r>
      <w:ins w:id="26" w:author="Sumit Pabbi" w:date="2015-04-13T20:14:00Z">
        <w:r w:rsidR="00C72BB6" w:rsidRPr="00C72BB6">
          <w:rPr>
            <w:rFonts w:ascii="Arial" w:hAnsi="Arial" w:cs="Arial"/>
            <w:noProof/>
            <w:webHidden/>
          </w:rPr>
          <w:t>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7" w:author="Sumit Pabbi" w:date="2015-04-13T20:14:00Z"/>
          <w:rFonts w:ascii="Arial" w:hAnsi="Arial" w:cs="Arial"/>
          <w:noProof/>
        </w:rPr>
      </w:pPr>
      <w:ins w:id="2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b/>
            <w:noProof/>
          </w:rPr>
          <w:t>Table of Contents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_Toc416719385 \h </w:instrText>
        </w:r>
      </w:ins>
      <w:r w:rsidRPr="00C72BB6">
        <w:rPr>
          <w:rFonts w:ascii="Arial" w:hAnsi="Arial" w:cs="Arial"/>
          <w:noProof/>
          <w:webHidden/>
        </w:rPr>
      </w:r>
      <w:r w:rsidRPr="00C72BB6">
        <w:rPr>
          <w:rFonts w:ascii="Arial" w:hAnsi="Arial" w:cs="Arial"/>
          <w:noProof/>
          <w:webHidden/>
        </w:rPr>
        <w:fldChar w:fldCharType="separate"/>
      </w:r>
      <w:ins w:id="29" w:author="Sumit Pabbi" w:date="2015-04-13T20:14:00Z">
        <w:r w:rsidR="00C72BB6" w:rsidRPr="00C72BB6">
          <w:rPr>
            <w:rFonts w:ascii="Arial" w:hAnsi="Arial" w:cs="Arial"/>
            <w:noProof/>
            <w:webHidden/>
          </w:rPr>
          <w:t>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30" w:author="Sumit Pabbi" w:date="2015-04-13T20:14:00Z"/>
          <w:rFonts w:ascii="Arial" w:hAnsi="Arial" w:cs="Arial"/>
          <w:noProof/>
        </w:rPr>
      </w:pPr>
      <w:ins w:id="3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w:t>
        </w:r>
        <w:r w:rsidR="00C72BB6" w:rsidRPr="00C72BB6">
          <w:rPr>
            <w:rFonts w:ascii="Arial" w:hAnsi="Arial" w:cs="Arial"/>
            <w:noProof/>
          </w:rPr>
          <w:tab/>
        </w:r>
        <w:r w:rsidR="00C72BB6" w:rsidRPr="00C72BB6">
          <w:rPr>
            <w:rStyle w:val="Hyperlink"/>
            <w:rFonts w:ascii="Arial" w:hAnsi="Arial" w:cs="Arial"/>
            <w:noProof/>
          </w:rPr>
          <w:t>Introduction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_Toc416719386 \h </w:instrText>
        </w:r>
      </w:ins>
      <w:r w:rsidRPr="00C72BB6">
        <w:rPr>
          <w:rFonts w:ascii="Arial" w:hAnsi="Arial" w:cs="Arial"/>
          <w:noProof/>
          <w:webHidden/>
        </w:rPr>
      </w:r>
      <w:r w:rsidRPr="00C72BB6">
        <w:rPr>
          <w:rFonts w:ascii="Arial" w:hAnsi="Arial" w:cs="Arial"/>
          <w:noProof/>
          <w:webHidden/>
        </w:rPr>
        <w:fldChar w:fldCharType="separate"/>
      </w:r>
      <w:ins w:id="32" w:author="Sumit Pabbi" w:date="2015-04-13T20:14:00Z">
        <w:r w:rsidR="00C72BB6" w:rsidRPr="00C72BB6">
          <w:rPr>
            <w:rFonts w:ascii="Arial" w:hAnsi="Arial" w:cs="Arial"/>
            <w:noProof/>
            <w:webHidden/>
          </w:rPr>
          <w:t>10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3" w:author="Sumit Pabbi" w:date="2015-04-13T20:14:00Z"/>
          <w:rFonts w:ascii="Arial" w:hAnsi="Arial" w:cs="Arial"/>
          <w:noProof/>
        </w:rPr>
      </w:pPr>
      <w:ins w:id="3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_Toc416719387 \h </w:instrText>
        </w:r>
      </w:ins>
      <w:r w:rsidRPr="00C72BB6">
        <w:rPr>
          <w:rFonts w:ascii="Arial" w:hAnsi="Arial" w:cs="Arial"/>
          <w:noProof/>
          <w:webHidden/>
        </w:rPr>
      </w:r>
      <w:r w:rsidRPr="00C72BB6">
        <w:rPr>
          <w:rFonts w:ascii="Arial" w:hAnsi="Arial" w:cs="Arial"/>
          <w:noProof/>
          <w:webHidden/>
        </w:rPr>
        <w:fldChar w:fldCharType="separate"/>
      </w:r>
      <w:ins w:id="35" w:author="Sumit Pabbi" w:date="2015-04-13T20:14:00Z">
        <w:r w:rsidR="00C72BB6" w:rsidRPr="00C72BB6">
          <w:rPr>
            <w:rFonts w:ascii="Arial" w:hAnsi="Arial" w:cs="Arial"/>
            <w:noProof/>
            <w:webHidden/>
          </w:rPr>
          <w:t>10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6" w:author="Sumit Pabbi" w:date="2015-04-13T20:14:00Z"/>
          <w:rFonts w:ascii="Arial" w:hAnsi="Arial" w:cs="Arial"/>
          <w:noProof/>
        </w:rPr>
      </w:pPr>
      <w:ins w:id="3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w:t>
        </w:r>
        <w:r w:rsidR="00C72BB6" w:rsidRPr="00C72BB6">
          <w:rPr>
            <w:rFonts w:ascii="Arial" w:hAnsi="Arial" w:cs="Arial"/>
            <w:noProof/>
          </w:rPr>
          <w:tab/>
        </w:r>
        <w:r w:rsidR="00C72BB6" w:rsidRPr="00C72BB6">
          <w:rPr>
            <w:rStyle w:val="Hyperlink"/>
            <w:rFonts w:ascii="Arial" w:hAnsi="Arial" w:cs="Arial"/>
            <w:noProof/>
          </w:rPr>
          <w:t>Purpose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_Toc416719388 \h </w:instrText>
        </w:r>
      </w:ins>
      <w:r w:rsidRPr="00C72BB6">
        <w:rPr>
          <w:rFonts w:ascii="Arial" w:hAnsi="Arial" w:cs="Arial"/>
          <w:noProof/>
          <w:webHidden/>
        </w:rPr>
      </w:r>
      <w:r w:rsidRPr="00C72BB6">
        <w:rPr>
          <w:rFonts w:ascii="Arial" w:hAnsi="Arial" w:cs="Arial"/>
          <w:noProof/>
          <w:webHidden/>
        </w:rPr>
        <w:fldChar w:fldCharType="separate"/>
      </w:r>
      <w:ins w:id="38" w:author="Sumit Pabbi" w:date="2015-04-13T20:14:00Z">
        <w:r w:rsidR="00C72BB6" w:rsidRPr="00C72BB6">
          <w:rPr>
            <w:rFonts w:ascii="Arial" w:hAnsi="Arial" w:cs="Arial"/>
            <w:noProof/>
            <w:webHidden/>
          </w:rPr>
          <w:t>11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9" w:author="Sumit Pabbi" w:date="2015-04-13T20:14:00Z"/>
          <w:rFonts w:ascii="Arial" w:hAnsi="Arial" w:cs="Arial"/>
          <w:noProof/>
        </w:rPr>
      </w:pPr>
      <w:ins w:id="4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"_Toc416719389"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1.3</w:t>
        </w:r>
        <w:r w:rsidR="00C72BB6" w:rsidRPr="00C72BB6">
          <w:rPr>
            <w:rFonts w:ascii="Arial" w:hAnsi="Arial" w:cs="Arial"/>
            <w:noProof/>
          </w:rPr>
          <w:tab/>
        </w:r>
        <w:r w:rsidR="00C72BB6" w:rsidRPr="00C72BB6">
          <w:rPr>
            <w:rStyle w:val="Hyperlink"/>
            <w:rFonts w:ascii="Arial" w:hAnsi="Arial" w:cs="Arial"/>
            <w:noProof/>
          </w:rPr>
          <w:t>Scope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_Toc416719389 \h </w:instrText>
        </w:r>
      </w:ins>
      <w:r w:rsidRPr="00C72BB6">
        <w:rPr>
          <w:rFonts w:ascii="Arial" w:hAnsi="Arial" w:cs="Arial"/>
          <w:noProof/>
          <w:webHidden/>
        </w:rPr>
      </w:r>
      <w:r w:rsidRPr="00C72BB6">
        <w:rPr>
          <w:rFonts w:ascii="Arial" w:hAnsi="Arial" w:cs="Arial"/>
          <w:noProof/>
          <w:webHidden/>
        </w:rPr>
        <w:fldChar w:fldCharType="separate"/>
      </w:r>
      <w:ins w:id="41" w:author="Sumit Pabbi" w:date="2015-04-13T20:14:00Z">
        <w:r w:rsidR="00C72BB6" w:rsidRPr="00C72BB6">
          <w:rPr>
            <w:rFonts w:ascii="Arial" w:hAnsi="Arial" w:cs="Arial"/>
            <w:noProof/>
            <w:webHidden/>
          </w:rPr>
          <w:t>11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2" w:author="Sumit Pabbi" w:date="2015-04-13T20:14:00Z"/>
          <w:rFonts w:ascii="Arial" w:hAnsi="Arial" w:cs="Arial"/>
          <w:noProof/>
        </w:rPr>
      </w:pPr>
      <w:ins w:id="4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1.4</w:t>
        </w:r>
        <w:r w:rsidR="00C72BB6" w:rsidRPr="00C72BB6">
          <w:rPr>
            <w:rFonts w:ascii="Arial" w:hAnsi="Arial" w:cs="Arial"/>
            <w:noProof/>
          </w:rPr>
          <w:tab/>
        </w:r>
        <w:r w:rsidR="00C72BB6" w:rsidRPr="00C72BB6">
          <w:rPr>
            <w:rStyle w:val="Hyperlink"/>
            <w:rFonts w:ascii="Arial" w:hAnsi="Arial" w:cs="Arial"/>
            <w:noProof/>
          </w:rPr>
          <w:t>Definitions, Acronym List, Abbreviations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_Toc416719390 \h </w:instrText>
        </w:r>
      </w:ins>
      <w:r w:rsidRPr="00C72BB6">
        <w:rPr>
          <w:rFonts w:ascii="Arial" w:hAnsi="Arial" w:cs="Arial"/>
          <w:noProof/>
          <w:webHidden/>
        </w:rPr>
      </w:r>
      <w:r w:rsidRPr="00C72BB6">
        <w:rPr>
          <w:rFonts w:ascii="Arial" w:hAnsi="Arial" w:cs="Arial"/>
          <w:noProof/>
          <w:webHidden/>
        </w:rPr>
        <w:fldChar w:fldCharType="separate"/>
      </w:r>
      <w:ins w:id="44" w:author="Sumit Pabbi" w:date="2015-04-13T20:14:00Z">
        <w:r w:rsidR="00C72BB6" w:rsidRPr="00C72BB6">
          <w:rPr>
            <w:rFonts w:ascii="Arial" w:hAnsi="Arial" w:cs="Arial"/>
            <w:noProof/>
            <w:webHidden/>
          </w:rPr>
          <w:t>12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5" w:author="Sumit Pabbi" w:date="2015-04-13T20:14:00Z"/>
          <w:rFonts w:ascii="Arial" w:hAnsi="Arial" w:cs="Arial"/>
          <w:noProof/>
        </w:rPr>
      </w:pPr>
      <w:ins w:id="4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1.5</w:t>
        </w:r>
        <w:r w:rsidR="00C72BB6" w:rsidRPr="00C72BB6">
          <w:rPr>
            <w:rFonts w:ascii="Arial" w:hAnsi="Arial" w:cs="Arial"/>
            <w:noProof/>
          </w:rPr>
          <w:tab/>
        </w:r>
        <w:r w:rsidR="00C72BB6" w:rsidRPr="00C72BB6">
          <w:rPr>
            <w:rStyle w:val="Hyperlink"/>
            <w:rFonts w:ascii="Arial" w:hAnsi="Arial" w:cs="Arial"/>
            <w:noProof/>
          </w:rPr>
          <w:t>References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_Toc416719391 \h </w:instrText>
        </w:r>
      </w:ins>
      <w:r w:rsidRPr="00C72BB6">
        <w:rPr>
          <w:rFonts w:ascii="Arial" w:hAnsi="Arial" w:cs="Arial"/>
          <w:noProof/>
          <w:webHidden/>
        </w:rPr>
      </w:r>
      <w:r w:rsidRPr="00C72BB6">
        <w:rPr>
          <w:rFonts w:ascii="Arial" w:hAnsi="Arial" w:cs="Arial"/>
          <w:noProof/>
          <w:webHidden/>
        </w:rPr>
        <w:fldChar w:fldCharType="separate"/>
      </w:r>
      <w:ins w:id="47"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48" w:author="Sumit Pabbi" w:date="2015-04-13T20:14:00Z"/>
          <w:rFonts w:ascii="Arial" w:hAnsi="Arial" w:cs="Arial"/>
          <w:noProof/>
        </w:rPr>
      </w:pPr>
      <w:ins w:id="4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w:t>
        </w:r>
        <w:r w:rsidR="00C72BB6" w:rsidRPr="00C72BB6">
          <w:rPr>
            <w:rFonts w:ascii="Arial" w:hAnsi="Arial" w:cs="Arial"/>
            <w:noProof/>
          </w:rPr>
          <w:tab/>
        </w:r>
        <w:r w:rsidR="00C72BB6" w:rsidRPr="00C72BB6">
          <w:rPr>
            <w:rStyle w:val="Hyperlink"/>
            <w:rFonts w:ascii="Arial" w:hAnsi="Arial" w:cs="Arial"/>
            <w:noProof/>
          </w:rPr>
          <w:t>NMS System Requirement Specification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_Toc416719392 \h </w:instrText>
        </w:r>
      </w:ins>
      <w:r w:rsidRPr="00C72BB6">
        <w:rPr>
          <w:rFonts w:ascii="Arial" w:hAnsi="Arial" w:cs="Arial"/>
          <w:noProof/>
          <w:webHidden/>
        </w:rPr>
      </w:r>
      <w:r w:rsidRPr="00C72BB6">
        <w:rPr>
          <w:rFonts w:ascii="Arial" w:hAnsi="Arial" w:cs="Arial"/>
          <w:noProof/>
          <w:webHidden/>
        </w:rPr>
        <w:fldChar w:fldCharType="separate"/>
      </w:r>
      <w:ins w:id="50"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51" w:author="Sumit Pabbi" w:date="2015-04-13T20:14:00Z"/>
          <w:rFonts w:ascii="Arial" w:hAnsi="Arial" w:cs="Arial"/>
          <w:noProof/>
        </w:rPr>
      </w:pPr>
      <w:ins w:id="5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w:t>
        </w:r>
        <w:r w:rsidR="00C72BB6" w:rsidRPr="00C72BB6">
          <w:rPr>
            <w:rFonts w:ascii="Arial" w:hAnsi="Arial" w:cs="Arial"/>
            <w:noProof/>
          </w:rPr>
          <w:tab/>
        </w:r>
        <w:r w:rsidR="00C72BB6" w:rsidRPr="00C72BB6">
          <w:rPr>
            <w:rStyle w:val="Hyperlink"/>
            <w:rFonts w:ascii="Arial" w:hAnsi="Arial" w:cs="Arial"/>
            <w:noProof/>
          </w:rPr>
          <w:t>NMS MOTECH-IVR Interface Specification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_Toc416719393 \h </w:instrText>
        </w:r>
      </w:ins>
      <w:r w:rsidRPr="00C72BB6">
        <w:rPr>
          <w:rFonts w:ascii="Arial" w:hAnsi="Arial" w:cs="Arial"/>
          <w:noProof/>
          <w:webHidden/>
        </w:rPr>
      </w:r>
      <w:r w:rsidRPr="00C72BB6">
        <w:rPr>
          <w:rFonts w:ascii="Arial" w:hAnsi="Arial" w:cs="Arial"/>
          <w:noProof/>
          <w:webHidden/>
        </w:rPr>
        <w:fldChar w:fldCharType="separate"/>
      </w:r>
      <w:ins w:id="53"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54" w:author="Sumit Pabbi" w:date="2015-04-13T20:14:00Z"/>
          <w:rFonts w:ascii="Arial" w:hAnsi="Arial" w:cs="Arial"/>
          <w:noProof/>
        </w:rPr>
      </w:pPr>
      <w:ins w:id="5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w:t>
        </w:r>
        <w:r w:rsidR="00C72BB6" w:rsidRPr="00C72BB6">
          <w:rPr>
            <w:rFonts w:ascii="Arial" w:hAnsi="Arial" w:cs="Arial"/>
            <w:noProof/>
          </w:rPr>
          <w:tab/>
        </w:r>
        <w:r w:rsidR="00C72BB6" w:rsidRPr="00C72BB6">
          <w:rPr>
            <w:rStyle w:val="Hyperlink"/>
            <w:rFonts w:ascii="Arial" w:hAnsi="Arial" w:cs="Arial"/>
            <w:noProof/>
          </w:rPr>
          <w:t>MOTECH Platform Documentation: http://docs.MOTECHproject.org/en/latest/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_Toc416719394 \h </w:instrText>
        </w:r>
      </w:ins>
      <w:r w:rsidRPr="00C72BB6">
        <w:rPr>
          <w:rFonts w:ascii="Arial" w:hAnsi="Arial" w:cs="Arial"/>
          <w:noProof/>
          <w:webHidden/>
        </w:rPr>
      </w:r>
      <w:r w:rsidRPr="00C72BB6">
        <w:rPr>
          <w:rFonts w:ascii="Arial" w:hAnsi="Arial" w:cs="Arial"/>
          <w:noProof/>
          <w:webHidden/>
        </w:rPr>
        <w:fldChar w:fldCharType="separate"/>
      </w:r>
      <w:ins w:id="56" w:author="Sumit Pabbi" w:date="2015-04-13T20:14:00Z">
        <w:r w:rsidR="00C72BB6" w:rsidRPr="00C72BB6">
          <w:rPr>
            <w:rFonts w:ascii="Arial" w:hAnsi="Arial" w:cs="Arial"/>
            <w:noProof/>
            <w:webHidden/>
          </w:rPr>
          <w:t>13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57" w:author="Sumit Pabbi" w:date="2015-04-13T20:14:00Z"/>
          <w:rFonts w:ascii="Arial" w:hAnsi="Arial" w:cs="Arial"/>
          <w:noProof/>
        </w:rPr>
      </w:pPr>
      <w:ins w:id="5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1.6</w:t>
        </w:r>
        <w:r w:rsidR="00C72BB6" w:rsidRPr="00C72BB6">
          <w:rPr>
            <w:rFonts w:ascii="Arial" w:hAnsi="Arial" w:cs="Arial"/>
            <w:noProof/>
          </w:rPr>
          <w:tab/>
        </w:r>
        <w:r w:rsidR="00C72BB6" w:rsidRPr="00C72BB6">
          <w:rPr>
            <w:rStyle w:val="Hyperlink"/>
            <w:rFonts w:ascii="Arial" w:hAnsi="Arial" w:cs="Arial"/>
            <w:noProof/>
          </w:rPr>
          <w:t>Assumptions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_Toc416719395 \h </w:instrText>
        </w:r>
      </w:ins>
      <w:r w:rsidRPr="00C72BB6">
        <w:rPr>
          <w:rFonts w:ascii="Arial" w:hAnsi="Arial" w:cs="Arial"/>
          <w:noProof/>
          <w:webHidden/>
        </w:rPr>
      </w:r>
      <w:r w:rsidRPr="00C72BB6">
        <w:rPr>
          <w:rFonts w:ascii="Arial" w:hAnsi="Arial" w:cs="Arial"/>
          <w:noProof/>
          <w:webHidden/>
        </w:rPr>
        <w:fldChar w:fldCharType="separate"/>
      </w:r>
      <w:ins w:id="59" w:author="Sumit Pabbi" w:date="2015-04-13T20:14:00Z">
        <w:r w:rsidR="00C72BB6" w:rsidRPr="00C72BB6">
          <w:rPr>
            <w:rFonts w:ascii="Arial" w:hAnsi="Arial" w:cs="Arial"/>
            <w:noProof/>
            <w:webHidden/>
          </w:rPr>
          <w:t>14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60" w:author="Sumit Pabbi" w:date="2015-04-13T20:14:00Z"/>
          <w:rFonts w:ascii="Arial" w:hAnsi="Arial" w:cs="Arial"/>
          <w:noProof/>
        </w:rPr>
      </w:pPr>
      <w:ins w:id="6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1.7</w:t>
        </w:r>
        <w:r w:rsidR="00C72BB6" w:rsidRPr="00C72BB6">
          <w:rPr>
            <w:rFonts w:ascii="Arial" w:hAnsi="Arial" w:cs="Arial"/>
            <w:noProof/>
          </w:rPr>
          <w:tab/>
        </w:r>
        <w:r w:rsidR="00C72BB6" w:rsidRPr="00C72BB6">
          <w:rPr>
            <w:rStyle w:val="Hyperlink"/>
            <w:rFonts w:ascii="Arial" w:hAnsi="Arial" w:cs="Arial"/>
            <w:noProof/>
          </w:rPr>
          <w:t>Open Issues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_Toc416719396 \h </w:instrText>
        </w:r>
      </w:ins>
      <w:r w:rsidRPr="00C72BB6">
        <w:rPr>
          <w:rFonts w:ascii="Arial" w:hAnsi="Arial" w:cs="Arial"/>
          <w:noProof/>
          <w:webHidden/>
        </w:rPr>
      </w:r>
      <w:r w:rsidRPr="00C72BB6">
        <w:rPr>
          <w:rFonts w:ascii="Arial" w:hAnsi="Arial" w:cs="Arial"/>
          <w:noProof/>
          <w:webHidden/>
        </w:rPr>
        <w:fldChar w:fldCharType="separate"/>
      </w:r>
      <w:ins w:id="62" w:author="Sumit Pabbi" w:date="2015-04-13T20:14:00Z">
        <w:r w:rsidR="00C72BB6" w:rsidRPr="00C72BB6">
          <w:rPr>
            <w:rFonts w:ascii="Arial" w:hAnsi="Arial" w:cs="Arial"/>
            <w:noProof/>
            <w:webHidden/>
          </w:rPr>
          <w:t>15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63" w:author="Sumit Pabbi" w:date="2015-04-13T20:14:00Z"/>
          <w:rFonts w:ascii="Arial" w:hAnsi="Arial" w:cs="Arial"/>
          <w:noProof/>
        </w:rPr>
      </w:pPr>
      <w:ins w:id="6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w:t>
        </w:r>
        <w:r w:rsidR="00C72BB6" w:rsidRPr="00C72BB6">
          <w:rPr>
            <w:rFonts w:ascii="Arial" w:hAnsi="Arial" w:cs="Arial"/>
            <w:noProof/>
          </w:rPr>
          <w:tab/>
        </w:r>
        <w:r w:rsidR="00C72BB6" w:rsidRPr="00C72BB6">
          <w:rPr>
            <w:rStyle w:val="Hyperlink"/>
            <w:rFonts w:ascii="Arial" w:hAnsi="Arial" w:cs="Arial"/>
            <w:noProof/>
            <w:shd w:val="clear" w:color="auto" w:fill="FFFFFF"/>
          </w:rPr>
          <w:t>Architecture 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_Toc416719397 \h </w:instrText>
        </w:r>
      </w:ins>
      <w:r w:rsidRPr="00C72BB6">
        <w:rPr>
          <w:rFonts w:ascii="Arial" w:hAnsi="Arial" w:cs="Arial"/>
          <w:noProof/>
          <w:webHidden/>
        </w:rPr>
      </w:r>
      <w:r w:rsidRPr="00C72BB6">
        <w:rPr>
          <w:rFonts w:ascii="Arial" w:hAnsi="Arial" w:cs="Arial"/>
          <w:noProof/>
          <w:webHidden/>
        </w:rPr>
        <w:fldChar w:fldCharType="separate"/>
      </w:r>
      <w:ins w:id="65" w:author="Sumit Pabbi" w:date="2015-04-13T20:14:00Z">
        <w:r w:rsidR="00C72BB6" w:rsidRPr="00C72BB6">
          <w:rPr>
            <w:rFonts w:ascii="Arial" w:hAnsi="Arial" w:cs="Arial"/>
            <w:noProof/>
            <w:webHidden/>
          </w:rPr>
          <w:t>16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66" w:author="Sumit Pabbi" w:date="2015-04-13T20:14:00Z"/>
          <w:rFonts w:ascii="Arial" w:hAnsi="Arial" w:cs="Arial"/>
          <w:noProof/>
        </w:rPr>
      </w:pPr>
      <w:ins w:id="6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2.1</w:t>
        </w:r>
        <w:r w:rsidR="00C72BB6" w:rsidRPr="00C72BB6">
          <w:rPr>
            <w:rFonts w:ascii="Arial" w:hAnsi="Arial" w:cs="Arial"/>
            <w:noProof/>
          </w:rPr>
          <w:tab/>
        </w:r>
        <w:r w:rsidR="00C72BB6" w:rsidRPr="00C72BB6">
          <w:rPr>
            <w:rStyle w:val="Hyperlink"/>
            <w:rFonts w:ascii="Arial" w:hAnsi="Arial" w:cs="Arial"/>
            <w:noProof/>
          </w:rPr>
          <w:t>Interface Layer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_Toc416719398 \h </w:instrText>
        </w:r>
      </w:ins>
      <w:r w:rsidRPr="00C72BB6">
        <w:rPr>
          <w:rFonts w:ascii="Arial" w:hAnsi="Arial" w:cs="Arial"/>
          <w:noProof/>
          <w:webHidden/>
        </w:rPr>
      </w:r>
      <w:r w:rsidRPr="00C72BB6">
        <w:rPr>
          <w:rFonts w:ascii="Arial" w:hAnsi="Arial" w:cs="Arial"/>
          <w:noProof/>
          <w:webHidden/>
        </w:rPr>
        <w:fldChar w:fldCharType="separate"/>
      </w:r>
      <w:ins w:id="68" w:author="Sumit Pabbi" w:date="2015-04-13T20:14:00Z">
        <w:r w:rsidR="00C72BB6" w:rsidRPr="00C72BB6">
          <w:rPr>
            <w:rFonts w:ascii="Arial" w:hAnsi="Arial" w:cs="Arial"/>
            <w:noProof/>
            <w:webHidden/>
          </w:rPr>
          <w:t>17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69" w:author="Sumit Pabbi" w:date="2015-04-13T20:14:00Z"/>
          <w:rFonts w:ascii="Arial" w:hAnsi="Arial" w:cs="Arial"/>
          <w:noProof/>
        </w:rPr>
      </w:pPr>
      <w:ins w:id="7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"_Toc416719399"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2.2</w:t>
        </w:r>
        <w:r w:rsidR="00C72BB6" w:rsidRPr="00C72BB6">
          <w:rPr>
            <w:rFonts w:ascii="Arial" w:hAnsi="Arial" w:cs="Arial"/>
            <w:noProof/>
          </w:rPr>
          <w:tab/>
        </w:r>
        <w:r w:rsidR="00C72BB6" w:rsidRPr="00C72BB6">
          <w:rPr>
            <w:rStyle w:val="Hyperlink"/>
            <w:rFonts w:ascii="Arial" w:hAnsi="Arial" w:cs="Arial"/>
            <w:noProof/>
          </w:rPr>
          <w:t>Business Layer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_Toc416719399 \h </w:instrText>
        </w:r>
      </w:ins>
      <w:r w:rsidRPr="00C72BB6">
        <w:rPr>
          <w:rFonts w:ascii="Arial" w:hAnsi="Arial" w:cs="Arial"/>
          <w:noProof/>
          <w:webHidden/>
        </w:rPr>
      </w:r>
      <w:r w:rsidRPr="00C72BB6">
        <w:rPr>
          <w:rFonts w:ascii="Arial" w:hAnsi="Arial" w:cs="Arial"/>
          <w:noProof/>
          <w:webHidden/>
        </w:rPr>
        <w:fldChar w:fldCharType="separate"/>
      </w:r>
      <w:ins w:id="71" w:author="Sumit Pabbi" w:date="2015-04-13T20:14:00Z">
        <w:r w:rsidR="00C72BB6" w:rsidRPr="00C72BB6">
          <w:rPr>
            <w:rFonts w:ascii="Arial" w:hAnsi="Arial" w:cs="Arial"/>
            <w:noProof/>
            <w:webHidden/>
          </w:rPr>
          <w:t>18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72" w:author="Sumit Pabbi" w:date="2015-04-13T20:14:00Z"/>
          <w:rFonts w:ascii="Arial" w:hAnsi="Arial" w:cs="Arial"/>
          <w:noProof/>
        </w:rPr>
      </w:pPr>
      <w:ins w:id="7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2.3</w:t>
        </w:r>
        <w:r w:rsidR="00C72BB6" w:rsidRPr="00C72BB6">
          <w:rPr>
            <w:rFonts w:ascii="Arial" w:hAnsi="Arial" w:cs="Arial"/>
            <w:noProof/>
          </w:rPr>
          <w:tab/>
        </w:r>
        <w:r w:rsidR="00C72BB6" w:rsidRPr="00C72BB6">
          <w:rPr>
            <w:rStyle w:val="Hyperlink"/>
            <w:rFonts w:ascii="Arial" w:hAnsi="Arial" w:cs="Arial"/>
            <w:noProof/>
          </w:rPr>
          <w:t>Base Layer – MOTECH Platform components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_Toc416719400 \h </w:instrText>
        </w:r>
      </w:ins>
      <w:r w:rsidRPr="00C72BB6">
        <w:rPr>
          <w:rFonts w:ascii="Arial" w:hAnsi="Arial" w:cs="Arial"/>
          <w:noProof/>
          <w:webHidden/>
        </w:rPr>
      </w:r>
      <w:r w:rsidRPr="00C72BB6">
        <w:rPr>
          <w:rFonts w:ascii="Arial" w:hAnsi="Arial" w:cs="Arial"/>
          <w:noProof/>
          <w:webHidden/>
        </w:rPr>
        <w:fldChar w:fldCharType="separate"/>
      </w:r>
      <w:ins w:id="74" w:author="Sumit Pabbi" w:date="2015-04-13T20:14:00Z">
        <w:r w:rsidR="00C72BB6" w:rsidRPr="00C72BB6">
          <w:rPr>
            <w:rFonts w:ascii="Arial" w:hAnsi="Arial" w:cs="Arial"/>
            <w:noProof/>
            <w:webHidden/>
          </w:rPr>
          <w:t>20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75" w:author="Sumit Pabbi" w:date="2015-04-13T20:14:00Z"/>
          <w:rFonts w:ascii="Arial" w:hAnsi="Arial" w:cs="Arial"/>
          <w:noProof/>
        </w:rPr>
      </w:pPr>
      <w:ins w:id="76"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2.4</w:t>
        </w:r>
        <w:r w:rsidR="00C72BB6" w:rsidRPr="00C72BB6">
          <w:rPr>
            <w:rFonts w:ascii="Arial" w:hAnsi="Arial" w:cs="Arial"/>
            <w:noProof/>
          </w:rPr>
          <w:tab/>
        </w:r>
        <w:r w:rsidR="00C72BB6" w:rsidRPr="00C72BB6">
          <w:rPr>
            <w:rStyle w:val="Hyperlink"/>
            <w:rFonts w:ascii="Arial" w:hAnsi="Arial" w:cs="Arial"/>
            <w:noProof/>
          </w:rPr>
          <w:t>Data Layer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_Toc416719401 \h </w:instrText>
        </w:r>
      </w:ins>
      <w:r w:rsidRPr="00C72BB6">
        <w:rPr>
          <w:rFonts w:ascii="Arial" w:hAnsi="Arial" w:cs="Arial"/>
          <w:noProof/>
          <w:webHidden/>
        </w:rPr>
      </w:r>
      <w:r w:rsidRPr="00C72BB6">
        <w:rPr>
          <w:rFonts w:ascii="Arial" w:hAnsi="Arial" w:cs="Arial"/>
          <w:noProof/>
          <w:webHidden/>
        </w:rPr>
        <w:fldChar w:fldCharType="separate"/>
      </w:r>
      <w:ins w:id="77" w:author="Sumit Pabbi" w:date="2015-04-13T20:14:00Z">
        <w:r w:rsidR="00C72BB6" w:rsidRPr="00C72BB6">
          <w:rPr>
            <w:rFonts w:ascii="Arial" w:hAnsi="Arial" w:cs="Arial"/>
            <w:noProof/>
            <w:webHidden/>
          </w:rPr>
          <w:t>21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78" w:author="Sumit Pabbi" w:date="2015-04-13T20:14:00Z"/>
          <w:rFonts w:ascii="Arial" w:hAnsi="Arial" w:cs="Arial"/>
          <w:noProof/>
        </w:rPr>
      </w:pPr>
      <w:ins w:id="7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w:t>
        </w:r>
        <w:r w:rsidR="00C72BB6" w:rsidRPr="00C72BB6">
          <w:rPr>
            <w:rFonts w:ascii="Arial" w:hAnsi="Arial" w:cs="Arial"/>
            <w:noProof/>
          </w:rPr>
          <w:tab/>
        </w:r>
        <w:r w:rsidR="00C72BB6" w:rsidRPr="00C72BB6">
          <w:rPr>
            <w:rStyle w:val="Hyperlink"/>
            <w:rFonts w:ascii="Arial" w:hAnsi="Arial" w:cs="Arial"/>
            <w:noProof/>
          </w:rPr>
          <w:t>Mobile Academy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_Toc416719402 \h </w:instrText>
        </w:r>
      </w:ins>
      <w:r w:rsidRPr="00C72BB6">
        <w:rPr>
          <w:rFonts w:ascii="Arial" w:hAnsi="Arial" w:cs="Arial"/>
          <w:noProof/>
          <w:webHidden/>
        </w:rPr>
      </w:r>
      <w:r w:rsidRPr="00C72BB6">
        <w:rPr>
          <w:rFonts w:ascii="Arial" w:hAnsi="Arial" w:cs="Arial"/>
          <w:noProof/>
          <w:webHidden/>
        </w:rPr>
        <w:fldChar w:fldCharType="separate"/>
      </w:r>
      <w:ins w:id="80"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81" w:author="Sumit Pabbi" w:date="2015-04-13T20:14:00Z"/>
          <w:rFonts w:ascii="Arial" w:hAnsi="Arial" w:cs="Arial"/>
          <w:noProof/>
        </w:rPr>
      </w:pPr>
      <w:ins w:id="8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_Toc416719403 \h </w:instrText>
        </w:r>
      </w:ins>
      <w:r w:rsidRPr="00C72BB6">
        <w:rPr>
          <w:rFonts w:ascii="Arial" w:hAnsi="Arial" w:cs="Arial"/>
          <w:noProof/>
          <w:webHidden/>
        </w:rPr>
      </w:r>
      <w:r w:rsidRPr="00C72BB6">
        <w:rPr>
          <w:rFonts w:ascii="Arial" w:hAnsi="Arial" w:cs="Arial"/>
          <w:noProof/>
          <w:webHidden/>
        </w:rPr>
        <w:fldChar w:fldCharType="separate"/>
      </w:r>
      <w:ins w:id="83"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84" w:author="Sumit Pabbi" w:date="2015-04-13T20:14:00Z"/>
          <w:rFonts w:ascii="Arial" w:hAnsi="Arial" w:cs="Arial"/>
          <w:noProof/>
        </w:rPr>
      </w:pPr>
      <w:ins w:id="8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_Toc416719404 \h </w:instrText>
        </w:r>
      </w:ins>
      <w:r w:rsidRPr="00C72BB6">
        <w:rPr>
          <w:rFonts w:ascii="Arial" w:hAnsi="Arial" w:cs="Arial"/>
          <w:noProof/>
          <w:webHidden/>
        </w:rPr>
      </w:r>
      <w:r w:rsidRPr="00C72BB6">
        <w:rPr>
          <w:rFonts w:ascii="Arial" w:hAnsi="Arial" w:cs="Arial"/>
          <w:noProof/>
          <w:webHidden/>
        </w:rPr>
        <w:fldChar w:fldCharType="separate"/>
      </w:r>
      <w:ins w:id="86"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87" w:author="Sumit Pabbi" w:date="2015-04-13T20:14:00Z"/>
          <w:rFonts w:ascii="Arial" w:hAnsi="Arial" w:cs="Arial"/>
          <w:noProof/>
        </w:rPr>
      </w:pPr>
      <w:ins w:id="8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3.2.1</w:t>
        </w:r>
        <w:r w:rsidR="00C72BB6" w:rsidRPr="00C72BB6">
          <w:rPr>
            <w:rFonts w:ascii="Arial" w:hAnsi="Arial" w:cs="Arial"/>
            <w:noProof/>
          </w:rPr>
          <w:tab/>
        </w:r>
        <w:r w:rsidR="00C72BB6" w:rsidRPr="00C72BB6">
          <w:rPr>
            <w:rStyle w:val="Hyperlink"/>
            <w:rFonts w:ascii="Arial" w:hAnsi="Arial" w:cs="Arial"/>
            <w:noProof/>
          </w:rPr>
          <w:t>Course Content CSV Upload Success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_Toc416719405 \h </w:instrText>
        </w:r>
      </w:ins>
      <w:r w:rsidRPr="00C72BB6">
        <w:rPr>
          <w:rFonts w:ascii="Arial" w:hAnsi="Arial" w:cs="Arial"/>
          <w:noProof/>
          <w:webHidden/>
        </w:rPr>
      </w:r>
      <w:r w:rsidRPr="00C72BB6">
        <w:rPr>
          <w:rFonts w:ascii="Arial" w:hAnsi="Arial" w:cs="Arial"/>
          <w:noProof/>
          <w:webHidden/>
        </w:rPr>
        <w:fldChar w:fldCharType="separate"/>
      </w:r>
      <w:ins w:id="89" w:author="Sumit Pabbi" w:date="2015-04-13T20:14:00Z">
        <w:r w:rsidR="00C72BB6" w:rsidRPr="00C72BB6">
          <w:rPr>
            <w:rFonts w:ascii="Arial" w:hAnsi="Arial" w:cs="Arial"/>
            <w:noProof/>
            <w:webHidden/>
          </w:rPr>
          <w:t>23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90" w:author="Sumit Pabbi" w:date="2015-04-13T20:14:00Z"/>
          <w:rFonts w:ascii="Arial" w:hAnsi="Arial" w:cs="Arial"/>
          <w:noProof/>
        </w:rPr>
      </w:pPr>
      <w:ins w:id="9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w:t>
        </w:r>
        <w:r w:rsidR="00C72BB6" w:rsidRPr="00C72BB6">
          <w:rPr>
            <w:rFonts w:ascii="Arial" w:hAnsi="Arial" w:cs="Arial"/>
            <w:noProof/>
          </w:rPr>
          <w:tab/>
        </w:r>
        <w:r w:rsidR="00C72BB6" w:rsidRPr="00C72BB6">
          <w:rPr>
            <w:rStyle w:val="Hyperlink"/>
            <w:rFonts w:ascii="Arial" w:hAnsi="Arial" w:cs="Arial"/>
            <w:noProof/>
          </w:rPr>
          <w:t>Service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_Toc416719406 \h </w:instrText>
        </w:r>
      </w:ins>
      <w:r w:rsidRPr="00C72BB6">
        <w:rPr>
          <w:rFonts w:ascii="Arial" w:hAnsi="Arial" w:cs="Arial"/>
          <w:noProof/>
          <w:webHidden/>
        </w:rPr>
      </w:r>
      <w:r w:rsidRPr="00C72BB6">
        <w:rPr>
          <w:rFonts w:ascii="Arial" w:hAnsi="Arial" w:cs="Arial"/>
          <w:noProof/>
          <w:webHidden/>
        </w:rPr>
        <w:fldChar w:fldCharType="separate"/>
      </w:r>
      <w:ins w:id="92" w:author="Sumit Pabbi" w:date="2015-04-13T20:14:00Z">
        <w:r w:rsidR="00C72BB6" w:rsidRPr="00C72BB6">
          <w:rPr>
            <w:rFonts w:ascii="Arial" w:hAnsi="Arial" w:cs="Arial"/>
            <w:noProof/>
            <w:webHidden/>
          </w:rPr>
          <w:t>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93" w:author="Sumit Pabbi" w:date="2015-04-13T20:14:00Z"/>
          <w:rFonts w:ascii="Arial" w:hAnsi="Arial" w:cs="Arial"/>
          <w:noProof/>
        </w:rPr>
      </w:pPr>
      <w:ins w:id="9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3.3.1</w:t>
        </w:r>
        <w:r w:rsidR="00C72BB6" w:rsidRPr="00C72BB6">
          <w:rPr>
            <w:rFonts w:ascii="Arial" w:hAnsi="Arial" w:cs="Arial"/>
            <w:noProof/>
          </w:rPr>
          <w:tab/>
        </w:r>
        <w:r w:rsidR="00C72BB6" w:rsidRPr="00C72BB6">
          <w:rPr>
            <w:rStyle w:val="Hyperlink"/>
            <w:rFonts w:ascii="Arial" w:hAnsi="Arial" w:cs="Arial"/>
            <w:noProof/>
          </w:rPr>
          <w:t>Get User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_Toc416719407 \h </w:instrText>
        </w:r>
      </w:ins>
      <w:r w:rsidRPr="00C72BB6">
        <w:rPr>
          <w:rFonts w:ascii="Arial" w:hAnsi="Arial" w:cs="Arial"/>
          <w:noProof/>
          <w:webHidden/>
        </w:rPr>
      </w:r>
      <w:r w:rsidRPr="00C72BB6">
        <w:rPr>
          <w:rFonts w:ascii="Arial" w:hAnsi="Arial" w:cs="Arial"/>
          <w:noProof/>
          <w:webHidden/>
        </w:rPr>
        <w:fldChar w:fldCharType="separate"/>
      </w:r>
      <w:ins w:id="95" w:author="Sumit Pabbi" w:date="2015-04-13T20:14:00Z">
        <w:r w:rsidR="00C72BB6" w:rsidRPr="00C72BB6">
          <w:rPr>
            <w:rFonts w:ascii="Arial" w:hAnsi="Arial" w:cs="Arial"/>
            <w:noProof/>
            <w:webHidden/>
          </w:rPr>
          <w:t>27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96" w:author="Sumit Pabbi" w:date="2015-04-13T20:14:00Z"/>
          <w:rFonts w:ascii="Arial" w:hAnsi="Arial" w:cs="Arial"/>
          <w:noProof/>
        </w:rPr>
      </w:pPr>
      <w:ins w:id="9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i/>
            <w:noProof/>
          </w:rPr>
          <w:t>3.3.2</w:t>
        </w:r>
        <w:r w:rsidR="00C72BB6" w:rsidRPr="00C72BB6">
          <w:rPr>
            <w:rFonts w:ascii="Arial" w:hAnsi="Arial" w:cs="Arial"/>
            <w:noProof/>
          </w:rPr>
          <w:tab/>
        </w:r>
        <w:r w:rsidR="00C72BB6" w:rsidRPr="00C72BB6">
          <w:rPr>
            <w:rStyle w:val="Hyperlink"/>
            <w:rFonts w:ascii="Arial" w:hAnsi="Arial" w:cs="Arial"/>
            <w:noProof/>
          </w:rPr>
          <w:t xml:space="preserve">Set Language Location Code of an MA </w:t>
        </w:r>
        <w:r w:rsidR="00C72BB6" w:rsidRPr="00C72BB6">
          <w:rPr>
            <w:rStyle w:val="Hyperlink"/>
            <w:rFonts w:ascii="Arial" w:hAnsi="Arial" w:cs="Arial"/>
            <w:i/>
            <w:noProof/>
          </w:rPr>
          <w:t>Subscriber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_Toc416719408 \h </w:instrText>
        </w:r>
      </w:ins>
      <w:r w:rsidRPr="00C72BB6">
        <w:rPr>
          <w:rFonts w:ascii="Arial" w:hAnsi="Arial" w:cs="Arial"/>
          <w:noProof/>
          <w:webHidden/>
        </w:rPr>
      </w:r>
      <w:r w:rsidRPr="00C72BB6">
        <w:rPr>
          <w:rFonts w:ascii="Arial" w:hAnsi="Arial" w:cs="Arial"/>
          <w:noProof/>
          <w:webHidden/>
        </w:rPr>
        <w:fldChar w:fldCharType="separate"/>
      </w:r>
      <w:ins w:id="98" w:author="Sumit Pabbi" w:date="2015-04-13T20:14:00Z">
        <w:r w:rsidR="00C72BB6" w:rsidRPr="00C72BB6">
          <w:rPr>
            <w:rFonts w:ascii="Arial" w:hAnsi="Arial" w:cs="Arial"/>
            <w:noProof/>
            <w:webHidden/>
          </w:rPr>
          <w:t>30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99" w:author="Sumit Pabbi" w:date="2015-04-13T20:14:00Z"/>
          <w:rFonts w:ascii="Arial" w:hAnsi="Arial" w:cs="Arial"/>
          <w:noProof/>
        </w:rPr>
      </w:pPr>
      <w:ins w:id="10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"_Toc416719409"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3.3.3</w:t>
        </w:r>
        <w:r w:rsidR="00C72BB6" w:rsidRPr="00C72BB6">
          <w:rPr>
            <w:rFonts w:ascii="Arial" w:hAnsi="Arial" w:cs="Arial"/>
            <w:noProof/>
          </w:rPr>
          <w:tab/>
        </w:r>
        <w:r w:rsidR="00C72BB6" w:rsidRPr="00C72BB6">
          <w:rPr>
            <w:rStyle w:val="Hyperlink"/>
            <w:rFonts w:ascii="Arial" w:hAnsi="Arial" w:cs="Arial"/>
            <w:noProof/>
          </w:rPr>
          <w:t>Get Course Structure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_Toc416719409 \h </w:instrText>
        </w:r>
      </w:ins>
      <w:r w:rsidRPr="00C72BB6">
        <w:rPr>
          <w:rFonts w:ascii="Arial" w:hAnsi="Arial" w:cs="Arial"/>
          <w:noProof/>
          <w:webHidden/>
        </w:rPr>
      </w:r>
      <w:r w:rsidRPr="00C72BB6">
        <w:rPr>
          <w:rFonts w:ascii="Arial" w:hAnsi="Arial" w:cs="Arial"/>
          <w:noProof/>
          <w:webHidden/>
        </w:rPr>
        <w:fldChar w:fldCharType="separate"/>
      </w:r>
      <w:ins w:id="101" w:author="Sumit Pabbi" w:date="2015-04-13T20:14:00Z">
        <w:r w:rsidR="00C72BB6" w:rsidRPr="00C72BB6">
          <w:rPr>
            <w:rFonts w:ascii="Arial" w:hAnsi="Arial" w:cs="Arial"/>
            <w:noProof/>
            <w:webHidden/>
          </w:rPr>
          <w:t>31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02" w:author="Sumit Pabbi" w:date="2015-04-13T20:14:00Z"/>
          <w:rFonts w:ascii="Arial" w:hAnsi="Arial" w:cs="Arial"/>
          <w:noProof/>
        </w:rPr>
      </w:pPr>
      <w:ins w:id="10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3.3.4</w:t>
        </w:r>
        <w:r w:rsidR="00C72BB6" w:rsidRPr="00C72BB6">
          <w:rPr>
            <w:rFonts w:ascii="Arial" w:hAnsi="Arial" w:cs="Arial"/>
            <w:noProof/>
          </w:rPr>
          <w:tab/>
        </w:r>
        <w:r w:rsidR="00C72BB6" w:rsidRPr="00C72BB6">
          <w:rPr>
            <w:rStyle w:val="Hyperlink"/>
            <w:rFonts w:ascii="Arial" w:hAnsi="Arial" w:cs="Arial"/>
            <w:noProof/>
          </w:rPr>
          <w:t>Get Course Version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_Toc416719410 \h </w:instrText>
        </w:r>
      </w:ins>
      <w:r w:rsidRPr="00C72BB6">
        <w:rPr>
          <w:rFonts w:ascii="Arial" w:hAnsi="Arial" w:cs="Arial"/>
          <w:noProof/>
          <w:webHidden/>
        </w:rPr>
      </w:r>
      <w:r w:rsidRPr="00C72BB6">
        <w:rPr>
          <w:rFonts w:ascii="Arial" w:hAnsi="Arial" w:cs="Arial"/>
          <w:noProof/>
          <w:webHidden/>
        </w:rPr>
        <w:fldChar w:fldCharType="separate"/>
      </w:r>
      <w:ins w:id="104" w:author="Sumit Pabbi" w:date="2015-04-13T20:14:00Z">
        <w:r w:rsidR="00C72BB6" w:rsidRPr="00C72BB6">
          <w:rPr>
            <w:rFonts w:ascii="Arial" w:hAnsi="Arial" w:cs="Arial"/>
            <w:noProof/>
            <w:webHidden/>
          </w:rPr>
          <w:t>31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05" w:author="Sumit Pabbi" w:date="2015-04-13T20:14:00Z"/>
          <w:rFonts w:ascii="Arial" w:hAnsi="Arial" w:cs="Arial"/>
          <w:noProof/>
        </w:rPr>
      </w:pPr>
      <w:ins w:id="10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3.3.5</w:t>
        </w:r>
        <w:r w:rsidR="00C72BB6" w:rsidRPr="00C72BB6">
          <w:rPr>
            <w:rFonts w:ascii="Arial" w:hAnsi="Arial" w:cs="Arial"/>
            <w:noProof/>
          </w:rPr>
          <w:tab/>
        </w:r>
        <w:r w:rsidR="00C72BB6" w:rsidRPr="00C72BB6">
          <w:rPr>
            <w:rStyle w:val="Hyperlink"/>
            <w:rFonts w:ascii="Arial" w:hAnsi="Arial" w:cs="Arial"/>
            <w:noProof/>
          </w:rPr>
          <w:t>Get Bookmark and Score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_Toc416719411 \h </w:instrText>
        </w:r>
      </w:ins>
      <w:r w:rsidRPr="00C72BB6">
        <w:rPr>
          <w:rFonts w:ascii="Arial" w:hAnsi="Arial" w:cs="Arial"/>
          <w:noProof/>
          <w:webHidden/>
        </w:rPr>
      </w:r>
      <w:r w:rsidRPr="00C72BB6">
        <w:rPr>
          <w:rFonts w:ascii="Arial" w:hAnsi="Arial" w:cs="Arial"/>
          <w:noProof/>
          <w:webHidden/>
        </w:rPr>
        <w:fldChar w:fldCharType="separate"/>
      </w:r>
      <w:ins w:id="107" w:author="Sumit Pabbi" w:date="2015-04-13T20:14:00Z">
        <w:r w:rsidR="00C72BB6" w:rsidRPr="00C72BB6">
          <w:rPr>
            <w:rFonts w:ascii="Arial" w:hAnsi="Arial" w:cs="Arial"/>
            <w:noProof/>
            <w:webHidden/>
          </w:rPr>
          <w:t>32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08" w:author="Sumit Pabbi" w:date="2015-04-13T20:14:00Z"/>
          <w:rFonts w:ascii="Arial" w:hAnsi="Arial" w:cs="Arial"/>
          <w:noProof/>
        </w:rPr>
      </w:pPr>
      <w:ins w:id="10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3.3.6</w:t>
        </w:r>
        <w:r w:rsidR="00C72BB6" w:rsidRPr="00C72BB6">
          <w:rPr>
            <w:rFonts w:ascii="Arial" w:hAnsi="Arial" w:cs="Arial"/>
            <w:noProof/>
          </w:rPr>
          <w:tab/>
        </w:r>
        <w:r w:rsidR="00C72BB6" w:rsidRPr="00C72BB6">
          <w:rPr>
            <w:rStyle w:val="Hyperlink"/>
            <w:rFonts w:ascii="Arial" w:hAnsi="Arial" w:cs="Arial"/>
            <w:noProof/>
          </w:rPr>
          <w:t>Save Bookmark and Score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_Toc416719412 \h </w:instrText>
        </w:r>
      </w:ins>
      <w:r w:rsidRPr="00C72BB6">
        <w:rPr>
          <w:rFonts w:ascii="Arial" w:hAnsi="Arial" w:cs="Arial"/>
          <w:noProof/>
          <w:webHidden/>
        </w:rPr>
      </w:r>
      <w:r w:rsidRPr="00C72BB6">
        <w:rPr>
          <w:rFonts w:ascii="Arial" w:hAnsi="Arial" w:cs="Arial"/>
          <w:noProof/>
          <w:webHidden/>
        </w:rPr>
        <w:fldChar w:fldCharType="separate"/>
      </w:r>
      <w:ins w:id="110" w:author="Sumit Pabbi" w:date="2015-04-13T20:14:00Z">
        <w:r w:rsidR="00C72BB6" w:rsidRPr="00C72BB6">
          <w:rPr>
            <w:rFonts w:ascii="Arial" w:hAnsi="Arial" w:cs="Arial"/>
            <w:noProof/>
            <w:webHidden/>
          </w:rPr>
          <w:t>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11" w:author="Sumit Pabbi" w:date="2015-04-13T20:14:00Z"/>
          <w:rFonts w:ascii="Arial" w:hAnsi="Arial" w:cs="Arial"/>
          <w:noProof/>
        </w:rPr>
      </w:pPr>
      <w:ins w:id="11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3.3.7</w:t>
        </w:r>
        <w:r w:rsidR="00C72BB6" w:rsidRPr="00C72BB6">
          <w:rPr>
            <w:rFonts w:ascii="Arial" w:hAnsi="Arial" w:cs="Arial"/>
            <w:noProof/>
          </w:rPr>
          <w:tab/>
        </w:r>
        <w:r w:rsidR="00C72BB6" w:rsidRPr="00C72BB6">
          <w:rPr>
            <w:rStyle w:val="Hyperlink"/>
            <w:rFonts w:ascii="Arial" w:hAnsi="Arial" w:cs="Arial"/>
            <w:noProof/>
          </w:rPr>
          <w:t>Save Call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_Toc416719413 \h </w:instrText>
        </w:r>
      </w:ins>
      <w:r w:rsidRPr="00C72BB6">
        <w:rPr>
          <w:rFonts w:ascii="Arial" w:hAnsi="Arial" w:cs="Arial"/>
          <w:noProof/>
          <w:webHidden/>
        </w:rPr>
      </w:r>
      <w:r w:rsidRPr="00C72BB6">
        <w:rPr>
          <w:rFonts w:ascii="Arial" w:hAnsi="Arial" w:cs="Arial"/>
          <w:noProof/>
          <w:webHidden/>
        </w:rPr>
        <w:fldChar w:fldCharType="separate"/>
      </w:r>
      <w:ins w:id="113" w:author="Sumit Pabbi" w:date="2015-04-13T20:14:00Z">
        <w:r w:rsidR="00C72BB6" w:rsidRPr="00C72BB6">
          <w:rPr>
            <w:rFonts w:ascii="Arial" w:hAnsi="Arial" w:cs="Arial"/>
            <w:noProof/>
            <w:webHidden/>
          </w:rPr>
          <w:t>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14" w:author="Sumit Pabbi" w:date="2015-04-13T20:14:00Z"/>
          <w:rFonts w:ascii="Arial" w:hAnsi="Arial" w:cs="Arial"/>
          <w:noProof/>
        </w:rPr>
      </w:pPr>
      <w:ins w:id="11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3.3.8</w:t>
        </w:r>
        <w:r w:rsidR="00C72BB6" w:rsidRPr="00C72BB6">
          <w:rPr>
            <w:rFonts w:ascii="Arial" w:hAnsi="Arial" w:cs="Arial"/>
            <w:noProof/>
          </w:rPr>
          <w:tab/>
        </w:r>
        <w:r w:rsidR="00C72BB6" w:rsidRPr="00C72BB6">
          <w:rPr>
            <w:rStyle w:val="Hyperlink"/>
            <w:rFonts w:ascii="Arial" w:hAnsi="Arial" w:cs="Arial"/>
            <w:noProof/>
          </w:rPr>
          <w:t>SMS Delivery Notification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_Toc416719414 \h </w:instrText>
        </w:r>
      </w:ins>
      <w:r w:rsidRPr="00C72BB6">
        <w:rPr>
          <w:rFonts w:ascii="Arial" w:hAnsi="Arial" w:cs="Arial"/>
          <w:noProof/>
          <w:webHidden/>
        </w:rPr>
      </w:r>
      <w:r w:rsidRPr="00C72BB6">
        <w:rPr>
          <w:rFonts w:ascii="Arial" w:hAnsi="Arial" w:cs="Arial"/>
          <w:noProof/>
          <w:webHidden/>
        </w:rPr>
        <w:fldChar w:fldCharType="separate"/>
      </w:r>
      <w:ins w:id="116" w:author="Sumit Pabbi" w:date="2015-04-13T20:14:00Z">
        <w:r w:rsidR="00C72BB6" w:rsidRPr="00C72BB6">
          <w:rPr>
            <w:rFonts w:ascii="Arial" w:hAnsi="Arial" w:cs="Arial"/>
            <w:noProof/>
            <w:webHidden/>
          </w:rPr>
          <w:t>36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117" w:author="Sumit Pabbi" w:date="2015-04-13T20:14:00Z"/>
          <w:rFonts w:ascii="Arial" w:hAnsi="Arial" w:cs="Arial"/>
          <w:noProof/>
        </w:rPr>
      </w:pPr>
      <w:ins w:id="11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w:t>
        </w:r>
        <w:r w:rsidR="00C72BB6" w:rsidRPr="00C72BB6">
          <w:rPr>
            <w:rFonts w:ascii="Arial" w:hAnsi="Arial" w:cs="Arial"/>
            <w:noProof/>
          </w:rPr>
          <w:tab/>
        </w:r>
        <w:r w:rsidR="00C72BB6" w:rsidRPr="00C72BB6">
          <w:rPr>
            <w:rStyle w:val="Hyperlink"/>
            <w:rFonts w:ascii="Arial" w:hAnsi="Arial" w:cs="Arial"/>
            <w:noProof/>
          </w:rPr>
          <w:t>Mobile Kunji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_Toc416719415 \h </w:instrText>
        </w:r>
      </w:ins>
      <w:r w:rsidRPr="00C72BB6">
        <w:rPr>
          <w:rFonts w:ascii="Arial" w:hAnsi="Arial" w:cs="Arial"/>
          <w:noProof/>
          <w:webHidden/>
        </w:rPr>
      </w:r>
      <w:r w:rsidRPr="00C72BB6">
        <w:rPr>
          <w:rFonts w:ascii="Arial" w:hAnsi="Arial" w:cs="Arial"/>
          <w:noProof/>
          <w:webHidden/>
        </w:rPr>
        <w:fldChar w:fldCharType="separate"/>
      </w:r>
      <w:ins w:id="119"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20" w:author="Sumit Pabbi" w:date="2015-04-13T20:14:00Z"/>
          <w:rFonts w:ascii="Arial" w:hAnsi="Arial" w:cs="Arial"/>
          <w:noProof/>
        </w:rPr>
      </w:pPr>
      <w:ins w:id="12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_Toc416719416 \h </w:instrText>
        </w:r>
      </w:ins>
      <w:r w:rsidRPr="00C72BB6">
        <w:rPr>
          <w:rFonts w:ascii="Arial" w:hAnsi="Arial" w:cs="Arial"/>
          <w:noProof/>
          <w:webHidden/>
        </w:rPr>
      </w:r>
      <w:r w:rsidRPr="00C72BB6">
        <w:rPr>
          <w:rFonts w:ascii="Arial" w:hAnsi="Arial" w:cs="Arial"/>
          <w:noProof/>
          <w:webHidden/>
        </w:rPr>
        <w:fldChar w:fldCharType="separate"/>
      </w:r>
      <w:ins w:id="122"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23" w:author="Sumit Pabbi" w:date="2015-04-13T20:14:00Z"/>
          <w:rFonts w:ascii="Arial" w:hAnsi="Arial" w:cs="Arial"/>
          <w:noProof/>
        </w:rPr>
      </w:pPr>
      <w:ins w:id="12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_Toc416719417 \h </w:instrText>
        </w:r>
      </w:ins>
      <w:r w:rsidRPr="00C72BB6">
        <w:rPr>
          <w:rFonts w:ascii="Arial" w:hAnsi="Arial" w:cs="Arial"/>
          <w:noProof/>
          <w:webHidden/>
        </w:rPr>
      </w:r>
      <w:r w:rsidRPr="00C72BB6">
        <w:rPr>
          <w:rFonts w:ascii="Arial" w:hAnsi="Arial" w:cs="Arial"/>
          <w:noProof/>
          <w:webHidden/>
        </w:rPr>
        <w:fldChar w:fldCharType="separate"/>
      </w:r>
      <w:ins w:id="125"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26" w:author="Sumit Pabbi" w:date="2015-04-13T20:14:00Z"/>
          <w:rFonts w:ascii="Arial" w:hAnsi="Arial" w:cs="Arial"/>
          <w:noProof/>
        </w:rPr>
      </w:pPr>
      <w:ins w:id="12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4.2.1</w:t>
        </w:r>
        <w:r w:rsidR="00C72BB6" w:rsidRPr="00C72BB6">
          <w:rPr>
            <w:rFonts w:ascii="Arial" w:hAnsi="Arial" w:cs="Arial"/>
            <w:noProof/>
          </w:rPr>
          <w:tab/>
        </w:r>
        <w:r w:rsidR="00C72BB6" w:rsidRPr="00C72BB6">
          <w:rPr>
            <w:rStyle w:val="Hyperlink"/>
            <w:rFonts w:ascii="Arial" w:hAnsi="Arial" w:cs="Arial"/>
            <w:noProof/>
          </w:rPr>
          <w:t>Content Data CSV Upload Success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_Toc416719418 \h </w:instrText>
        </w:r>
      </w:ins>
      <w:r w:rsidRPr="00C72BB6">
        <w:rPr>
          <w:rFonts w:ascii="Arial" w:hAnsi="Arial" w:cs="Arial"/>
          <w:noProof/>
          <w:webHidden/>
        </w:rPr>
      </w:r>
      <w:r w:rsidRPr="00C72BB6">
        <w:rPr>
          <w:rFonts w:ascii="Arial" w:hAnsi="Arial" w:cs="Arial"/>
          <w:noProof/>
          <w:webHidden/>
        </w:rPr>
        <w:fldChar w:fldCharType="separate"/>
      </w:r>
      <w:ins w:id="128" w:author="Sumit Pabbi" w:date="2015-04-13T20:14:00Z">
        <w:r w:rsidR="00C72BB6" w:rsidRPr="00C72BB6">
          <w:rPr>
            <w:rFonts w:ascii="Arial" w:hAnsi="Arial" w:cs="Arial"/>
            <w:noProof/>
            <w:webHidden/>
          </w:rPr>
          <w:t>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29" w:author="Sumit Pabbi" w:date="2015-04-13T20:14:00Z"/>
          <w:rFonts w:ascii="Arial" w:hAnsi="Arial" w:cs="Arial"/>
          <w:noProof/>
        </w:rPr>
      </w:pPr>
      <w:ins w:id="13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"_Toc416719419"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w:t>
        </w:r>
        <w:r w:rsidR="00C72BB6" w:rsidRPr="00C72BB6">
          <w:rPr>
            <w:rFonts w:ascii="Arial" w:hAnsi="Arial" w:cs="Arial"/>
            <w:noProof/>
          </w:rPr>
          <w:tab/>
        </w:r>
        <w:r w:rsidR="00C72BB6" w:rsidRPr="00C72BB6">
          <w:rPr>
            <w:rStyle w:val="Hyperlink"/>
            <w:rFonts w:ascii="Arial" w:hAnsi="Arial" w:cs="Arial"/>
            <w:noProof/>
          </w:rPr>
          <w:t>Services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_Toc416719419 \h </w:instrText>
        </w:r>
      </w:ins>
      <w:r w:rsidRPr="00C72BB6">
        <w:rPr>
          <w:rFonts w:ascii="Arial" w:hAnsi="Arial" w:cs="Arial"/>
          <w:noProof/>
          <w:webHidden/>
        </w:rPr>
      </w:r>
      <w:r w:rsidRPr="00C72BB6">
        <w:rPr>
          <w:rFonts w:ascii="Arial" w:hAnsi="Arial" w:cs="Arial"/>
          <w:noProof/>
          <w:webHidden/>
        </w:rPr>
        <w:fldChar w:fldCharType="separate"/>
      </w:r>
      <w:ins w:id="131" w:author="Sumit Pabbi" w:date="2015-04-13T20:14:00Z">
        <w:r w:rsidR="00C72BB6" w:rsidRPr="00C72BB6">
          <w:rPr>
            <w:rFonts w:ascii="Arial" w:hAnsi="Arial" w:cs="Arial"/>
            <w:noProof/>
            <w:webHidden/>
          </w:rPr>
          <w:t>38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32" w:author="Sumit Pabbi" w:date="2015-04-13T20:14:00Z"/>
          <w:rFonts w:ascii="Arial" w:hAnsi="Arial" w:cs="Arial"/>
          <w:noProof/>
        </w:rPr>
      </w:pPr>
      <w:ins w:id="13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4.3.1</w:t>
        </w:r>
        <w:r w:rsidR="00C72BB6" w:rsidRPr="00C72BB6">
          <w:rPr>
            <w:rFonts w:ascii="Arial" w:hAnsi="Arial" w:cs="Arial"/>
            <w:noProof/>
          </w:rPr>
          <w:tab/>
        </w:r>
        <w:r w:rsidR="00C72BB6" w:rsidRPr="00C72BB6">
          <w:rPr>
            <w:rStyle w:val="Hyperlink"/>
            <w:rFonts w:ascii="Arial" w:hAnsi="Arial" w:cs="Arial"/>
            <w:noProof/>
          </w:rPr>
          <w:t>Get User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_Toc416719420 \h </w:instrText>
        </w:r>
      </w:ins>
      <w:r w:rsidRPr="00C72BB6">
        <w:rPr>
          <w:rFonts w:ascii="Arial" w:hAnsi="Arial" w:cs="Arial"/>
          <w:noProof/>
          <w:webHidden/>
        </w:rPr>
      </w:r>
      <w:r w:rsidRPr="00C72BB6">
        <w:rPr>
          <w:rFonts w:ascii="Arial" w:hAnsi="Arial" w:cs="Arial"/>
          <w:noProof/>
          <w:webHidden/>
        </w:rPr>
        <w:fldChar w:fldCharType="separate"/>
      </w:r>
      <w:ins w:id="134" w:author="Sumit Pabbi" w:date="2015-04-13T20:14:00Z">
        <w:r w:rsidR="00C72BB6" w:rsidRPr="00C72BB6">
          <w:rPr>
            <w:rFonts w:ascii="Arial" w:hAnsi="Arial" w:cs="Arial"/>
            <w:noProof/>
            <w:webHidden/>
          </w:rPr>
          <w:t>38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880"/>
          <w:tab w:val="right" w:leader="dot" w:pos="9620"/>
        </w:tabs>
        <w:rPr>
          <w:ins w:id="135" w:author="Sumit Pabbi" w:date="2015-04-13T20:14:00Z"/>
          <w:rFonts w:ascii="Arial" w:hAnsi="Arial" w:cs="Arial"/>
          <w:noProof/>
        </w:rPr>
      </w:pPr>
      <w:ins w:id="13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Fonts w:ascii="Arial" w:hAnsi="Arial" w:cs="Arial"/>
            <w:noProof/>
          </w:rPr>
          <w:tab/>
        </w:r>
        <w:r w:rsidR="00C72BB6" w:rsidRPr="00C72BB6">
          <w:rPr>
            <w:rStyle w:val="Hyperlink"/>
            <w:rFonts w:ascii="Arial" w:hAnsi="Arial" w:cs="Arial"/>
            <w:noProof/>
          </w:rPr>
          <w:t>Refer 8.3.1 for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_Toc416719421 \h </w:instrText>
        </w:r>
      </w:ins>
      <w:r w:rsidRPr="00C72BB6">
        <w:rPr>
          <w:rFonts w:ascii="Arial" w:hAnsi="Arial" w:cs="Arial"/>
          <w:noProof/>
          <w:webHidden/>
        </w:rPr>
      </w:r>
      <w:r w:rsidRPr="00C72BB6">
        <w:rPr>
          <w:rFonts w:ascii="Arial" w:hAnsi="Arial" w:cs="Arial"/>
          <w:noProof/>
          <w:webHidden/>
        </w:rPr>
        <w:fldChar w:fldCharType="separate"/>
      </w:r>
      <w:ins w:id="137" w:author="Sumit Pabbi" w:date="2015-04-13T20:14:00Z">
        <w:r w:rsidR="00C72BB6" w:rsidRPr="00C72BB6">
          <w:rPr>
            <w:rFonts w:ascii="Arial" w:hAnsi="Arial" w:cs="Arial"/>
            <w:noProof/>
            <w:webHidden/>
          </w:rPr>
          <w:t>42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38" w:author="Sumit Pabbi" w:date="2015-04-13T20:14:00Z"/>
          <w:rFonts w:ascii="Arial" w:hAnsi="Arial" w:cs="Arial"/>
          <w:noProof/>
        </w:rPr>
      </w:pPr>
      <w:ins w:id="13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4.3.2</w:t>
        </w:r>
        <w:r w:rsidR="00C72BB6" w:rsidRPr="00C72BB6">
          <w:rPr>
            <w:rFonts w:ascii="Arial" w:hAnsi="Arial" w:cs="Arial"/>
            <w:noProof/>
          </w:rPr>
          <w:tab/>
        </w:r>
        <w:r w:rsidR="00C72BB6" w:rsidRPr="00C72BB6">
          <w:rPr>
            <w:rStyle w:val="Hyperlink"/>
            <w:rFonts w:ascii="Arial" w:hAnsi="Arial" w:cs="Arial"/>
            <w:noProof/>
          </w:rPr>
          <w:t>Set Language Location Code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_Toc416719422 \h </w:instrText>
        </w:r>
      </w:ins>
      <w:r w:rsidRPr="00C72BB6">
        <w:rPr>
          <w:rFonts w:ascii="Arial" w:hAnsi="Arial" w:cs="Arial"/>
          <w:noProof/>
          <w:webHidden/>
        </w:rPr>
      </w:r>
      <w:r w:rsidRPr="00C72BB6">
        <w:rPr>
          <w:rFonts w:ascii="Arial" w:hAnsi="Arial" w:cs="Arial"/>
          <w:noProof/>
          <w:webHidden/>
        </w:rPr>
        <w:fldChar w:fldCharType="separate"/>
      </w:r>
      <w:ins w:id="140" w:author="Sumit Pabbi" w:date="2015-04-13T20:14:00Z">
        <w:r w:rsidR="00C72BB6" w:rsidRPr="00C72BB6">
          <w:rPr>
            <w:rFonts w:ascii="Arial" w:hAnsi="Arial" w:cs="Arial"/>
            <w:noProof/>
            <w:webHidden/>
          </w:rPr>
          <w:t>42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41" w:author="Sumit Pabbi" w:date="2015-04-13T20:14:00Z"/>
          <w:rFonts w:ascii="Arial" w:hAnsi="Arial" w:cs="Arial"/>
          <w:noProof/>
        </w:rPr>
      </w:pPr>
      <w:ins w:id="14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4.3.3</w:t>
        </w:r>
        <w:r w:rsidR="00C72BB6" w:rsidRPr="00C72BB6">
          <w:rPr>
            <w:rFonts w:ascii="Arial" w:hAnsi="Arial" w:cs="Arial"/>
            <w:noProof/>
          </w:rPr>
          <w:tab/>
        </w:r>
        <w:r w:rsidR="00C72BB6" w:rsidRPr="00C72BB6">
          <w:rPr>
            <w:rStyle w:val="Hyperlink"/>
            <w:rFonts w:ascii="Arial" w:hAnsi="Arial" w:cs="Arial"/>
            <w:noProof/>
          </w:rPr>
          <w:t>Save Call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_Toc416719423 \h </w:instrText>
        </w:r>
      </w:ins>
      <w:r w:rsidRPr="00C72BB6">
        <w:rPr>
          <w:rFonts w:ascii="Arial" w:hAnsi="Arial" w:cs="Arial"/>
          <w:noProof/>
          <w:webHidden/>
        </w:rPr>
      </w:r>
      <w:r w:rsidRPr="00C72BB6">
        <w:rPr>
          <w:rFonts w:ascii="Arial" w:hAnsi="Arial" w:cs="Arial"/>
          <w:noProof/>
          <w:webHidden/>
        </w:rPr>
        <w:fldChar w:fldCharType="separate"/>
      </w:r>
      <w:ins w:id="143" w:author="Sumit Pabbi" w:date="2015-04-13T20:14:00Z">
        <w:r w:rsidR="00C72BB6" w:rsidRPr="00C72BB6">
          <w:rPr>
            <w:rFonts w:ascii="Arial" w:hAnsi="Arial" w:cs="Arial"/>
            <w:noProof/>
            <w:webHidden/>
          </w:rPr>
          <w:t>42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144" w:author="Sumit Pabbi" w:date="2015-04-13T20:14:00Z"/>
          <w:rFonts w:ascii="Arial" w:hAnsi="Arial" w:cs="Arial"/>
          <w:noProof/>
        </w:rPr>
      </w:pPr>
      <w:ins w:id="14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w:t>
        </w:r>
        <w:r w:rsidR="00C72BB6" w:rsidRPr="00C72BB6">
          <w:rPr>
            <w:rFonts w:ascii="Arial" w:hAnsi="Arial" w:cs="Arial"/>
            <w:noProof/>
          </w:rPr>
          <w:tab/>
        </w:r>
        <w:r w:rsidR="00C72BB6" w:rsidRPr="00C72BB6">
          <w:rPr>
            <w:rStyle w:val="Hyperlink"/>
            <w:rFonts w:ascii="Arial" w:hAnsi="Arial" w:cs="Arial"/>
            <w:noProof/>
          </w:rPr>
          <w:t>Kilkari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_Toc416719424 \h </w:instrText>
        </w:r>
      </w:ins>
      <w:r w:rsidRPr="00C72BB6">
        <w:rPr>
          <w:rFonts w:ascii="Arial" w:hAnsi="Arial" w:cs="Arial"/>
          <w:noProof/>
          <w:webHidden/>
        </w:rPr>
      </w:r>
      <w:r w:rsidRPr="00C72BB6">
        <w:rPr>
          <w:rFonts w:ascii="Arial" w:hAnsi="Arial" w:cs="Arial"/>
          <w:noProof/>
          <w:webHidden/>
        </w:rPr>
        <w:fldChar w:fldCharType="separate"/>
      </w:r>
      <w:ins w:id="146" w:author="Sumit Pabbi" w:date="2015-04-13T20:14:00Z">
        <w:r w:rsidR="00C72BB6" w:rsidRPr="00C72BB6">
          <w:rPr>
            <w:rFonts w:ascii="Arial" w:hAnsi="Arial" w:cs="Arial"/>
            <w:noProof/>
            <w:webHidden/>
          </w:rPr>
          <w:t>44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47" w:author="Sumit Pabbi" w:date="2015-04-13T20:14:00Z"/>
          <w:rFonts w:ascii="Arial" w:hAnsi="Arial" w:cs="Arial"/>
          <w:noProof/>
        </w:rPr>
      </w:pPr>
      <w:ins w:id="148"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_Toc416719425 \h </w:instrText>
        </w:r>
      </w:ins>
      <w:r w:rsidRPr="00C72BB6">
        <w:rPr>
          <w:rFonts w:ascii="Arial" w:hAnsi="Arial" w:cs="Arial"/>
          <w:noProof/>
          <w:webHidden/>
        </w:rPr>
      </w:r>
      <w:r w:rsidRPr="00C72BB6">
        <w:rPr>
          <w:rFonts w:ascii="Arial" w:hAnsi="Arial" w:cs="Arial"/>
          <w:noProof/>
          <w:webHidden/>
        </w:rPr>
        <w:fldChar w:fldCharType="separate"/>
      </w:r>
      <w:ins w:id="149" w:author="Sumit Pabbi" w:date="2015-04-13T20:14:00Z">
        <w:r w:rsidR="00C72BB6" w:rsidRPr="00C72BB6">
          <w:rPr>
            <w:rFonts w:ascii="Arial" w:hAnsi="Arial" w:cs="Arial"/>
            <w:noProof/>
            <w:webHidden/>
          </w:rPr>
          <w:t>44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50" w:author="Sumit Pabbi" w:date="2015-04-13T20:14:00Z"/>
          <w:rFonts w:ascii="Arial" w:hAnsi="Arial" w:cs="Arial"/>
          <w:noProof/>
        </w:rPr>
      </w:pPr>
      <w:ins w:id="15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_Toc416719426 \h </w:instrText>
        </w:r>
      </w:ins>
      <w:r w:rsidRPr="00C72BB6">
        <w:rPr>
          <w:rFonts w:ascii="Arial" w:hAnsi="Arial" w:cs="Arial"/>
          <w:noProof/>
          <w:webHidden/>
        </w:rPr>
      </w:r>
      <w:r w:rsidRPr="00C72BB6">
        <w:rPr>
          <w:rFonts w:ascii="Arial" w:hAnsi="Arial" w:cs="Arial"/>
          <w:noProof/>
          <w:webHidden/>
        </w:rPr>
        <w:fldChar w:fldCharType="separate"/>
      </w:r>
      <w:ins w:id="152" w:author="Sumit Pabbi" w:date="2015-04-13T20:14:00Z">
        <w:r w:rsidR="00C72BB6" w:rsidRPr="00C72BB6">
          <w:rPr>
            <w:rFonts w:ascii="Arial" w:hAnsi="Arial" w:cs="Arial"/>
            <w:noProof/>
            <w:webHidden/>
          </w:rPr>
          <w:t>45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53" w:author="Sumit Pabbi" w:date="2015-04-13T20:14:00Z"/>
          <w:rFonts w:ascii="Arial" w:hAnsi="Arial" w:cs="Arial"/>
          <w:noProof/>
        </w:rPr>
      </w:pPr>
      <w:ins w:id="15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5.2.1</w:t>
        </w:r>
        <w:r w:rsidR="00C72BB6" w:rsidRPr="00C72BB6">
          <w:rPr>
            <w:rFonts w:ascii="Arial" w:hAnsi="Arial" w:cs="Arial"/>
            <w:noProof/>
          </w:rPr>
          <w:tab/>
        </w:r>
        <w:r w:rsidR="00C72BB6" w:rsidRPr="00C72BB6">
          <w:rPr>
            <w:rStyle w:val="Hyperlink"/>
            <w:rFonts w:ascii="Arial" w:hAnsi="Arial" w:cs="Arial"/>
            <w:noProof/>
          </w:rPr>
          <w:t>Successful Upload of Child MCTS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_Toc416719427 \h </w:instrText>
        </w:r>
      </w:ins>
      <w:r w:rsidRPr="00C72BB6">
        <w:rPr>
          <w:rFonts w:ascii="Arial" w:hAnsi="Arial" w:cs="Arial"/>
          <w:noProof/>
          <w:webHidden/>
        </w:rPr>
      </w:r>
      <w:r w:rsidRPr="00C72BB6">
        <w:rPr>
          <w:rFonts w:ascii="Arial" w:hAnsi="Arial" w:cs="Arial"/>
          <w:noProof/>
          <w:webHidden/>
        </w:rPr>
        <w:fldChar w:fldCharType="separate"/>
      </w:r>
      <w:ins w:id="155" w:author="Sumit Pabbi" w:date="2015-04-13T20:14:00Z">
        <w:r w:rsidR="00C72BB6" w:rsidRPr="00C72BB6">
          <w:rPr>
            <w:rFonts w:ascii="Arial" w:hAnsi="Arial" w:cs="Arial"/>
            <w:noProof/>
            <w:webHidden/>
          </w:rPr>
          <w:t>45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56" w:author="Sumit Pabbi" w:date="2015-04-13T20:14:00Z"/>
          <w:rFonts w:ascii="Arial" w:hAnsi="Arial" w:cs="Arial"/>
          <w:noProof/>
        </w:rPr>
      </w:pPr>
      <w:ins w:id="15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5.2.2</w:t>
        </w:r>
        <w:r w:rsidR="00C72BB6" w:rsidRPr="00C72BB6">
          <w:rPr>
            <w:rFonts w:ascii="Arial" w:hAnsi="Arial" w:cs="Arial"/>
            <w:noProof/>
          </w:rPr>
          <w:tab/>
        </w:r>
        <w:r w:rsidR="00C72BB6" w:rsidRPr="00C72BB6">
          <w:rPr>
            <w:rStyle w:val="Hyperlink"/>
            <w:rFonts w:ascii="Arial" w:hAnsi="Arial" w:cs="Arial"/>
            <w:noProof/>
          </w:rPr>
          <w:t>Successful Upload of Mother MCTS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_Toc416719428 \h </w:instrText>
        </w:r>
      </w:ins>
      <w:r w:rsidRPr="00C72BB6">
        <w:rPr>
          <w:rFonts w:ascii="Arial" w:hAnsi="Arial" w:cs="Arial"/>
          <w:noProof/>
          <w:webHidden/>
        </w:rPr>
      </w:r>
      <w:r w:rsidRPr="00C72BB6">
        <w:rPr>
          <w:rFonts w:ascii="Arial" w:hAnsi="Arial" w:cs="Arial"/>
          <w:noProof/>
          <w:webHidden/>
        </w:rPr>
        <w:fldChar w:fldCharType="separate"/>
      </w:r>
      <w:ins w:id="158" w:author="Sumit Pabbi" w:date="2015-04-13T20:14:00Z">
        <w:r w:rsidR="00C72BB6" w:rsidRPr="00C72BB6">
          <w:rPr>
            <w:rFonts w:ascii="Arial" w:hAnsi="Arial" w:cs="Arial"/>
            <w:noProof/>
            <w:webHidden/>
          </w:rPr>
          <w:t>46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59" w:author="Sumit Pabbi" w:date="2015-04-13T20:14:00Z"/>
          <w:rFonts w:ascii="Arial" w:hAnsi="Arial" w:cs="Arial"/>
          <w:noProof/>
        </w:rPr>
      </w:pPr>
      <w:ins w:id="16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"_Toc416719429"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5.2.3</w:t>
        </w:r>
        <w:r w:rsidR="00C72BB6" w:rsidRPr="00C72BB6">
          <w:rPr>
            <w:rFonts w:ascii="Arial" w:hAnsi="Arial" w:cs="Arial"/>
            <w:noProof/>
          </w:rPr>
          <w:tab/>
        </w:r>
        <w:r w:rsidR="00C72BB6" w:rsidRPr="00C72BB6">
          <w:rPr>
            <w:rStyle w:val="Hyperlink"/>
            <w:rFonts w:ascii="Arial" w:hAnsi="Arial" w:cs="Arial"/>
            <w:noProof/>
          </w:rPr>
          <w:t>Successful Upload of Content Metadata.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_Toc416719429 \h </w:instrText>
        </w:r>
      </w:ins>
      <w:r w:rsidRPr="00C72BB6">
        <w:rPr>
          <w:rFonts w:ascii="Arial" w:hAnsi="Arial" w:cs="Arial"/>
          <w:noProof/>
          <w:webHidden/>
        </w:rPr>
      </w:r>
      <w:r w:rsidRPr="00C72BB6">
        <w:rPr>
          <w:rFonts w:ascii="Arial" w:hAnsi="Arial" w:cs="Arial"/>
          <w:noProof/>
          <w:webHidden/>
        </w:rPr>
        <w:fldChar w:fldCharType="separate"/>
      </w:r>
      <w:ins w:id="161" w:author="Sumit Pabbi" w:date="2015-04-13T20:14:00Z">
        <w:r w:rsidR="00C72BB6" w:rsidRPr="00C72BB6">
          <w:rPr>
            <w:rFonts w:ascii="Arial" w:hAnsi="Arial" w:cs="Arial"/>
            <w:noProof/>
            <w:webHidden/>
          </w:rPr>
          <w:t>48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62" w:author="Sumit Pabbi" w:date="2015-04-13T20:14:00Z"/>
          <w:rFonts w:ascii="Arial" w:hAnsi="Arial" w:cs="Arial"/>
          <w:noProof/>
        </w:rPr>
      </w:pPr>
      <w:ins w:id="16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5.2.4</w:t>
        </w:r>
        <w:r w:rsidR="00C72BB6" w:rsidRPr="00C72BB6">
          <w:rPr>
            <w:rFonts w:ascii="Arial" w:hAnsi="Arial" w:cs="Arial"/>
            <w:noProof/>
          </w:rPr>
          <w:tab/>
        </w:r>
        <w:r w:rsidR="00C72BB6" w:rsidRPr="00C72BB6">
          <w:rPr>
            <w:rStyle w:val="Hyperlink"/>
            <w:rFonts w:ascii="Arial" w:hAnsi="Arial" w:cs="Arial"/>
            <w:noProof/>
          </w:rPr>
          <w:t>Scheduled Event for Deletion of Deactivated/Completed Kilkari Subscription Records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_Toc416719430 \h </w:instrText>
        </w:r>
      </w:ins>
      <w:r w:rsidRPr="00C72BB6">
        <w:rPr>
          <w:rFonts w:ascii="Arial" w:hAnsi="Arial" w:cs="Arial"/>
          <w:noProof/>
          <w:webHidden/>
        </w:rPr>
      </w:r>
      <w:r w:rsidRPr="00C72BB6">
        <w:rPr>
          <w:rFonts w:ascii="Arial" w:hAnsi="Arial" w:cs="Arial"/>
          <w:noProof/>
          <w:webHidden/>
        </w:rPr>
        <w:fldChar w:fldCharType="separate"/>
      </w:r>
      <w:ins w:id="164" w:author="Sumit Pabbi" w:date="2015-04-13T20:14:00Z">
        <w:r w:rsidR="00C72BB6" w:rsidRPr="00C72BB6">
          <w:rPr>
            <w:rFonts w:ascii="Arial" w:hAnsi="Arial" w:cs="Arial"/>
            <w:noProof/>
            <w:webHidden/>
          </w:rPr>
          <w:t>49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65" w:author="Sumit Pabbi" w:date="2015-04-13T20:14:00Z"/>
          <w:rFonts w:ascii="Arial" w:hAnsi="Arial" w:cs="Arial"/>
          <w:noProof/>
        </w:rPr>
      </w:pPr>
      <w:ins w:id="16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w:t>
        </w:r>
        <w:r w:rsidR="00C72BB6" w:rsidRPr="00C72BB6">
          <w:rPr>
            <w:rFonts w:ascii="Arial" w:hAnsi="Arial" w:cs="Arial"/>
            <w:noProof/>
          </w:rPr>
          <w:tab/>
        </w:r>
        <w:r w:rsidR="00C72BB6" w:rsidRPr="00C72BB6">
          <w:rPr>
            <w:rStyle w:val="Hyperlink"/>
            <w:rFonts w:ascii="Arial" w:hAnsi="Arial" w:cs="Arial"/>
            <w:noProof/>
          </w:rPr>
          <w:t>Service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_Toc416719431 \h </w:instrText>
        </w:r>
      </w:ins>
      <w:r w:rsidRPr="00C72BB6">
        <w:rPr>
          <w:rFonts w:ascii="Arial" w:hAnsi="Arial" w:cs="Arial"/>
          <w:noProof/>
          <w:webHidden/>
        </w:rPr>
      </w:r>
      <w:r w:rsidRPr="00C72BB6">
        <w:rPr>
          <w:rFonts w:ascii="Arial" w:hAnsi="Arial" w:cs="Arial"/>
          <w:noProof/>
          <w:webHidden/>
        </w:rPr>
        <w:fldChar w:fldCharType="separate"/>
      </w:r>
      <w:ins w:id="167" w:author="Sumit Pabbi" w:date="2015-04-13T20:14:00Z">
        <w:r w:rsidR="00C72BB6" w:rsidRPr="00C72BB6">
          <w:rPr>
            <w:rFonts w:ascii="Arial" w:hAnsi="Arial" w:cs="Arial"/>
            <w:noProof/>
            <w:webHidden/>
          </w:rPr>
          <w:t>50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68" w:author="Sumit Pabbi" w:date="2015-04-13T20:14:00Z"/>
          <w:rFonts w:ascii="Arial" w:hAnsi="Arial" w:cs="Arial"/>
          <w:noProof/>
        </w:rPr>
      </w:pPr>
      <w:ins w:id="16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5.3.1</w:t>
        </w:r>
        <w:r w:rsidR="00C72BB6" w:rsidRPr="00C72BB6">
          <w:rPr>
            <w:rFonts w:ascii="Arial" w:hAnsi="Arial" w:cs="Arial"/>
            <w:noProof/>
          </w:rPr>
          <w:tab/>
        </w:r>
        <w:r w:rsidR="00C72BB6" w:rsidRPr="00C72BB6">
          <w:rPr>
            <w:rStyle w:val="Hyperlink"/>
            <w:rFonts w:ascii="Arial" w:hAnsi="Arial" w:cs="Arial"/>
            <w:noProof/>
          </w:rPr>
          <w:t>Get Subscriber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_Toc416719432 \h </w:instrText>
        </w:r>
      </w:ins>
      <w:r w:rsidRPr="00C72BB6">
        <w:rPr>
          <w:rFonts w:ascii="Arial" w:hAnsi="Arial" w:cs="Arial"/>
          <w:noProof/>
          <w:webHidden/>
        </w:rPr>
      </w:r>
      <w:r w:rsidRPr="00C72BB6">
        <w:rPr>
          <w:rFonts w:ascii="Arial" w:hAnsi="Arial" w:cs="Arial"/>
          <w:noProof/>
          <w:webHidden/>
        </w:rPr>
        <w:fldChar w:fldCharType="separate"/>
      </w:r>
      <w:ins w:id="170" w:author="Sumit Pabbi" w:date="2015-04-13T20:14:00Z">
        <w:r w:rsidR="00C72BB6" w:rsidRPr="00C72BB6">
          <w:rPr>
            <w:rFonts w:ascii="Arial" w:hAnsi="Arial" w:cs="Arial"/>
            <w:noProof/>
            <w:webHidden/>
          </w:rPr>
          <w:t>50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71" w:author="Sumit Pabbi" w:date="2015-04-13T20:14:00Z"/>
          <w:rFonts w:ascii="Arial" w:hAnsi="Arial" w:cs="Arial"/>
          <w:noProof/>
        </w:rPr>
      </w:pPr>
      <w:ins w:id="17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5.3.2</w:t>
        </w:r>
        <w:r w:rsidR="00C72BB6" w:rsidRPr="00C72BB6">
          <w:rPr>
            <w:rFonts w:ascii="Arial" w:hAnsi="Arial" w:cs="Arial"/>
            <w:noProof/>
          </w:rPr>
          <w:tab/>
        </w:r>
        <w:r w:rsidR="00C72BB6" w:rsidRPr="00C72BB6">
          <w:rPr>
            <w:rStyle w:val="Hyperlink"/>
            <w:rFonts w:ascii="Arial" w:hAnsi="Arial" w:cs="Arial"/>
            <w:noProof/>
          </w:rPr>
          <w:t>Create Subscription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_Toc416719433 \h </w:instrText>
        </w:r>
      </w:ins>
      <w:r w:rsidRPr="00C72BB6">
        <w:rPr>
          <w:rFonts w:ascii="Arial" w:hAnsi="Arial" w:cs="Arial"/>
          <w:noProof/>
          <w:webHidden/>
        </w:rPr>
      </w:r>
      <w:r w:rsidRPr="00C72BB6">
        <w:rPr>
          <w:rFonts w:ascii="Arial" w:hAnsi="Arial" w:cs="Arial"/>
          <w:noProof/>
          <w:webHidden/>
        </w:rPr>
        <w:fldChar w:fldCharType="separate"/>
      </w:r>
      <w:ins w:id="173" w:author="Sumit Pabbi" w:date="2015-04-13T20:14:00Z">
        <w:r w:rsidR="00C72BB6" w:rsidRPr="00C72BB6">
          <w:rPr>
            <w:rFonts w:ascii="Arial" w:hAnsi="Arial" w:cs="Arial"/>
            <w:noProof/>
            <w:webHidden/>
          </w:rPr>
          <w:t>52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74" w:author="Sumit Pabbi" w:date="2015-04-13T20:14:00Z"/>
          <w:rFonts w:ascii="Arial" w:hAnsi="Arial" w:cs="Arial"/>
          <w:noProof/>
        </w:rPr>
      </w:pPr>
      <w:ins w:id="17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5.3.3</w:t>
        </w:r>
        <w:r w:rsidR="00C72BB6" w:rsidRPr="00C72BB6">
          <w:rPr>
            <w:rFonts w:ascii="Arial" w:hAnsi="Arial" w:cs="Arial"/>
            <w:noProof/>
          </w:rPr>
          <w:tab/>
        </w:r>
        <w:r w:rsidR="00C72BB6" w:rsidRPr="00C72BB6">
          <w:rPr>
            <w:rStyle w:val="Hyperlink"/>
            <w:rFonts w:ascii="Arial" w:hAnsi="Arial" w:cs="Arial"/>
            <w:noProof/>
          </w:rPr>
          <w:t>Deactivate Subscription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_Toc416719434 \h </w:instrText>
        </w:r>
      </w:ins>
      <w:r w:rsidRPr="00C72BB6">
        <w:rPr>
          <w:rFonts w:ascii="Arial" w:hAnsi="Arial" w:cs="Arial"/>
          <w:noProof/>
          <w:webHidden/>
        </w:rPr>
      </w:r>
      <w:r w:rsidRPr="00C72BB6">
        <w:rPr>
          <w:rFonts w:ascii="Arial" w:hAnsi="Arial" w:cs="Arial"/>
          <w:noProof/>
          <w:webHidden/>
        </w:rPr>
        <w:fldChar w:fldCharType="separate"/>
      </w:r>
      <w:ins w:id="176"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77" w:author="Sumit Pabbi" w:date="2015-04-13T20:14:00Z"/>
          <w:rFonts w:ascii="Arial" w:hAnsi="Arial" w:cs="Arial"/>
          <w:noProof/>
        </w:rPr>
      </w:pPr>
      <w:ins w:id="17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w:t>
        </w:r>
        <w:r w:rsidR="00C72BB6" w:rsidRPr="00C72BB6">
          <w:rPr>
            <w:rFonts w:ascii="Arial" w:hAnsi="Arial" w:cs="Arial"/>
            <w:noProof/>
          </w:rPr>
          <w:tab/>
        </w:r>
        <w:r w:rsidR="00C72BB6" w:rsidRPr="00C72BB6">
          <w:rPr>
            <w:rStyle w:val="Hyperlink"/>
            <w:rFonts w:ascii="Arial" w:hAnsi="Arial" w:cs="Arial"/>
            <w:noProof/>
          </w:rPr>
          <w:t>Service Provided to Kilkari OBD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_Toc416719435 \h </w:instrText>
        </w:r>
      </w:ins>
      <w:r w:rsidRPr="00C72BB6">
        <w:rPr>
          <w:rFonts w:ascii="Arial" w:hAnsi="Arial" w:cs="Arial"/>
          <w:noProof/>
          <w:webHidden/>
        </w:rPr>
      </w:r>
      <w:r w:rsidRPr="00C72BB6">
        <w:rPr>
          <w:rFonts w:ascii="Arial" w:hAnsi="Arial" w:cs="Arial"/>
          <w:noProof/>
          <w:webHidden/>
        </w:rPr>
        <w:fldChar w:fldCharType="separate"/>
      </w:r>
      <w:ins w:id="179"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80" w:author="Sumit Pabbi" w:date="2015-04-13T20:14:00Z"/>
          <w:rFonts w:ascii="Arial" w:hAnsi="Arial" w:cs="Arial"/>
          <w:noProof/>
        </w:rPr>
      </w:pPr>
      <w:ins w:id="18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5.4.1</w:t>
        </w:r>
        <w:r w:rsidR="00C72BB6" w:rsidRPr="00C72BB6">
          <w:rPr>
            <w:rFonts w:ascii="Arial" w:hAnsi="Arial" w:cs="Arial"/>
            <w:noProof/>
          </w:rPr>
          <w:tab/>
        </w:r>
        <w:r w:rsidR="00C72BB6" w:rsidRPr="00C72BB6">
          <w:rPr>
            <w:rStyle w:val="Hyperlink"/>
            <w:rFonts w:ascii="Arial" w:hAnsi="Arial" w:cs="Arial"/>
            <w:noProof/>
          </w:rPr>
          <w:t>Deactivate Subscription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_Toc416719436 \h </w:instrText>
        </w:r>
      </w:ins>
      <w:r w:rsidRPr="00C72BB6">
        <w:rPr>
          <w:rFonts w:ascii="Arial" w:hAnsi="Arial" w:cs="Arial"/>
          <w:noProof/>
          <w:webHidden/>
        </w:rPr>
      </w:r>
      <w:r w:rsidRPr="00C72BB6">
        <w:rPr>
          <w:rFonts w:ascii="Arial" w:hAnsi="Arial" w:cs="Arial"/>
          <w:noProof/>
          <w:webHidden/>
        </w:rPr>
        <w:fldChar w:fldCharType="separate"/>
      </w:r>
      <w:ins w:id="182"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83" w:author="Sumit Pabbi" w:date="2015-04-13T20:14:00Z"/>
          <w:rFonts w:ascii="Arial" w:hAnsi="Arial" w:cs="Arial"/>
          <w:noProof/>
        </w:rPr>
      </w:pPr>
      <w:ins w:id="18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5.4.2</w:t>
        </w:r>
        <w:r w:rsidR="00C72BB6" w:rsidRPr="00C72BB6">
          <w:rPr>
            <w:rFonts w:ascii="Arial" w:hAnsi="Arial" w:cs="Arial"/>
            <w:noProof/>
          </w:rPr>
          <w:tab/>
        </w:r>
        <w:r w:rsidR="00C72BB6" w:rsidRPr="00C72BB6">
          <w:rPr>
            <w:rStyle w:val="Hyperlink"/>
            <w:rFonts w:ascii="Arial" w:hAnsi="Arial" w:cs="Arial"/>
            <w:noProof/>
          </w:rPr>
          <w:t>Get Content File Name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_Toc416719437 \h </w:instrText>
        </w:r>
      </w:ins>
      <w:r w:rsidRPr="00C72BB6">
        <w:rPr>
          <w:rFonts w:ascii="Arial" w:hAnsi="Arial" w:cs="Arial"/>
          <w:noProof/>
          <w:webHidden/>
        </w:rPr>
      </w:r>
      <w:r w:rsidRPr="00C72BB6">
        <w:rPr>
          <w:rFonts w:ascii="Arial" w:hAnsi="Arial" w:cs="Arial"/>
          <w:noProof/>
          <w:webHidden/>
        </w:rPr>
        <w:fldChar w:fldCharType="separate"/>
      </w:r>
      <w:ins w:id="185" w:author="Sumit Pabbi" w:date="2015-04-13T20:14:00Z">
        <w:r w:rsidR="00C72BB6" w:rsidRPr="00C72BB6">
          <w:rPr>
            <w:rFonts w:ascii="Arial" w:hAnsi="Arial" w:cs="Arial"/>
            <w:noProof/>
            <w:webHidden/>
          </w:rPr>
          <w:t>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86" w:author="Sumit Pabbi" w:date="2015-04-13T20:14:00Z"/>
          <w:rFonts w:ascii="Arial" w:hAnsi="Arial" w:cs="Arial"/>
          <w:noProof/>
        </w:rPr>
      </w:pPr>
      <w:ins w:id="18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"_Toc416719438"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5.4.3</w:t>
        </w:r>
        <w:r w:rsidR="00C72BB6" w:rsidRPr="00C72BB6">
          <w:rPr>
            <w:rFonts w:ascii="Arial" w:hAnsi="Arial" w:cs="Arial"/>
            <w:noProof/>
          </w:rPr>
          <w:tab/>
        </w:r>
        <w:r w:rsidR="00C72BB6" w:rsidRPr="00C72BB6">
          <w:rPr>
            <w:rStyle w:val="Hyperlink"/>
            <w:rFonts w:ascii="Arial" w:hAnsi="Arial" w:cs="Arial"/>
            <w:noProof/>
          </w:rPr>
          <w:t>Get scheduled Subscriptions for OBD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_Toc416719438 \h </w:instrText>
        </w:r>
      </w:ins>
      <w:r w:rsidRPr="00C72BB6">
        <w:rPr>
          <w:rFonts w:ascii="Arial" w:hAnsi="Arial" w:cs="Arial"/>
          <w:noProof/>
          <w:webHidden/>
        </w:rPr>
      </w:r>
      <w:r w:rsidRPr="00C72BB6">
        <w:rPr>
          <w:rFonts w:ascii="Arial" w:hAnsi="Arial" w:cs="Arial"/>
          <w:noProof/>
          <w:webHidden/>
        </w:rPr>
        <w:fldChar w:fldCharType="separate"/>
      </w:r>
      <w:ins w:id="188" w:author="Sumit Pabbi" w:date="2015-04-13T20:14:00Z">
        <w:r w:rsidR="00C72BB6" w:rsidRPr="00C72BB6">
          <w:rPr>
            <w:rFonts w:ascii="Arial" w:hAnsi="Arial" w:cs="Arial"/>
            <w:noProof/>
            <w:webHidden/>
          </w:rPr>
          <w:t>55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189" w:author="Sumit Pabbi" w:date="2015-04-13T20:14:00Z"/>
          <w:rFonts w:ascii="Arial" w:hAnsi="Arial" w:cs="Arial"/>
          <w:noProof/>
        </w:rPr>
      </w:pPr>
      <w:ins w:id="19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w:t>
        </w:r>
        <w:r w:rsidR="00C72BB6" w:rsidRPr="00C72BB6">
          <w:rPr>
            <w:rFonts w:ascii="Arial" w:hAnsi="Arial" w:cs="Arial"/>
            <w:noProof/>
          </w:rPr>
          <w:tab/>
        </w:r>
        <w:r w:rsidR="00C72BB6" w:rsidRPr="00C72BB6">
          <w:rPr>
            <w:rStyle w:val="Hyperlink"/>
            <w:rFonts w:ascii="Arial" w:hAnsi="Arial" w:cs="Arial"/>
            <w:noProof/>
          </w:rPr>
          <w:t>Kilkari Out-Bound Dialer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_Toc416719440 \h </w:instrText>
        </w:r>
      </w:ins>
      <w:r w:rsidRPr="00C72BB6">
        <w:rPr>
          <w:rFonts w:ascii="Arial" w:hAnsi="Arial" w:cs="Arial"/>
          <w:noProof/>
          <w:webHidden/>
        </w:rPr>
      </w:r>
      <w:r w:rsidRPr="00C72BB6">
        <w:rPr>
          <w:rFonts w:ascii="Arial" w:hAnsi="Arial" w:cs="Arial"/>
          <w:noProof/>
          <w:webHidden/>
        </w:rPr>
        <w:fldChar w:fldCharType="separate"/>
      </w:r>
      <w:ins w:id="191" w:author="Sumit Pabbi" w:date="2015-04-13T20:14:00Z">
        <w:r w:rsidR="00C72BB6" w:rsidRPr="00C72BB6">
          <w:rPr>
            <w:rFonts w:ascii="Arial" w:hAnsi="Arial" w:cs="Arial"/>
            <w:noProof/>
            <w:webHidden/>
          </w:rPr>
          <w:t>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92" w:author="Sumit Pabbi" w:date="2015-04-13T20:14:00Z"/>
          <w:rFonts w:ascii="Arial" w:hAnsi="Arial" w:cs="Arial"/>
          <w:noProof/>
        </w:rPr>
      </w:pPr>
      <w:ins w:id="19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_Toc416719441 \h </w:instrText>
        </w:r>
      </w:ins>
      <w:r w:rsidRPr="00C72BB6">
        <w:rPr>
          <w:rFonts w:ascii="Arial" w:hAnsi="Arial" w:cs="Arial"/>
          <w:noProof/>
          <w:webHidden/>
        </w:rPr>
      </w:r>
      <w:r w:rsidRPr="00C72BB6">
        <w:rPr>
          <w:rFonts w:ascii="Arial" w:hAnsi="Arial" w:cs="Arial"/>
          <w:noProof/>
          <w:webHidden/>
        </w:rPr>
        <w:fldChar w:fldCharType="separate"/>
      </w:r>
      <w:ins w:id="194" w:author="Sumit Pabbi" w:date="2015-04-13T20:14:00Z">
        <w:r w:rsidR="00C72BB6" w:rsidRPr="00C72BB6">
          <w:rPr>
            <w:rFonts w:ascii="Arial" w:hAnsi="Arial" w:cs="Arial"/>
            <w:noProof/>
            <w:webHidden/>
          </w:rPr>
          <w:t>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195" w:author="Sumit Pabbi" w:date="2015-04-13T20:14:00Z"/>
          <w:rFonts w:ascii="Arial" w:hAnsi="Arial" w:cs="Arial"/>
          <w:noProof/>
        </w:rPr>
      </w:pPr>
      <w:ins w:id="19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_Toc416719442 \h </w:instrText>
        </w:r>
      </w:ins>
      <w:r w:rsidRPr="00C72BB6">
        <w:rPr>
          <w:rFonts w:ascii="Arial" w:hAnsi="Arial" w:cs="Arial"/>
          <w:noProof/>
          <w:webHidden/>
        </w:rPr>
      </w:r>
      <w:r w:rsidRPr="00C72BB6">
        <w:rPr>
          <w:rFonts w:ascii="Arial" w:hAnsi="Arial" w:cs="Arial"/>
          <w:noProof/>
          <w:webHidden/>
        </w:rPr>
        <w:fldChar w:fldCharType="separate"/>
      </w:r>
      <w:ins w:id="197" w:author="Sumit Pabbi" w:date="2015-04-13T20:14:00Z">
        <w:r w:rsidR="00C72BB6" w:rsidRPr="00C72BB6">
          <w:rPr>
            <w:rFonts w:ascii="Arial" w:hAnsi="Arial" w:cs="Arial"/>
            <w:noProof/>
            <w:webHidden/>
          </w:rPr>
          <w:t>59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198" w:author="Sumit Pabbi" w:date="2015-04-13T20:14:00Z"/>
          <w:rFonts w:ascii="Arial" w:hAnsi="Arial" w:cs="Arial"/>
          <w:noProof/>
        </w:rPr>
      </w:pPr>
      <w:ins w:id="19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6.2.1</w:t>
        </w:r>
        <w:r w:rsidR="00C72BB6" w:rsidRPr="00C72BB6">
          <w:rPr>
            <w:rFonts w:ascii="Arial" w:hAnsi="Arial" w:cs="Arial"/>
            <w:noProof/>
          </w:rPr>
          <w:tab/>
        </w:r>
        <w:r w:rsidR="00C72BB6" w:rsidRPr="00C72BB6">
          <w:rPr>
            <w:rStyle w:val="Hyperlink"/>
            <w:rFonts w:ascii="Arial" w:hAnsi="Arial" w:cs="Arial"/>
            <w:noProof/>
          </w:rPr>
          <w:t>Scheduled Event for preparation of OBD TargetFile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_Toc416719443 \h </w:instrText>
        </w:r>
      </w:ins>
      <w:r w:rsidRPr="00C72BB6">
        <w:rPr>
          <w:rFonts w:ascii="Arial" w:hAnsi="Arial" w:cs="Arial"/>
          <w:noProof/>
          <w:webHidden/>
        </w:rPr>
      </w:r>
      <w:r w:rsidRPr="00C72BB6">
        <w:rPr>
          <w:rFonts w:ascii="Arial" w:hAnsi="Arial" w:cs="Arial"/>
          <w:noProof/>
          <w:webHidden/>
        </w:rPr>
        <w:fldChar w:fldCharType="separate"/>
      </w:r>
      <w:ins w:id="200" w:author="Sumit Pabbi" w:date="2015-04-13T20:14:00Z">
        <w:r w:rsidR="00C72BB6" w:rsidRPr="00C72BB6">
          <w:rPr>
            <w:rFonts w:ascii="Arial" w:hAnsi="Arial" w:cs="Arial"/>
            <w:noProof/>
            <w:webHidden/>
          </w:rPr>
          <w:t>59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01" w:author="Sumit Pabbi" w:date="2015-04-13T20:14:00Z"/>
          <w:rFonts w:ascii="Arial" w:hAnsi="Arial" w:cs="Arial"/>
          <w:noProof/>
        </w:rPr>
      </w:pPr>
      <w:ins w:id="20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6.2.2</w:t>
        </w:r>
        <w:r w:rsidR="00C72BB6" w:rsidRPr="00C72BB6">
          <w:rPr>
            <w:rFonts w:ascii="Arial" w:hAnsi="Arial" w:cs="Arial"/>
            <w:noProof/>
          </w:rPr>
          <w:tab/>
        </w:r>
        <w:r w:rsidR="00C72BB6" w:rsidRPr="00C72BB6">
          <w:rPr>
            <w:rStyle w:val="Hyperlink"/>
            <w:rFonts w:ascii="Arial" w:hAnsi="Arial" w:cs="Arial"/>
            <w:noProof/>
          </w:rPr>
          <w:t>Scheduled Event for invoking OBD TargetFile notification API</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_Toc416719444 \h </w:instrText>
        </w:r>
      </w:ins>
      <w:r w:rsidRPr="00C72BB6">
        <w:rPr>
          <w:rFonts w:ascii="Arial" w:hAnsi="Arial" w:cs="Arial"/>
          <w:noProof/>
          <w:webHidden/>
        </w:rPr>
      </w:r>
      <w:r w:rsidRPr="00C72BB6">
        <w:rPr>
          <w:rFonts w:ascii="Arial" w:hAnsi="Arial" w:cs="Arial"/>
          <w:noProof/>
          <w:webHidden/>
        </w:rPr>
        <w:fldChar w:fldCharType="separate"/>
      </w:r>
      <w:ins w:id="203" w:author="Sumit Pabbi" w:date="2015-04-13T20:14:00Z">
        <w:r w:rsidR="00C72BB6" w:rsidRPr="00C72BB6">
          <w:rPr>
            <w:rFonts w:ascii="Arial" w:hAnsi="Arial" w:cs="Arial"/>
            <w:noProof/>
            <w:webHidden/>
          </w:rPr>
          <w:t>62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04" w:author="Sumit Pabbi" w:date="2015-04-13T20:14:00Z"/>
          <w:rFonts w:ascii="Arial" w:hAnsi="Arial" w:cs="Arial"/>
          <w:noProof/>
        </w:rPr>
      </w:pPr>
      <w:ins w:id="20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6.3</w:t>
        </w:r>
        <w:r w:rsidR="00C72BB6" w:rsidRPr="00C72BB6">
          <w:rPr>
            <w:rFonts w:ascii="Arial" w:hAnsi="Arial" w:cs="Arial"/>
            <w:noProof/>
          </w:rPr>
          <w:tab/>
        </w:r>
        <w:r w:rsidR="00C72BB6" w:rsidRPr="00C72BB6">
          <w:rPr>
            <w:rStyle w:val="Hyperlink"/>
            <w:rFonts w:ascii="Arial" w:hAnsi="Arial" w:cs="Arial"/>
            <w:noProof/>
          </w:rPr>
          <w:t>Service Provided to IVR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_Toc416719445 \h </w:instrText>
        </w:r>
      </w:ins>
      <w:r w:rsidRPr="00C72BB6">
        <w:rPr>
          <w:rFonts w:ascii="Arial" w:hAnsi="Arial" w:cs="Arial"/>
          <w:noProof/>
          <w:webHidden/>
        </w:rPr>
      </w:r>
      <w:r w:rsidRPr="00C72BB6">
        <w:rPr>
          <w:rFonts w:ascii="Arial" w:hAnsi="Arial" w:cs="Arial"/>
          <w:noProof/>
          <w:webHidden/>
        </w:rPr>
        <w:fldChar w:fldCharType="separate"/>
      </w:r>
      <w:ins w:id="206" w:author="Sumit Pabbi" w:date="2015-04-13T20:14:00Z">
        <w:r w:rsidR="00C72BB6" w:rsidRPr="00C72BB6">
          <w:rPr>
            <w:rFonts w:ascii="Arial" w:hAnsi="Arial" w:cs="Arial"/>
            <w:noProof/>
            <w:webHidden/>
          </w:rPr>
          <w:t>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07" w:author="Sumit Pabbi" w:date="2015-04-13T20:14:00Z"/>
          <w:rFonts w:ascii="Arial" w:hAnsi="Arial" w:cs="Arial"/>
          <w:noProof/>
        </w:rPr>
      </w:pPr>
      <w:ins w:id="20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6.3.1</w:t>
        </w:r>
        <w:r w:rsidR="00C72BB6" w:rsidRPr="00C72BB6">
          <w:rPr>
            <w:rFonts w:ascii="Arial" w:hAnsi="Arial" w:cs="Arial"/>
            <w:noProof/>
          </w:rPr>
          <w:tab/>
        </w:r>
        <w:r w:rsidR="00C72BB6" w:rsidRPr="00C72BB6">
          <w:rPr>
            <w:rStyle w:val="Hyperlink"/>
            <w:rFonts w:ascii="Arial" w:hAnsi="Arial" w:cs="Arial"/>
            <w:noProof/>
          </w:rPr>
          <w:t>CDR File Notification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_Toc416719446 \h </w:instrText>
        </w:r>
      </w:ins>
      <w:r w:rsidRPr="00C72BB6">
        <w:rPr>
          <w:rFonts w:ascii="Arial" w:hAnsi="Arial" w:cs="Arial"/>
          <w:noProof/>
          <w:webHidden/>
        </w:rPr>
      </w:r>
      <w:r w:rsidRPr="00C72BB6">
        <w:rPr>
          <w:rFonts w:ascii="Arial" w:hAnsi="Arial" w:cs="Arial"/>
          <w:noProof/>
          <w:webHidden/>
        </w:rPr>
        <w:fldChar w:fldCharType="separate"/>
      </w:r>
      <w:ins w:id="209" w:author="Sumit Pabbi" w:date="2015-04-13T20:14:00Z">
        <w:r w:rsidR="00C72BB6" w:rsidRPr="00C72BB6">
          <w:rPr>
            <w:rFonts w:ascii="Arial" w:hAnsi="Arial" w:cs="Arial"/>
            <w:noProof/>
            <w:webHidden/>
          </w:rPr>
          <w:t>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10" w:author="Sumit Pabbi" w:date="2015-04-13T20:14:00Z"/>
          <w:rFonts w:ascii="Arial" w:hAnsi="Arial" w:cs="Arial"/>
          <w:noProof/>
        </w:rPr>
      </w:pPr>
      <w:ins w:id="21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6.3.2</w:t>
        </w:r>
        <w:r w:rsidR="00C72BB6" w:rsidRPr="00C72BB6">
          <w:rPr>
            <w:rFonts w:ascii="Arial" w:hAnsi="Arial" w:cs="Arial"/>
            <w:noProof/>
          </w:rPr>
          <w:tab/>
        </w:r>
        <w:r w:rsidR="00C72BB6" w:rsidRPr="00C72BB6">
          <w:rPr>
            <w:rStyle w:val="Hyperlink"/>
            <w:rFonts w:ascii="Arial" w:hAnsi="Arial" w:cs="Arial"/>
            <w:noProof/>
          </w:rPr>
          <w:t>FileProcessedStatus Notification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_Toc416719447 \h </w:instrText>
        </w:r>
      </w:ins>
      <w:r w:rsidRPr="00C72BB6">
        <w:rPr>
          <w:rFonts w:ascii="Arial" w:hAnsi="Arial" w:cs="Arial"/>
          <w:noProof/>
          <w:webHidden/>
        </w:rPr>
      </w:r>
      <w:r w:rsidRPr="00C72BB6">
        <w:rPr>
          <w:rFonts w:ascii="Arial" w:hAnsi="Arial" w:cs="Arial"/>
          <w:noProof/>
          <w:webHidden/>
        </w:rPr>
        <w:fldChar w:fldCharType="separate"/>
      </w:r>
      <w:ins w:id="212" w:author="Sumit Pabbi" w:date="2015-04-13T20:14:00Z">
        <w:r w:rsidR="00C72BB6" w:rsidRPr="00C72BB6">
          <w:rPr>
            <w:rFonts w:ascii="Arial" w:hAnsi="Arial" w:cs="Arial"/>
            <w:noProof/>
            <w:webHidden/>
          </w:rPr>
          <w:t>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13" w:author="Sumit Pabbi" w:date="2015-04-13T20:14:00Z"/>
          <w:rFonts w:ascii="Arial" w:hAnsi="Arial" w:cs="Arial"/>
          <w:noProof/>
        </w:rPr>
      </w:pPr>
      <w:ins w:id="21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6.4</w:t>
        </w:r>
        <w:r w:rsidR="00C72BB6" w:rsidRPr="00C72BB6">
          <w:rPr>
            <w:rFonts w:ascii="Arial" w:hAnsi="Arial" w:cs="Arial"/>
            <w:noProof/>
          </w:rPr>
          <w:tab/>
        </w:r>
        <w:r w:rsidR="00C72BB6" w:rsidRPr="00C72BB6">
          <w:rPr>
            <w:rStyle w:val="Hyperlink"/>
            <w:rFonts w:ascii="Arial" w:hAnsi="Arial" w:cs="Arial"/>
            <w:noProof/>
          </w:rPr>
          <w:t>Assumption for Corner Cases: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_Toc416719448 \h </w:instrText>
        </w:r>
      </w:ins>
      <w:r w:rsidRPr="00C72BB6">
        <w:rPr>
          <w:rFonts w:ascii="Arial" w:hAnsi="Arial" w:cs="Arial"/>
          <w:noProof/>
          <w:webHidden/>
        </w:rPr>
      </w:r>
      <w:r w:rsidRPr="00C72BB6">
        <w:rPr>
          <w:rFonts w:ascii="Arial" w:hAnsi="Arial" w:cs="Arial"/>
          <w:noProof/>
          <w:webHidden/>
        </w:rPr>
        <w:fldChar w:fldCharType="separate"/>
      </w:r>
      <w:ins w:id="215" w:author="Sumit Pabbi" w:date="2015-04-13T20:14:00Z">
        <w:r w:rsidR="00C72BB6" w:rsidRPr="00C72BB6">
          <w:rPr>
            <w:rFonts w:ascii="Arial" w:hAnsi="Arial" w:cs="Arial"/>
            <w:noProof/>
            <w:webHidden/>
          </w:rPr>
          <w:t>65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16" w:author="Sumit Pabbi" w:date="2015-04-13T20:14:00Z"/>
          <w:rFonts w:ascii="Arial" w:hAnsi="Arial" w:cs="Arial"/>
          <w:noProof/>
        </w:rPr>
      </w:pPr>
      <w:ins w:id="217"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"_Toc416719449"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w:t>
        </w:r>
        <w:r w:rsidR="00C72BB6" w:rsidRPr="00C72BB6">
          <w:rPr>
            <w:rFonts w:ascii="Arial" w:hAnsi="Arial" w:cs="Arial"/>
            <w:noProof/>
          </w:rPr>
          <w:tab/>
        </w:r>
        <w:r w:rsidR="00C72BB6" w:rsidRPr="00C72BB6">
          <w:rPr>
            <w:rStyle w:val="Hyperlink"/>
            <w:rFonts w:ascii="Arial" w:hAnsi="Arial" w:cs="Arial"/>
            <w:noProof/>
          </w:rPr>
          <w:t>Master Location Data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_Toc416719449 \h </w:instrText>
        </w:r>
      </w:ins>
      <w:r w:rsidRPr="00C72BB6">
        <w:rPr>
          <w:rFonts w:ascii="Arial" w:hAnsi="Arial" w:cs="Arial"/>
          <w:noProof/>
          <w:webHidden/>
        </w:rPr>
      </w:r>
      <w:r w:rsidRPr="00C72BB6">
        <w:rPr>
          <w:rFonts w:ascii="Arial" w:hAnsi="Arial" w:cs="Arial"/>
          <w:noProof/>
          <w:webHidden/>
        </w:rPr>
        <w:fldChar w:fldCharType="separate"/>
      </w:r>
      <w:ins w:id="218" w:author="Sumit Pabbi" w:date="2015-04-13T20:14:00Z">
        <w:r w:rsidR="00C72BB6" w:rsidRPr="00C72BB6">
          <w:rPr>
            <w:rFonts w:ascii="Arial" w:hAnsi="Arial" w:cs="Arial"/>
            <w:noProof/>
            <w:webHidden/>
          </w:rPr>
          <w:t>67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19" w:author="Sumit Pabbi" w:date="2015-04-13T20:14:00Z"/>
          <w:rFonts w:ascii="Arial" w:hAnsi="Arial" w:cs="Arial"/>
          <w:noProof/>
        </w:rPr>
      </w:pPr>
      <w:ins w:id="22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_Toc416719450 \h </w:instrText>
        </w:r>
      </w:ins>
      <w:r w:rsidRPr="00C72BB6">
        <w:rPr>
          <w:rFonts w:ascii="Arial" w:hAnsi="Arial" w:cs="Arial"/>
          <w:noProof/>
          <w:webHidden/>
        </w:rPr>
      </w:r>
      <w:r w:rsidRPr="00C72BB6">
        <w:rPr>
          <w:rFonts w:ascii="Arial" w:hAnsi="Arial" w:cs="Arial"/>
          <w:noProof/>
          <w:webHidden/>
        </w:rPr>
        <w:fldChar w:fldCharType="separate"/>
      </w:r>
      <w:ins w:id="221" w:author="Sumit Pabbi" w:date="2015-04-13T20:14:00Z">
        <w:r w:rsidR="00C72BB6" w:rsidRPr="00C72BB6">
          <w:rPr>
            <w:rFonts w:ascii="Arial" w:hAnsi="Arial" w:cs="Arial"/>
            <w:noProof/>
            <w:webHidden/>
          </w:rPr>
          <w:t>67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22" w:author="Sumit Pabbi" w:date="2015-04-13T20:14:00Z"/>
          <w:rFonts w:ascii="Arial" w:hAnsi="Arial" w:cs="Arial"/>
          <w:noProof/>
        </w:rPr>
      </w:pPr>
      <w:ins w:id="22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_Toc416719451 \h </w:instrText>
        </w:r>
      </w:ins>
      <w:r w:rsidRPr="00C72BB6">
        <w:rPr>
          <w:rFonts w:ascii="Arial" w:hAnsi="Arial" w:cs="Arial"/>
          <w:noProof/>
          <w:webHidden/>
        </w:rPr>
      </w:r>
      <w:r w:rsidRPr="00C72BB6">
        <w:rPr>
          <w:rFonts w:ascii="Arial" w:hAnsi="Arial" w:cs="Arial"/>
          <w:noProof/>
          <w:webHidden/>
        </w:rPr>
        <w:fldChar w:fldCharType="separate"/>
      </w:r>
      <w:ins w:id="224" w:author="Sumit Pabbi" w:date="2015-04-13T20:14:00Z">
        <w:r w:rsidR="00C72BB6" w:rsidRPr="00C72BB6">
          <w:rPr>
            <w:rFonts w:ascii="Arial" w:hAnsi="Arial" w:cs="Arial"/>
            <w:noProof/>
            <w:webHidden/>
          </w:rPr>
          <w:t>67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right" w:leader="dot" w:pos="9620"/>
        </w:tabs>
        <w:rPr>
          <w:ins w:id="225" w:author="Sumit Pabbi" w:date="2015-04-13T20:14:00Z"/>
          <w:rFonts w:ascii="Arial" w:hAnsi="Arial" w:cs="Arial"/>
          <w:noProof/>
        </w:rPr>
      </w:pPr>
      <w:ins w:id="22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The details of the corresponding CSV files is given in 11.2.7.2</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_Toc416719452 \h </w:instrText>
        </w:r>
      </w:ins>
      <w:r w:rsidRPr="00C72BB6">
        <w:rPr>
          <w:rFonts w:ascii="Arial" w:hAnsi="Arial" w:cs="Arial"/>
          <w:noProof/>
          <w:webHidden/>
        </w:rPr>
      </w:r>
      <w:r w:rsidRPr="00C72BB6">
        <w:rPr>
          <w:rFonts w:ascii="Arial" w:hAnsi="Arial" w:cs="Arial"/>
          <w:noProof/>
          <w:webHidden/>
        </w:rPr>
        <w:fldChar w:fldCharType="separate"/>
      </w:r>
      <w:ins w:id="227" w:author="Sumit Pabbi" w:date="2015-04-13T20:14:00Z">
        <w:r w:rsidR="00C72BB6" w:rsidRPr="00C72BB6">
          <w:rPr>
            <w:rFonts w:ascii="Arial" w:hAnsi="Arial" w:cs="Arial"/>
            <w:noProof/>
            <w:webHidden/>
          </w:rPr>
          <w:t>68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28" w:author="Sumit Pabbi" w:date="2015-04-13T20:14:00Z"/>
          <w:rFonts w:ascii="Arial" w:hAnsi="Arial" w:cs="Arial"/>
          <w:noProof/>
        </w:rPr>
      </w:pPr>
      <w:ins w:id="22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7.2.1</w:t>
        </w:r>
        <w:r w:rsidR="00C72BB6" w:rsidRPr="00C72BB6">
          <w:rPr>
            <w:rFonts w:ascii="Arial" w:hAnsi="Arial" w:cs="Arial"/>
            <w:noProof/>
          </w:rPr>
          <w:tab/>
        </w:r>
        <w:r w:rsidR="00C72BB6" w:rsidRPr="00C72BB6">
          <w:rPr>
            <w:rStyle w:val="Hyperlink"/>
            <w:rFonts w:ascii="Arial" w:hAnsi="Arial" w:cs="Arial"/>
            <w:noProof/>
          </w:rPr>
          <w:t>Event Handling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_Toc416719453 \h </w:instrText>
        </w:r>
      </w:ins>
      <w:r w:rsidRPr="00C72BB6">
        <w:rPr>
          <w:rFonts w:ascii="Arial" w:hAnsi="Arial" w:cs="Arial"/>
          <w:noProof/>
          <w:webHidden/>
        </w:rPr>
      </w:r>
      <w:r w:rsidRPr="00C72BB6">
        <w:rPr>
          <w:rFonts w:ascii="Arial" w:hAnsi="Arial" w:cs="Arial"/>
          <w:noProof/>
          <w:webHidden/>
        </w:rPr>
        <w:fldChar w:fldCharType="separate"/>
      </w:r>
      <w:ins w:id="230" w:author="Sumit Pabbi" w:date="2015-04-13T20:14:00Z">
        <w:r w:rsidR="00C72BB6" w:rsidRPr="00C72BB6">
          <w:rPr>
            <w:rFonts w:ascii="Arial" w:hAnsi="Arial" w:cs="Arial"/>
            <w:noProof/>
            <w:webHidden/>
          </w:rPr>
          <w:t>68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31" w:author="Sumit Pabbi" w:date="2015-04-13T20:14:00Z"/>
          <w:rFonts w:ascii="Arial" w:hAnsi="Arial" w:cs="Arial"/>
          <w:noProof/>
        </w:rPr>
      </w:pPr>
      <w:ins w:id="23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7.3</w:t>
        </w:r>
        <w:r w:rsidR="00C72BB6" w:rsidRPr="00C72BB6">
          <w:rPr>
            <w:rFonts w:ascii="Arial" w:hAnsi="Arial" w:cs="Arial"/>
            <w:noProof/>
          </w:rPr>
          <w:tab/>
        </w:r>
        <w:r w:rsidR="00C72BB6" w:rsidRPr="00C72BB6">
          <w:rPr>
            <w:rStyle w:val="Hyperlink"/>
            <w:rFonts w:ascii="Arial" w:hAnsi="Arial" w:cs="Arial"/>
            <w:noProof/>
          </w:rPr>
          <w:t>Services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_Toc416719454 \h </w:instrText>
        </w:r>
      </w:ins>
      <w:r w:rsidRPr="00C72BB6">
        <w:rPr>
          <w:rFonts w:ascii="Arial" w:hAnsi="Arial" w:cs="Arial"/>
          <w:noProof/>
          <w:webHidden/>
        </w:rPr>
      </w:r>
      <w:r w:rsidRPr="00C72BB6">
        <w:rPr>
          <w:rFonts w:ascii="Arial" w:hAnsi="Arial" w:cs="Arial"/>
          <w:noProof/>
          <w:webHidden/>
        </w:rPr>
        <w:fldChar w:fldCharType="separate"/>
      </w:r>
      <w:ins w:id="233" w:author="Sumit Pabbi" w:date="2015-04-13T20:14:00Z">
        <w:r w:rsidR="00C72BB6" w:rsidRPr="00C72BB6">
          <w:rPr>
            <w:rFonts w:ascii="Arial" w:hAnsi="Arial" w:cs="Arial"/>
            <w:noProof/>
            <w:webHidden/>
          </w:rPr>
          <w:t>69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34" w:author="Sumit Pabbi" w:date="2015-04-13T20:14:00Z"/>
          <w:rFonts w:ascii="Arial" w:hAnsi="Arial" w:cs="Arial"/>
          <w:noProof/>
        </w:rPr>
      </w:pPr>
      <w:ins w:id="23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7.3.1</w:t>
        </w:r>
        <w:r w:rsidR="00C72BB6" w:rsidRPr="00C72BB6">
          <w:rPr>
            <w:rFonts w:ascii="Arial" w:hAnsi="Arial" w:cs="Arial"/>
            <w:noProof/>
          </w:rPr>
          <w:tab/>
        </w:r>
        <w:r w:rsidR="00C72BB6" w:rsidRPr="00C72BB6">
          <w:rPr>
            <w:rStyle w:val="Hyperlink"/>
            <w:rFonts w:ascii="Arial" w:hAnsi="Arial" w:cs="Arial"/>
            <w:noProof/>
          </w:rPr>
          <w:t>Location Data Service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_Toc416719455 \h </w:instrText>
        </w:r>
      </w:ins>
      <w:r w:rsidRPr="00C72BB6">
        <w:rPr>
          <w:rFonts w:ascii="Arial" w:hAnsi="Arial" w:cs="Arial"/>
          <w:noProof/>
          <w:webHidden/>
        </w:rPr>
      </w:r>
      <w:r w:rsidRPr="00C72BB6">
        <w:rPr>
          <w:rFonts w:ascii="Arial" w:hAnsi="Arial" w:cs="Arial"/>
          <w:noProof/>
          <w:webHidden/>
        </w:rPr>
        <w:fldChar w:fldCharType="separate"/>
      </w:r>
      <w:ins w:id="236" w:author="Sumit Pabbi" w:date="2015-04-13T20:14:00Z">
        <w:r w:rsidR="00C72BB6" w:rsidRPr="00C72BB6">
          <w:rPr>
            <w:rFonts w:ascii="Arial" w:hAnsi="Arial" w:cs="Arial"/>
            <w:noProof/>
            <w:webHidden/>
          </w:rPr>
          <w:t>69</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37" w:author="Sumit Pabbi" w:date="2015-04-13T20:14:00Z"/>
          <w:rFonts w:ascii="Arial" w:hAnsi="Arial" w:cs="Arial"/>
          <w:noProof/>
        </w:rPr>
      </w:pPr>
      <w:ins w:id="23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7.3.2</w:t>
        </w:r>
        <w:r w:rsidR="00C72BB6" w:rsidRPr="00C72BB6">
          <w:rPr>
            <w:rFonts w:ascii="Arial" w:hAnsi="Arial" w:cs="Arial"/>
            <w:noProof/>
          </w:rPr>
          <w:tab/>
        </w:r>
        <w:r w:rsidR="00C72BB6" w:rsidRPr="00C72BB6">
          <w:rPr>
            <w:rStyle w:val="Hyperlink"/>
            <w:rFonts w:ascii="Arial" w:hAnsi="Arial" w:cs="Arial"/>
            <w:noProof/>
          </w:rPr>
          <w:t>Language Location Code Service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_Toc416719457 \h </w:instrText>
        </w:r>
      </w:ins>
      <w:r w:rsidRPr="00C72BB6">
        <w:rPr>
          <w:rFonts w:ascii="Arial" w:hAnsi="Arial" w:cs="Arial"/>
          <w:noProof/>
          <w:webHidden/>
        </w:rPr>
      </w:r>
      <w:r w:rsidRPr="00C72BB6">
        <w:rPr>
          <w:rFonts w:ascii="Arial" w:hAnsi="Arial" w:cs="Arial"/>
          <w:noProof/>
          <w:webHidden/>
        </w:rPr>
        <w:fldChar w:fldCharType="separate"/>
      </w:r>
      <w:ins w:id="239" w:author="Sumit Pabbi" w:date="2015-04-13T20:14:00Z">
        <w:r w:rsidR="00C72BB6" w:rsidRPr="00C72BB6">
          <w:rPr>
            <w:rFonts w:ascii="Arial" w:hAnsi="Arial" w:cs="Arial"/>
            <w:noProof/>
            <w:webHidden/>
          </w:rPr>
          <w:t>72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40" w:author="Sumit Pabbi" w:date="2015-04-13T20:14:00Z"/>
          <w:rFonts w:ascii="Arial" w:hAnsi="Arial" w:cs="Arial"/>
          <w:noProof/>
        </w:rPr>
      </w:pPr>
      <w:ins w:id="24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w:t>
        </w:r>
        <w:r w:rsidR="00C72BB6" w:rsidRPr="00C72BB6">
          <w:rPr>
            <w:rFonts w:ascii="Arial" w:hAnsi="Arial" w:cs="Arial"/>
            <w:noProof/>
          </w:rPr>
          <w:tab/>
        </w:r>
        <w:r w:rsidR="00C72BB6" w:rsidRPr="00C72BB6">
          <w:rPr>
            <w:rStyle w:val="Hyperlink"/>
            <w:rFonts w:ascii="Arial" w:hAnsi="Arial" w:cs="Arial"/>
            <w:noProof/>
          </w:rPr>
          <w:t>Front Line Worker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_Toc416719458 \h </w:instrText>
        </w:r>
      </w:ins>
      <w:r w:rsidRPr="00C72BB6">
        <w:rPr>
          <w:rFonts w:ascii="Arial" w:hAnsi="Arial" w:cs="Arial"/>
          <w:noProof/>
          <w:webHidden/>
        </w:rPr>
      </w:r>
      <w:r w:rsidRPr="00C72BB6">
        <w:rPr>
          <w:rFonts w:ascii="Arial" w:hAnsi="Arial" w:cs="Arial"/>
          <w:noProof/>
          <w:webHidden/>
        </w:rPr>
        <w:fldChar w:fldCharType="separate"/>
      </w:r>
      <w:ins w:id="242"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43" w:author="Sumit Pabbi" w:date="2015-04-13T20:14:00Z"/>
          <w:rFonts w:ascii="Arial" w:hAnsi="Arial" w:cs="Arial"/>
          <w:noProof/>
        </w:rPr>
      </w:pPr>
      <w:ins w:id="24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"_Toc416719459"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_Toc416719459 \h </w:instrText>
        </w:r>
      </w:ins>
      <w:r w:rsidRPr="00C72BB6">
        <w:rPr>
          <w:rFonts w:ascii="Arial" w:hAnsi="Arial" w:cs="Arial"/>
          <w:noProof/>
          <w:webHidden/>
        </w:rPr>
      </w:r>
      <w:r w:rsidRPr="00C72BB6">
        <w:rPr>
          <w:rFonts w:ascii="Arial" w:hAnsi="Arial" w:cs="Arial"/>
          <w:noProof/>
          <w:webHidden/>
        </w:rPr>
        <w:fldChar w:fldCharType="separate"/>
      </w:r>
      <w:ins w:id="245"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46" w:author="Sumit Pabbi" w:date="2015-04-13T20:14:00Z"/>
          <w:rFonts w:ascii="Arial" w:hAnsi="Arial" w:cs="Arial"/>
          <w:noProof/>
        </w:rPr>
      </w:pPr>
      <w:ins w:id="24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8.2</w:t>
        </w:r>
        <w:r w:rsidR="00C72BB6" w:rsidRPr="00C72BB6">
          <w:rPr>
            <w:rFonts w:ascii="Arial" w:hAnsi="Arial" w:cs="Arial"/>
            <w:noProof/>
          </w:rPr>
          <w:tab/>
        </w:r>
        <w:r w:rsidR="00C72BB6" w:rsidRPr="00C72BB6">
          <w:rPr>
            <w:rStyle w:val="Hyperlink"/>
            <w:rFonts w:ascii="Arial" w:hAnsi="Arial" w:cs="Arial"/>
            <w:noProof/>
          </w:rPr>
          <w:t>Events Consumed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_Toc416719460 \h </w:instrText>
        </w:r>
      </w:ins>
      <w:r w:rsidRPr="00C72BB6">
        <w:rPr>
          <w:rFonts w:ascii="Arial" w:hAnsi="Arial" w:cs="Arial"/>
          <w:noProof/>
          <w:webHidden/>
        </w:rPr>
      </w:r>
      <w:r w:rsidRPr="00C72BB6">
        <w:rPr>
          <w:rFonts w:ascii="Arial" w:hAnsi="Arial" w:cs="Arial"/>
          <w:noProof/>
          <w:webHidden/>
        </w:rPr>
        <w:fldChar w:fldCharType="separate"/>
      </w:r>
      <w:ins w:id="248"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49" w:author="Sumit Pabbi" w:date="2015-04-13T20:14:00Z"/>
          <w:rFonts w:ascii="Arial" w:hAnsi="Arial" w:cs="Arial"/>
          <w:noProof/>
        </w:rPr>
      </w:pPr>
      <w:ins w:id="25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8.2.1</w:t>
        </w:r>
        <w:r w:rsidR="00C72BB6" w:rsidRPr="00C72BB6">
          <w:rPr>
            <w:rFonts w:ascii="Arial" w:hAnsi="Arial" w:cs="Arial"/>
            <w:noProof/>
          </w:rPr>
          <w:tab/>
        </w:r>
        <w:r w:rsidR="00C72BB6" w:rsidRPr="00C72BB6">
          <w:rPr>
            <w:rStyle w:val="Hyperlink"/>
            <w:rFonts w:ascii="Arial" w:hAnsi="Arial" w:cs="Arial"/>
            <w:noProof/>
          </w:rPr>
          <w:t>FLW CSV Upload Successful</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_Toc416719461 \h </w:instrText>
        </w:r>
      </w:ins>
      <w:r w:rsidRPr="00C72BB6">
        <w:rPr>
          <w:rFonts w:ascii="Arial" w:hAnsi="Arial" w:cs="Arial"/>
          <w:noProof/>
          <w:webHidden/>
        </w:rPr>
      </w:r>
      <w:r w:rsidRPr="00C72BB6">
        <w:rPr>
          <w:rFonts w:ascii="Arial" w:hAnsi="Arial" w:cs="Arial"/>
          <w:noProof/>
          <w:webHidden/>
        </w:rPr>
        <w:fldChar w:fldCharType="separate"/>
      </w:r>
      <w:ins w:id="251" w:author="Sumit Pabbi" w:date="2015-04-13T20:14:00Z">
        <w:r w:rsidR="00C72BB6" w:rsidRPr="00C72BB6">
          <w:rPr>
            <w:rFonts w:ascii="Arial" w:hAnsi="Arial" w:cs="Arial"/>
            <w:noProof/>
            <w:webHidden/>
          </w:rPr>
          <w:t>74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52" w:author="Sumit Pabbi" w:date="2015-04-13T20:14:00Z"/>
          <w:rFonts w:ascii="Arial" w:hAnsi="Arial" w:cs="Arial"/>
          <w:noProof/>
        </w:rPr>
      </w:pPr>
      <w:ins w:id="25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8.2.2</w:t>
        </w:r>
        <w:r w:rsidR="00C72BB6" w:rsidRPr="00C72BB6">
          <w:rPr>
            <w:rFonts w:ascii="Arial" w:hAnsi="Arial" w:cs="Arial"/>
            <w:noProof/>
          </w:rPr>
          <w:tab/>
        </w:r>
        <w:r w:rsidR="00C72BB6" w:rsidRPr="00C72BB6">
          <w:rPr>
            <w:rStyle w:val="Hyperlink"/>
            <w:rFonts w:ascii="Arial" w:hAnsi="Arial" w:cs="Arial"/>
            <w:noProof/>
          </w:rPr>
          <w:t>FLW Whitelist CSV Upload Successful</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_Toc416719462 \h </w:instrText>
        </w:r>
      </w:ins>
      <w:r w:rsidRPr="00C72BB6">
        <w:rPr>
          <w:rFonts w:ascii="Arial" w:hAnsi="Arial" w:cs="Arial"/>
          <w:noProof/>
          <w:webHidden/>
        </w:rPr>
      </w:r>
      <w:r w:rsidRPr="00C72BB6">
        <w:rPr>
          <w:rFonts w:ascii="Arial" w:hAnsi="Arial" w:cs="Arial"/>
          <w:noProof/>
          <w:webHidden/>
        </w:rPr>
        <w:fldChar w:fldCharType="separate"/>
      </w:r>
      <w:ins w:id="254" w:author="Sumit Pabbi" w:date="2015-04-13T20:14:00Z">
        <w:r w:rsidR="00C72BB6" w:rsidRPr="00C72BB6">
          <w:rPr>
            <w:rFonts w:ascii="Arial" w:hAnsi="Arial" w:cs="Arial"/>
            <w:noProof/>
            <w:webHidden/>
          </w:rPr>
          <w:t>76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55" w:author="Sumit Pabbi" w:date="2015-04-13T20:14:00Z"/>
          <w:rFonts w:ascii="Arial" w:hAnsi="Arial" w:cs="Arial"/>
          <w:noProof/>
        </w:rPr>
      </w:pPr>
      <w:ins w:id="25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w:t>
        </w:r>
        <w:r w:rsidR="00C72BB6" w:rsidRPr="00C72BB6">
          <w:rPr>
            <w:rFonts w:ascii="Arial" w:hAnsi="Arial" w:cs="Arial"/>
            <w:noProof/>
          </w:rPr>
          <w:tab/>
        </w:r>
        <w:r w:rsidR="00C72BB6" w:rsidRPr="00C72BB6">
          <w:rPr>
            <w:rStyle w:val="Hyperlink"/>
            <w:rFonts w:ascii="Arial" w:hAnsi="Arial" w:cs="Arial"/>
            <w:noProof/>
          </w:rPr>
          <w:t>Services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_Toc416719465 \h </w:instrText>
        </w:r>
      </w:ins>
      <w:r w:rsidRPr="00C72BB6">
        <w:rPr>
          <w:rFonts w:ascii="Arial" w:hAnsi="Arial" w:cs="Arial"/>
          <w:noProof/>
          <w:webHidden/>
        </w:rPr>
      </w:r>
      <w:r w:rsidRPr="00C72BB6">
        <w:rPr>
          <w:rFonts w:ascii="Arial" w:hAnsi="Arial" w:cs="Arial"/>
          <w:noProof/>
          <w:webHidden/>
        </w:rPr>
        <w:fldChar w:fldCharType="separate"/>
      </w:r>
      <w:ins w:id="257" w:author="Sumit Pabbi" w:date="2015-04-13T20:14:00Z">
        <w:r w:rsidR="00C72BB6" w:rsidRPr="00C72BB6">
          <w:rPr>
            <w:rFonts w:ascii="Arial" w:hAnsi="Arial" w:cs="Arial"/>
            <w:noProof/>
            <w:webHidden/>
          </w:rPr>
          <w:t>76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58" w:author="Sumit Pabbi" w:date="2015-04-13T20:14:00Z"/>
          <w:rFonts w:ascii="Arial" w:hAnsi="Arial" w:cs="Arial"/>
          <w:noProof/>
        </w:rPr>
      </w:pPr>
      <w:ins w:id="25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8.3.1</w:t>
        </w:r>
        <w:r w:rsidR="00C72BB6" w:rsidRPr="00C72BB6">
          <w:rPr>
            <w:rFonts w:ascii="Arial" w:hAnsi="Arial" w:cs="Arial"/>
            <w:noProof/>
          </w:rPr>
          <w:tab/>
        </w:r>
        <w:r w:rsidR="00C72BB6" w:rsidRPr="00C72BB6">
          <w:rPr>
            <w:rStyle w:val="Hyperlink"/>
            <w:rFonts w:ascii="Arial" w:hAnsi="Arial" w:cs="Arial"/>
            <w:noProof/>
          </w:rPr>
          <w:t>Process User Details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_Toc416719466 \h </w:instrText>
        </w:r>
      </w:ins>
      <w:r w:rsidRPr="00C72BB6">
        <w:rPr>
          <w:rFonts w:ascii="Arial" w:hAnsi="Arial" w:cs="Arial"/>
          <w:noProof/>
          <w:webHidden/>
        </w:rPr>
      </w:r>
      <w:r w:rsidRPr="00C72BB6">
        <w:rPr>
          <w:rFonts w:ascii="Arial" w:hAnsi="Arial" w:cs="Arial"/>
          <w:noProof/>
          <w:webHidden/>
        </w:rPr>
        <w:fldChar w:fldCharType="separate"/>
      </w:r>
      <w:ins w:id="260" w:author="Sumit Pabbi" w:date="2015-04-13T20:14:00Z">
        <w:r w:rsidR="00C72BB6" w:rsidRPr="00C72BB6">
          <w:rPr>
            <w:rFonts w:ascii="Arial" w:hAnsi="Arial" w:cs="Arial"/>
            <w:noProof/>
            <w:webHidden/>
          </w:rPr>
          <w:t>76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880"/>
          <w:tab w:val="right" w:leader="dot" w:pos="9620"/>
        </w:tabs>
        <w:rPr>
          <w:ins w:id="261" w:author="Sumit Pabbi" w:date="2015-04-13T20:14:00Z"/>
          <w:rFonts w:ascii="Arial" w:hAnsi="Arial" w:cs="Arial"/>
          <w:noProof/>
        </w:rPr>
      </w:pPr>
      <w:ins w:id="26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Fonts w:ascii="Arial" w:hAnsi="Arial" w:cs="Arial"/>
            <w:noProof/>
          </w:rPr>
          <w:tab/>
        </w:r>
        <w:r w:rsidR="00C72BB6" w:rsidRPr="00C72BB6">
          <w:rPr>
            <w:rStyle w:val="Hyperlink"/>
            <w:rFonts w:ascii="Arial" w:hAnsi="Arial" w:cs="Arial"/>
            <w:noProof/>
          </w:rPr>
          <w:t>The FLW State is set to ANONYMOUS-FLW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_Toc416719467 \h </w:instrText>
        </w:r>
      </w:ins>
      <w:r w:rsidRPr="00C72BB6">
        <w:rPr>
          <w:rFonts w:ascii="Arial" w:hAnsi="Arial" w:cs="Arial"/>
          <w:noProof/>
          <w:webHidden/>
        </w:rPr>
      </w:r>
      <w:r w:rsidRPr="00C72BB6">
        <w:rPr>
          <w:rFonts w:ascii="Arial" w:hAnsi="Arial" w:cs="Arial"/>
          <w:noProof/>
          <w:webHidden/>
        </w:rPr>
        <w:fldChar w:fldCharType="separate"/>
      </w:r>
      <w:ins w:id="263" w:author="Sumit Pabbi" w:date="2015-04-13T20:14:00Z">
        <w:r w:rsidR="00C72BB6" w:rsidRPr="00C72BB6">
          <w:rPr>
            <w:rFonts w:ascii="Arial" w:hAnsi="Arial" w:cs="Arial"/>
            <w:noProof/>
            <w:webHidden/>
          </w:rPr>
          <w:t>81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64" w:author="Sumit Pabbi" w:date="2015-04-13T20:14:00Z"/>
          <w:rFonts w:ascii="Arial" w:hAnsi="Arial" w:cs="Arial"/>
          <w:noProof/>
        </w:rPr>
      </w:pPr>
      <w:ins w:id="26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8.3.2</w:t>
        </w:r>
        <w:r w:rsidR="00C72BB6" w:rsidRPr="00C72BB6">
          <w:rPr>
            <w:rFonts w:ascii="Arial" w:hAnsi="Arial" w:cs="Arial"/>
            <w:noProof/>
          </w:rPr>
          <w:tab/>
        </w:r>
        <w:r w:rsidR="00C72BB6" w:rsidRPr="00C72BB6">
          <w:rPr>
            <w:rStyle w:val="Hyperlink"/>
            <w:rFonts w:ascii="Arial" w:hAnsi="Arial" w:cs="Arial"/>
            <w:noProof/>
          </w:rPr>
          <w:t>Update Language Location Code given the MSISDN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_Toc416719468 \h </w:instrText>
        </w:r>
      </w:ins>
      <w:r w:rsidRPr="00C72BB6">
        <w:rPr>
          <w:rFonts w:ascii="Arial" w:hAnsi="Arial" w:cs="Arial"/>
          <w:noProof/>
          <w:webHidden/>
        </w:rPr>
      </w:r>
      <w:r w:rsidRPr="00C72BB6">
        <w:rPr>
          <w:rFonts w:ascii="Arial" w:hAnsi="Arial" w:cs="Arial"/>
          <w:noProof/>
          <w:webHidden/>
        </w:rPr>
        <w:fldChar w:fldCharType="separate"/>
      </w:r>
      <w:ins w:id="266" w:author="Sumit Pabbi" w:date="2015-04-13T20:14:00Z">
        <w:r w:rsidR="00C72BB6" w:rsidRPr="00C72BB6">
          <w:rPr>
            <w:rFonts w:ascii="Arial" w:hAnsi="Arial" w:cs="Arial"/>
            <w:noProof/>
            <w:webHidden/>
          </w:rPr>
          <w:t>81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67" w:author="Sumit Pabbi" w:date="2015-04-13T20:14:00Z"/>
          <w:rFonts w:ascii="Arial" w:hAnsi="Arial" w:cs="Arial"/>
          <w:noProof/>
        </w:rPr>
      </w:pPr>
      <w:ins w:id="26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"_Toc416719469"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8.3.3</w:t>
        </w:r>
        <w:r w:rsidR="00C72BB6" w:rsidRPr="00C72BB6">
          <w:rPr>
            <w:rFonts w:ascii="Arial" w:hAnsi="Arial" w:cs="Arial"/>
            <w:noProof/>
          </w:rPr>
          <w:tab/>
        </w:r>
        <w:r w:rsidR="00C72BB6" w:rsidRPr="00C72BB6">
          <w:rPr>
            <w:rStyle w:val="Hyperlink"/>
            <w:rFonts w:ascii="Arial" w:hAnsi="Arial" w:cs="Arial"/>
            <w:noProof/>
          </w:rPr>
          <w:t>Validate Operator</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_Toc416719469 \h </w:instrText>
        </w:r>
      </w:ins>
      <w:r w:rsidRPr="00C72BB6">
        <w:rPr>
          <w:rFonts w:ascii="Arial" w:hAnsi="Arial" w:cs="Arial"/>
          <w:noProof/>
          <w:webHidden/>
        </w:rPr>
      </w:r>
      <w:r w:rsidRPr="00C72BB6">
        <w:rPr>
          <w:rFonts w:ascii="Arial" w:hAnsi="Arial" w:cs="Arial"/>
          <w:noProof/>
          <w:webHidden/>
        </w:rPr>
        <w:fldChar w:fldCharType="separate"/>
      </w:r>
      <w:ins w:id="269" w:author="Sumit Pabbi" w:date="2015-04-13T20:14:00Z">
        <w:r w:rsidR="00C72BB6" w:rsidRPr="00C72BB6">
          <w:rPr>
            <w:rFonts w:ascii="Arial" w:hAnsi="Arial" w:cs="Arial"/>
            <w:noProof/>
            <w:webHidden/>
          </w:rPr>
          <w:t>81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440"/>
          <w:tab w:val="right" w:leader="dot" w:pos="9620"/>
        </w:tabs>
        <w:rPr>
          <w:ins w:id="270" w:author="Sumit Pabbi" w:date="2015-04-13T20:14:00Z"/>
          <w:rFonts w:ascii="Arial" w:hAnsi="Arial" w:cs="Arial"/>
          <w:noProof/>
        </w:rPr>
      </w:pPr>
      <w:ins w:id="27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w:t>
        </w:r>
        <w:r w:rsidR="00C72BB6" w:rsidRPr="00C72BB6">
          <w:rPr>
            <w:rFonts w:ascii="Arial" w:hAnsi="Arial" w:cs="Arial"/>
            <w:noProof/>
          </w:rPr>
          <w:tab/>
        </w:r>
        <w:r w:rsidR="00C72BB6" w:rsidRPr="00C72BB6">
          <w:rPr>
            <w:rStyle w:val="Hyperlink"/>
            <w:rFonts w:ascii="Arial" w:hAnsi="Arial" w:cs="Arial"/>
            <w:noProof/>
          </w:rPr>
          <w:t>Utility Module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_Toc416719470 \h </w:instrText>
        </w:r>
      </w:ins>
      <w:r w:rsidRPr="00C72BB6">
        <w:rPr>
          <w:rFonts w:ascii="Arial" w:hAnsi="Arial" w:cs="Arial"/>
          <w:noProof/>
          <w:webHidden/>
        </w:rPr>
      </w:r>
      <w:r w:rsidRPr="00C72BB6">
        <w:rPr>
          <w:rFonts w:ascii="Arial" w:hAnsi="Arial" w:cs="Arial"/>
          <w:noProof/>
          <w:webHidden/>
        </w:rPr>
        <w:fldChar w:fldCharType="separate"/>
      </w:r>
      <w:ins w:id="272"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73" w:author="Sumit Pabbi" w:date="2015-04-13T20:14:00Z"/>
          <w:rFonts w:ascii="Arial" w:hAnsi="Arial" w:cs="Arial"/>
          <w:noProof/>
        </w:rPr>
      </w:pPr>
      <w:ins w:id="27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9.1</w:t>
        </w:r>
        <w:r w:rsidR="00C72BB6" w:rsidRPr="00C72BB6">
          <w:rPr>
            <w:rFonts w:ascii="Arial" w:hAnsi="Arial" w:cs="Arial"/>
            <w:noProof/>
          </w:rPr>
          <w:tab/>
        </w:r>
        <w:r w:rsidR="00C72BB6" w:rsidRPr="00C72BB6">
          <w:rPr>
            <w:rStyle w:val="Hyperlink"/>
            <w:rFonts w:ascii="Arial" w:hAnsi="Arial" w:cs="Arial"/>
            <w:noProof/>
          </w:rPr>
          <w:t>Overview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_Toc416719471 \h </w:instrText>
        </w:r>
      </w:ins>
      <w:r w:rsidRPr="00C72BB6">
        <w:rPr>
          <w:rFonts w:ascii="Arial" w:hAnsi="Arial" w:cs="Arial"/>
          <w:noProof/>
          <w:webHidden/>
        </w:rPr>
      </w:r>
      <w:r w:rsidRPr="00C72BB6">
        <w:rPr>
          <w:rFonts w:ascii="Arial" w:hAnsi="Arial" w:cs="Arial"/>
          <w:noProof/>
          <w:webHidden/>
        </w:rPr>
        <w:fldChar w:fldCharType="separate"/>
      </w:r>
      <w:ins w:id="275"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76" w:author="Sumit Pabbi" w:date="2015-04-13T20:14:00Z"/>
          <w:rFonts w:ascii="Arial" w:hAnsi="Arial" w:cs="Arial"/>
          <w:noProof/>
        </w:rPr>
      </w:pPr>
      <w:ins w:id="27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9.2</w:t>
        </w:r>
        <w:r w:rsidR="00C72BB6" w:rsidRPr="00C72BB6">
          <w:rPr>
            <w:rFonts w:ascii="Arial" w:hAnsi="Arial" w:cs="Arial"/>
            <w:noProof/>
          </w:rPr>
          <w:tab/>
        </w:r>
        <w:r w:rsidR="00C72BB6" w:rsidRPr="00C72BB6">
          <w:rPr>
            <w:rStyle w:val="Hyperlink"/>
            <w:rFonts w:ascii="Arial" w:hAnsi="Arial" w:cs="Arial"/>
            <w:noProof/>
          </w:rPr>
          <w:t>Services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_Toc416719472 \h </w:instrText>
        </w:r>
      </w:ins>
      <w:r w:rsidRPr="00C72BB6">
        <w:rPr>
          <w:rFonts w:ascii="Arial" w:hAnsi="Arial" w:cs="Arial"/>
          <w:noProof/>
          <w:webHidden/>
        </w:rPr>
      </w:r>
      <w:r w:rsidRPr="00C72BB6">
        <w:rPr>
          <w:rFonts w:ascii="Arial" w:hAnsi="Arial" w:cs="Arial"/>
          <w:noProof/>
          <w:webHidden/>
        </w:rPr>
        <w:fldChar w:fldCharType="separate"/>
      </w:r>
      <w:ins w:id="278"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79" w:author="Sumit Pabbi" w:date="2015-04-13T20:14:00Z"/>
          <w:rFonts w:ascii="Arial" w:hAnsi="Arial" w:cs="Arial"/>
          <w:noProof/>
        </w:rPr>
      </w:pPr>
      <w:ins w:id="28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9.2.1</w:t>
        </w:r>
        <w:r w:rsidR="00C72BB6" w:rsidRPr="00C72BB6">
          <w:rPr>
            <w:rFonts w:ascii="Arial" w:hAnsi="Arial" w:cs="Arial"/>
            <w:noProof/>
          </w:rPr>
          <w:tab/>
        </w:r>
        <w:r w:rsidR="00C72BB6" w:rsidRPr="00C72BB6">
          <w:rPr>
            <w:rStyle w:val="Hyperlink"/>
            <w:rFonts w:ascii="Arial" w:hAnsi="Arial" w:cs="Arial"/>
            <w:noProof/>
          </w:rPr>
          <w:t>Bulk Upload Log Service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_Toc416719473 \h </w:instrText>
        </w:r>
      </w:ins>
      <w:r w:rsidRPr="00C72BB6">
        <w:rPr>
          <w:rFonts w:ascii="Arial" w:hAnsi="Arial" w:cs="Arial"/>
          <w:noProof/>
          <w:webHidden/>
        </w:rPr>
      </w:r>
      <w:r w:rsidRPr="00C72BB6">
        <w:rPr>
          <w:rFonts w:ascii="Arial" w:hAnsi="Arial" w:cs="Arial"/>
          <w:noProof/>
          <w:webHidden/>
        </w:rPr>
        <w:fldChar w:fldCharType="separate"/>
      </w:r>
      <w:ins w:id="281" w:author="Sumit Pabbi" w:date="2015-04-13T20:14:00Z">
        <w:r w:rsidR="00C72BB6" w:rsidRPr="00C72BB6">
          <w:rPr>
            <w:rFonts w:ascii="Arial" w:hAnsi="Arial" w:cs="Arial"/>
            <w:noProof/>
            <w:webHidden/>
          </w:rPr>
          <w:t>82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82" w:author="Sumit Pabbi" w:date="2015-04-13T20:14:00Z"/>
          <w:rFonts w:ascii="Arial" w:hAnsi="Arial" w:cs="Arial"/>
          <w:noProof/>
        </w:rPr>
      </w:pPr>
      <w:ins w:id="28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9.2.2</w:t>
        </w:r>
        <w:r w:rsidR="00C72BB6" w:rsidRPr="00C72BB6">
          <w:rPr>
            <w:rFonts w:ascii="Arial" w:hAnsi="Arial" w:cs="Arial"/>
            <w:noProof/>
          </w:rPr>
          <w:tab/>
        </w:r>
        <w:r w:rsidR="00C72BB6" w:rsidRPr="00C72BB6">
          <w:rPr>
            <w:rStyle w:val="Hyperlink"/>
            <w:rFonts w:ascii="Arial" w:hAnsi="Arial" w:cs="Arial"/>
            <w:noProof/>
          </w:rPr>
          <w:t>CSV Data Validation and Parsing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_Toc416719474 \h </w:instrText>
        </w:r>
      </w:ins>
      <w:r w:rsidRPr="00C72BB6">
        <w:rPr>
          <w:rFonts w:ascii="Arial" w:hAnsi="Arial" w:cs="Arial"/>
          <w:noProof/>
          <w:webHidden/>
        </w:rPr>
      </w:r>
      <w:r w:rsidRPr="00C72BB6">
        <w:rPr>
          <w:rFonts w:ascii="Arial" w:hAnsi="Arial" w:cs="Arial"/>
          <w:noProof/>
          <w:webHidden/>
        </w:rPr>
        <w:fldChar w:fldCharType="separate"/>
      </w:r>
      <w:ins w:id="284" w:author="Sumit Pabbi" w:date="2015-04-13T20:14:00Z">
        <w:r w:rsidR="00C72BB6" w:rsidRPr="00C72BB6">
          <w:rPr>
            <w:rFonts w:ascii="Arial" w:hAnsi="Arial" w:cs="Arial"/>
            <w:noProof/>
            <w:webHidden/>
          </w:rPr>
          <w:t>83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285" w:author="Sumit Pabbi" w:date="2015-04-13T20:14:00Z"/>
          <w:rFonts w:ascii="Arial" w:hAnsi="Arial" w:cs="Arial"/>
          <w:noProof/>
        </w:rPr>
      </w:pPr>
      <w:ins w:id="28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w:t>
        </w:r>
        <w:r w:rsidR="00C72BB6" w:rsidRPr="00C72BB6">
          <w:rPr>
            <w:rFonts w:ascii="Arial" w:hAnsi="Arial" w:cs="Arial"/>
            <w:noProof/>
          </w:rPr>
          <w:tab/>
        </w:r>
        <w:r w:rsidR="00C72BB6" w:rsidRPr="00C72BB6">
          <w:rPr>
            <w:rStyle w:val="Hyperlink"/>
            <w:rFonts w:ascii="Arial" w:hAnsi="Arial" w:cs="Arial"/>
            <w:noProof/>
          </w:rPr>
          <w:t>Database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_Toc416719475 \h </w:instrText>
        </w:r>
      </w:ins>
      <w:r w:rsidRPr="00C72BB6">
        <w:rPr>
          <w:rFonts w:ascii="Arial" w:hAnsi="Arial" w:cs="Arial"/>
          <w:noProof/>
          <w:webHidden/>
        </w:rPr>
      </w:r>
      <w:r w:rsidRPr="00C72BB6">
        <w:rPr>
          <w:rFonts w:ascii="Arial" w:hAnsi="Arial" w:cs="Arial"/>
          <w:noProof/>
          <w:webHidden/>
        </w:rPr>
        <w:fldChar w:fldCharType="separate"/>
      </w:r>
      <w:ins w:id="287" w:author="Sumit Pabbi" w:date="2015-04-13T20:14:00Z">
        <w:r w:rsidR="00C72BB6" w:rsidRPr="00C72BB6">
          <w:rPr>
            <w:rFonts w:ascii="Arial" w:hAnsi="Arial" w:cs="Arial"/>
            <w:noProof/>
            <w:webHidden/>
          </w:rPr>
          <w:t>85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288" w:author="Sumit Pabbi" w:date="2015-04-13T20:14:00Z"/>
          <w:rFonts w:ascii="Arial" w:hAnsi="Arial" w:cs="Arial"/>
          <w:noProof/>
        </w:rPr>
      </w:pPr>
      <w:ins w:id="289"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w:t>
        </w:r>
        <w:r w:rsidR="00C72BB6" w:rsidRPr="00C72BB6">
          <w:rPr>
            <w:rFonts w:ascii="Arial" w:hAnsi="Arial" w:cs="Arial"/>
            <w:noProof/>
          </w:rPr>
          <w:tab/>
        </w:r>
        <w:r w:rsidR="00C72BB6" w:rsidRPr="00C72BB6">
          <w:rPr>
            <w:rStyle w:val="Hyperlink"/>
            <w:rFonts w:ascii="Arial" w:hAnsi="Arial" w:cs="Arial"/>
            <w:noProof/>
          </w:rPr>
          <w:t>MA, MK, Kilkari Service Database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_Toc416719476 \h </w:instrText>
        </w:r>
      </w:ins>
      <w:r w:rsidRPr="00C72BB6">
        <w:rPr>
          <w:rFonts w:ascii="Arial" w:hAnsi="Arial" w:cs="Arial"/>
          <w:noProof/>
          <w:webHidden/>
        </w:rPr>
      </w:r>
      <w:r w:rsidRPr="00C72BB6">
        <w:rPr>
          <w:rFonts w:ascii="Arial" w:hAnsi="Arial" w:cs="Arial"/>
          <w:noProof/>
          <w:webHidden/>
        </w:rPr>
        <w:fldChar w:fldCharType="separate"/>
      </w:r>
      <w:ins w:id="290" w:author="Sumit Pabbi" w:date="2015-04-13T20:14:00Z">
        <w:r w:rsidR="00C72BB6" w:rsidRPr="00C72BB6">
          <w:rPr>
            <w:rFonts w:ascii="Arial" w:hAnsi="Arial" w:cs="Arial"/>
            <w:noProof/>
            <w:webHidden/>
          </w:rPr>
          <w:t>85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1" w:author="Sumit Pabbi" w:date="2015-04-13T20:14:00Z"/>
          <w:rFonts w:ascii="Arial" w:hAnsi="Arial" w:cs="Arial"/>
          <w:noProof/>
        </w:rPr>
      </w:pPr>
      <w:ins w:id="29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10.1.1</w:t>
        </w:r>
        <w:r w:rsidR="00C72BB6" w:rsidRPr="00C72BB6">
          <w:rPr>
            <w:rFonts w:ascii="Arial" w:hAnsi="Arial" w:cs="Arial"/>
            <w:noProof/>
          </w:rPr>
          <w:tab/>
        </w:r>
        <w:r w:rsidR="00C72BB6" w:rsidRPr="00C72BB6">
          <w:rPr>
            <w:rStyle w:val="Hyperlink"/>
            <w:rFonts w:ascii="Arial" w:hAnsi="Arial" w:cs="Arial"/>
            <w:noProof/>
          </w:rPr>
          <w:t>Master Location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_Toc416719477 \h </w:instrText>
        </w:r>
      </w:ins>
      <w:r w:rsidRPr="00C72BB6">
        <w:rPr>
          <w:rFonts w:ascii="Arial" w:hAnsi="Arial" w:cs="Arial"/>
          <w:noProof/>
          <w:webHidden/>
        </w:rPr>
      </w:r>
      <w:r w:rsidRPr="00C72BB6">
        <w:rPr>
          <w:rFonts w:ascii="Arial" w:hAnsi="Arial" w:cs="Arial"/>
          <w:noProof/>
          <w:webHidden/>
        </w:rPr>
        <w:fldChar w:fldCharType="separate"/>
      </w:r>
      <w:ins w:id="293" w:author="Sumit Pabbi" w:date="2015-04-13T20:14:00Z">
        <w:r w:rsidR="00C72BB6" w:rsidRPr="00C72BB6">
          <w:rPr>
            <w:rFonts w:ascii="Arial" w:hAnsi="Arial" w:cs="Arial"/>
            <w:noProof/>
            <w:webHidden/>
          </w:rPr>
          <w:t>85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4" w:author="Sumit Pabbi" w:date="2015-04-13T20:14:00Z"/>
          <w:rFonts w:ascii="Arial" w:hAnsi="Arial" w:cs="Arial"/>
          <w:noProof/>
        </w:rPr>
      </w:pPr>
      <w:ins w:id="29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10.1.2</w:t>
        </w:r>
        <w:r w:rsidR="00C72BB6" w:rsidRPr="00C72BB6">
          <w:rPr>
            <w:rFonts w:ascii="Arial" w:hAnsi="Arial" w:cs="Arial"/>
            <w:noProof/>
          </w:rPr>
          <w:tab/>
        </w:r>
        <w:r w:rsidR="00C72BB6" w:rsidRPr="00C72BB6">
          <w:rPr>
            <w:rStyle w:val="Hyperlink"/>
            <w:rFonts w:ascii="Arial" w:hAnsi="Arial" w:cs="Arial"/>
            <w:noProof/>
          </w:rPr>
          <w:t>Location – Circle – Language Mapping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_Toc416719478 \h </w:instrText>
        </w:r>
      </w:ins>
      <w:r w:rsidRPr="00C72BB6">
        <w:rPr>
          <w:rFonts w:ascii="Arial" w:hAnsi="Arial" w:cs="Arial"/>
          <w:noProof/>
          <w:webHidden/>
        </w:rPr>
      </w:r>
      <w:r w:rsidRPr="00C72BB6">
        <w:rPr>
          <w:rFonts w:ascii="Arial" w:hAnsi="Arial" w:cs="Arial"/>
          <w:noProof/>
          <w:webHidden/>
        </w:rPr>
        <w:fldChar w:fldCharType="separate"/>
      </w:r>
      <w:ins w:id="296" w:author="Sumit Pabbi" w:date="2015-04-13T20:14:00Z">
        <w:r w:rsidR="00C72BB6" w:rsidRPr="00C72BB6">
          <w:rPr>
            <w:rFonts w:ascii="Arial" w:hAnsi="Arial" w:cs="Arial"/>
            <w:noProof/>
            <w:webHidden/>
          </w:rPr>
          <w:t>87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297" w:author="Sumit Pabbi" w:date="2015-04-13T20:14:00Z"/>
          <w:rFonts w:ascii="Arial" w:hAnsi="Arial" w:cs="Arial"/>
          <w:noProof/>
        </w:rPr>
      </w:pPr>
      <w:ins w:id="29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"_Toc416719479"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10.1.3</w:t>
        </w:r>
        <w:r w:rsidR="00C72BB6" w:rsidRPr="00C72BB6">
          <w:rPr>
            <w:rFonts w:ascii="Arial" w:hAnsi="Arial" w:cs="Arial"/>
            <w:noProof/>
          </w:rPr>
          <w:tab/>
        </w:r>
        <w:r w:rsidR="00C72BB6" w:rsidRPr="00C72BB6">
          <w:rPr>
            <w:rStyle w:val="Hyperlink"/>
            <w:rFonts w:ascii="Arial" w:hAnsi="Arial" w:cs="Arial"/>
            <w:noProof/>
          </w:rPr>
          <w:t>FLW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_Toc416719479 \h </w:instrText>
        </w:r>
      </w:ins>
      <w:r w:rsidRPr="00C72BB6">
        <w:rPr>
          <w:rFonts w:ascii="Arial" w:hAnsi="Arial" w:cs="Arial"/>
          <w:noProof/>
          <w:webHidden/>
        </w:rPr>
      </w:r>
      <w:r w:rsidRPr="00C72BB6">
        <w:rPr>
          <w:rFonts w:ascii="Arial" w:hAnsi="Arial" w:cs="Arial"/>
          <w:noProof/>
          <w:webHidden/>
        </w:rPr>
        <w:fldChar w:fldCharType="separate"/>
      </w:r>
      <w:ins w:id="299" w:author="Sumit Pabbi" w:date="2015-04-13T20:14:00Z">
        <w:r w:rsidR="00C72BB6" w:rsidRPr="00C72BB6">
          <w:rPr>
            <w:rFonts w:ascii="Arial" w:hAnsi="Arial" w:cs="Arial"/>
            <w:noProof/>
            <w:webHidden/>
          </w:rPr>
          <w:t>90</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0" w:author="Sumit Pabbi" w:date="2015-04-13T20:14:00Z"/>
          <w:rFonts w:ascii="Arial" w:hAnsi="Arial" w:cs="Arial"/>
          <w:noProof/>
        </w:rPr>
      </w:pPr>
      <w:ins w:id="30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10.1.4</w:t>
        </w:r>
        <w:r w:rsidR="00C72BB6" w:rsidRPr="00C72BB6">
          <w:rPr>
            <w:rFonts w:ascii="Arial" w:hAnsi="Arial" w:cs="Arial"/>
            <w:noProof/>
          </w:rPr>
          <w:tab/>
        </w:r>
        <w:r w:rsidR="00C72BB6" w:rsidRPr="00C72BB6">
          <w:rPr>
            <w:rStyle w:val="Hyperlink"/>
            <w:rFonts w:ascii="Arial" w:hAnsi="Arial" w:cs="Arial"/>
            <w:noProof/>
          </w:rPr>
          <w:t>WhiteListUsers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_Toc416719480 \h </w:instrText>
        </w:r>
      </w:ins>
      <w:r w:rsidRPr="00C72BB6">
        <w:rPr>
          <w:rFonts w:ascii="Arial" w:hAnsi="Arial" w:cs="Arial"/>
          <w:noProof/>
          <w:webHidden/>
        </w:rPr>
      </w:r>
      <w:r w:rsidRPr="00C72BB6">
        <w:rPr>
          <w:rFonts w:ascii="Arial" w:hAnsi="Arial" w:cs="Arial"/>
          <w:noProof/>
          <w:webHidden/>
        </w:rPr>
        <w:fldChar w:fldCharType="separate"/>
      </w:r>
      <w:ins w:id="302" w:author="Sumit Pabbi" w:date="2015-04-13T20:14:00Z">
        <w:r w:rsidR="00C72BB6" w:rsidRPr="00C72BB6">
          <w:rPr>
            <w:rFonts w:ascii="Arial" w:hAnsi="Arial" w:cs="Arial"/>
            <w:noProof/>
            <w:webHidden/>
          </w:rPr>
          <w:t>91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3" w:author="Sumit Pabbi" w:date="2015-04-13T20:14:00Z"/>
          <w:rFonts w:ascii="Arial" w:hAnsi="Arial" w:cs="Arial"/>
          <w:noProof/>
        </w:rPr>
      </w:pPr>
      <w:ins w:id="30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10.1.5</w:t>
        </w:r>
        <w:r w:rsidR="00C72BB6" w:rsidRPr="00C72BB6">
          <w:rPr>
            <w:rFonts w:ascii="Arial" w:hAnsi="Arial" w:cs="Arial"/>
            <w:noProof/>
          </w:rPr>
          <w:tab/>
        </w:r>
        <w:r w:rsidR="00C72BB6" w:rsidRPr="00C72BB6">
          <w:rPr>
            <w:rStyle w:val="Hyperlink"/>
            <w:rFonts w:ascii="Arial" w:hAnsi="Arial" w:cs="Arial"/>
            <w:noProof/>
          </w:rPr>
          <w:t>Mobile Academy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_Toc416719482 \h </w:instrText>
        </w:r>
      </w:ins>
      <w:r w:rsidRPr="00C72BB6">
        <w:rPr>
          <w:rFonts w:ascii="Arial" w:hAnsi="Arial" w:cs="Arial"/>
          <w:noProof/>
          <w:webHidden/>
        </w:rPr>
      </w:r>
      <w:r w:rsidRPr="00C72BB6">
        <w:rPr>
          <w:rFonts w:ascii="Arial" w:hAnsi="Arial" w:cs="Arial"/>
          <w:noProof/>
          <w:webHidden/>
        </w:rPr>
        <w:fldChar w:fldCharType="separate"/>
      </w:r>
      <w:ins w:id="305" w:author="Sumit Pabbi" w:date="2015-04-13T20:14:00Z">
        <w:r w:rsidR="00C72BB6" w:rsidRPr="00C72BB6">
          <w:rPr>
            <w:rFonts w:ascii="Arial" w:hAnsi="Arial" w:cs="Arial"/>
            <w:noProof/>
            <w:webHidden/>
          </w:rPr>
          <w:t>92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6" w:author="Sumit Pabbi" w:date="2015-04-13T20:14:00Z"/>
          <w:rFonts w:ascii="Arial" w:hAnsi="Arial" w:cs="Arial"/>
          <w:noProof/>
        </w:rPr>
      </w:pPr>
      <w:ins w:id="30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10.1.6</w:t>
        </w:r>
        <w:r w:rsidR="00C72BB6" w:rsidRPr="00C72BB6">
          <w:rPr>
            <w:rFonts w:ascii="Arial" w:hAnsi="Arial" w:cs="Arial"/>
            <w:noProof/>
          </w:rPr>
          <w:tab/>
        </w:r>
        <w:r w:rsidR="00C72BB6" w:rsidRPr="00C72BB6">
          <w:rPr>
            <w:rStyle w:val="Hyperlink"/>
            <w:rFonts w:ascii="Arial" w:hAnsi="Arial" w:cs="Arial"/>
            <w:noProof/>
          </w:rPr>
          <w:t>Mobile Kunji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_Toc416719483 \h </w:instrText>
        </w:r>
      </w:ins>
      <w:r w:rsidRPr="00C72BB6">
        <w:rPr>
          <w:rFonts w:ascii="Arial" w:hAnsi="Arial" w:cs="Arial"/>
          <w:noProof/>
          <w:webHidden/>
        </w:rPr>
      </w:r>
      <w:r w:rsidRPr="00C72BB6">
        <w:rPr>
          <w:rFonts w:ascii="Arial" w:hAnsi="Arial" w:cs="Arial"/>
          <w:noProof/>
          <w:webHidden/>
        </w:rPr>
        <w:fldChar w:fldCharType="separate"/>
      </w:r>
      <w:ins w:id="308" w:author="Sumit Pabbi" w:date="2015-04-13T20:14:00Z">
        <w:r w:rsidR="00C72BB6" w:rsidRPr="00C72BB6">
          <w:rPr>
            <w:rFonts w:ascii="Arial" w:hAnsi="Arial" w:cs="Arial"/>
            <w:noProof/>
            <w:webHidden/>
          </w:rPr>
          <w:t>101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09" w:author="Sumit Pabbi" w:date="2015-04-13T20:14:00Z"/>
          <w:rFonts w:ascii="Arial" w:hAnsi="Arial" w:cs="Arial"/>
          <w:noProof/>
        </w:rPr>
      </w:pPr>
      <w:ins w:id="31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10.1.7</w:t>
        </w:r>
        <w:r w:rsidR="00C72BB6" w:rsidRPr="00C72BB6">
          <w:rPr>
            <w:rFonts w:ascii="Arial" w:hAnsi="Arial" w:cs="Arial"/>
            <w:noProof/>
          </w:rPr>
          <w:tab/>
        </w:r>
        <w:r w:rsidR="00C72BB6" w:rsidRPr="00C72BB6">
          <w:rPr>
            <w:rStyle w:val="Hyperlink"/>
            <w:rFonts w:ascii="Arial" w:hAnsi="Arial" w:cs="Arial"/>
            <w:noProof/>
          </w:rPr>
          <w:t>Kilkari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_Toc416719484 \h </w:instrText>
        </w:r>
      </w:ins>
      <w:r w:rsidRPr="00C72BB6">
        <w:rPr>
          <w:rFonts w:ascii="Arial" w:hAnsi="Arial" w:cs="Arial"/>
          <w:noProof/>
          <w:webHidden/>
        </w:rPr>
      </w:r>
      <w:r w:rsidRPr="00C72BB6">
        <w:rPr>
          <w:rFonts w:ascii="Arial" w:hAnsi="Arial" w:cs="Arial"/>
          <w:noProof/>
          <w:webHidden/>
        </w:rPr>
        <w:fldChar w:fldCharType="separate"/>
      </w:r>
      <w:ins w:id="311" w:author="Sumit Pabbi" w:date="2015-04-13T20:14:00Z">
        <w:r w:rsidR="00C72BB6" w:rsidRPr="00C72BB6">
          <w:rPr>
            <w:rFonts w:ascii="Arial" w:hAnsi="Arial" w:cs="Arial"/>
            <w:noProof/>
            <w:webHidden/>
          </w:rPr>
          <w:t>105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12" w:author="Sumit Pabbi" w:date="2015-04-13T20:14:00Z"/>
          <w:rFonts w:ascii="Arial" w:hAnsi="Arial" w:cs="Arial"/>
          <w:noProof/>
        </w:rPr>
      </w:pPr>
      <w:ins w:id="31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10.1.8</w:t>
        </w:r>
        <w:r w:rsidR="00C72BB6" w:rsidRPr="00C72BB6">
          <w:rPr>
            <w:rFonts w:ascii="Arial" w:hAnsi="Arial" w:cs="Arial"/>
            <w:noProof/>
          </w:rPr>
          <w:tab/>
        </w:r>
        <w:r w:rsidR="00C72BB6" w:rsidRPr="00C72BB6">
          <w:rPr>
            <w:rStyle w:val="Hyperlink"/>
            <w:rFonts w:ascii="Arial" w:hAnsi="Arial" w:cs="Arial"/>
            <w:noProof/>
          </w:rPr>
          <w:t>Utilities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_Toc416719485 \h </w:instrText>
        </w:r>
      </w:ins>
      <w:r w:rsidRPr="00C72BB6">
        <w:rPr>
          <w:rFonts w:ascii="Arial" w:hAnsi="Arial" w:cs="Arial"/>
          <w:noProof/>
          <w:webHidden/>
        </w:rPr>
      </w:r>
      <w:r w:rsidRPr="00C72BB6">
        <w:rPr>
          <w:rFonts w:ascii="Arial" w:hAnsi="Arial" w:cs="Arial"/>
          <w:noProof/>
          <w:webHidden/>
        </w:rPr>
        <w:fldChar w:fldCharType="separate"/>
      </w:r>
      <w:ins w:id="314" w:author="Sumit Pabbi" w:date="2015-04-13T20:14:00Z">
        <w:r w:rsidR="00C72BB6" w:rsidRPr="00C72BB6">
          <w:rPr>
            <w:rFonts w:ascii="Arial" w:hAnsi="Arial" w:cs="Arial"/>
            <w:noProof/>
            <w:webHidden/>
          </w:rPr>
          <w:t>115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15" w:author="Sumit Pabbi" w:date="2015-04-13T20:14:00Z"/>
          <w:rFonts w:ascii="Arial" w:hAnsi="Arial" w:cs="Arial"/>
          <w:noProof/>
        </w:rPr>
      </w:pPr>
      <w:ins w:id="31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10.1.9</w:t>
        </w:r>
        <w:r w:rsidR="00C72BB6" w:rsidRPr="00C72BB6">
          <w:rPr>
            <w:rFonts w:ascii="Arial" w:hAnsi="Arial" w:cs="Arial"/>
            <w:noProof/>
          </w:rPr>
          <w:tab/>
        </w:r>
        <w:r w:rsidR="00C72BB6" w:rsidRPr="00C72BB6">
          <w:rPr>
            <w:rStyle w:val="Hyperlink"/>
            <w:rFonts w:ascii="Arial" w:hAnsi="Arial" w:cs="Arial"/>
            <w:noProof/>
          </w:rPr>
          <w:t>KilkariObd Data</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_Toc416719486 \h </w:instrText>
        </w:r>
      </w:ins>
      <w:r w:rsidRPr="00C72BB6">
        <w:rPr>
          <w:rFonts w:ascii="Arial" w:hAnsi="Arial" w:cs="Arial"/>
          <w:noProof/>
          <w:webHidden/>
        </w:rPr>
      </w:r>
      <w:r w:rsidRPr="00C72BB6">
        <w:rPr>
          <w:rFonts w:ascii="Arial" w:hAnsi="Arial" w:cs="Arial"/>
          <w:noProof/>
          <w:webHidden/>
        </w:rPr>
        <w:fldChar w:fldCharType="separate"/>
      </w:r>
      <w:ins w:id="317" w:author="Sumit Pabbi" w:date="2015-04-13T20:14:00Z">
        <w:r w:rsidR="00C72BB6" w:rsidRPr="00C72BB6">
          <w:rPr>
            <w:rFonts w:ascii="Arial" w:hAnsi="Arial" w:cs="Arial"/>
            <w:noProof/>
            <w:webHidden/>
          </w:rPr>
          <w:t>118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18" w:author="Sumit Pabbi" w:date="2015-04-13T20:14:00Z"/>
          <w:rFonts w:ascii="Arial" w:hAnsi="Arial" w:cs="Arial"/>
          <w:noProof/>
        </w:rPr>
      </w:pPr>
      <w:ins w:id="31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10.2</w:t>
        </w:r>
        <w:r w:rsidR="00C72BB6" w:rsidRPr="00C72BB6">
          <w:rPr>
            <w:rFonts w:ascii="Arial" w:hAnsi="Arial" w:cs="Arial"/>
            <w:noProof/>
          </w:rPr>
          <w:tab/>
        </w:r>
        <w:r w:rsidR="00C72BB6" w:rsidRPr="00C72BB6">
          <w:rPr>
            <w:rStyle w:val="Hyperlink"/>
            <w:rFonts w:ascii="Arial" w:hAnsi="Arial" w:cs="Arial"/>
            <w:noProof/>
          </w:rPr>
          <w:t>Reporting Database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_Toc416719487 \h </w:instrText>
        </w:r>
      </w:ins>
      <w:r w:rsidRPr="00C72BB6">
        <w:rPr>
          <w:rFonts w:ascii="Arial" w:hAnsi="Arial" w:cs="Arial"/>
          <w:noProof/>
          <w:webHidden/>
        </w:rPr>
      </w:r>
      <w:r w:rsidRPr="00C72BB6">
        <w:rPr>
          <w:rFonts w:ascii="Arial" w:hAnsi="Arial" w:cs="Arial"/>
          <w:noProof/>
          <w:webHidden/>
        </w:rPr>
        <w:fldChar w:fldCharType="separate"/>
      </w:r>
      <w:ins w:id="320" w:author="Sumit Pabbi" w:date="2015-04-13T20:14:00Z">
        <w:r w:rsidR="00C72BB6" w:rsidRPr="00C72BB6">
          <w:rPr>
            <w:rFonts w:ascii="Arial" w:hAnsi="Arial" w:cs="Arial"/>
            <w:noProof/>
            <w:webHidden/>
          </w:rPr>
          <w:t>124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21" w:author="Sumit Pabbi" w:date="2015-04-13T20:14:00Z"/>
          <w:rFonts w:ascii="Arial" w:hAnsi="Arial" w:cs="Arial"/>
          <w:noProof/>
        </w:rPr>
      </w:pPr>
      <w:ins w:id="32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10.3</w:t>
        </w:r>
        <w:r w:rsidR="00C72BB6" w:rsidRPr="00C72BB6">
          <w:rPr>
            <w:rFonts w:ascii="Arial" w:hAnsi="Arial" w:cs="Arial"/>
            <w:noProof/>
          </w:rPr>
          <w:tab/>
        </w:r>
        <w:r w:rsidR="00C72BB6" w:rsidRPr="00C72BB6">
          <w:rPr>
            <w:rStyle w:val="Hyperlink"/>
            <w:rFonts w:ascii="Arial" w:hAnsi="Arial" w:cs="Arial"/>
            <w:noProof/>
          </w:rPr>
          <w:t>Transactional DB to Reporting DB ETL</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_Toc416719488 \h </w:instrText>
        </w:r>
      </w:ins>
      <w:r w:rsidRPr="00C72BB6">
        <w:rPr>
          <w:rFonts w:ascii="Arial" w:hAnsi="Arial" w:cs="Arial"/>
          <w:noProof/>
          <w:webHidden/>
        </w:rPr>
      </w:r>
      <w:r w:rsidRPr="00C72BB6">
        <w:rPr>
          <w:rFonts w:ascii="Arial" w:hAnsi="Arial" w:cs="Arial"/>
          <w:noProof/>
          <w:webHidden/>
        </w:rPr>
        <w:fldChar w:fldCharType="separate"/>
      </w:r>
      <w:ins w:id="323" w:author="Sumit Pabbi" w:date="2015-04-13T20:14:00Z">
        <w:r w:rsidR="00C72BB6" w:rsidRPr="00C72BB6">
          <w:rPr>
            <w:rFonts w:ascii="Arial" w:hAnsi="Arial" w:cs="Arial"/>
            <w:noProof/>
            <w:webHidden/>
          </w:rPr>
          <w:t>125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324" w:author="Sumit Pabbi" w:date="2015-04-13T20:14:00Z"/>
          <w:rFonts w:ascii="Arial" w:hAnsi="Arial" w:cs="Arial"/>
          <w:noProof/>
        </w:rPr>
      </w:pPr>
      <w:ins w:id="32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"_Toc416719489"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w:t>
        </w:r>
        <w:r w:rsidR="00C72BB6" w:rsidRPr="00C72BB6">
          <w:rPr>
            <w:rFonts w:ascii="Arial" w:hAnsi="Arial" w:cs="Arial"/>
            <w:noProof/>
          </w:rPr>
          <w:tab/>
        </w:r>
        <w:r w:rsidR="00C72BB6" w:rsidRPr="00C72BB6">
          <w:rPr>
            <w:rStyle w:val="Hyperlink"/>
            <w:rFonts w:ascii="Arial" w:hAnsi="Arial" w:cs="Arial"/>
            <w:noProof/>
          </w:rPr>
          <w:t>Operations &amp; Maintenance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_Toc416719489 \h </w:instrText>
        </w:r>
      </w:ins>
      <w:r w:rsidRPr="00C72BB6">
        <w:rPr>
          <w:rFonts w:ascii="Arial" w:hAnsi="Arial" w:cs="Arial"/>
          <w:noProof/>
          <w:webHidden/>
        </w:rPr>
      </w:r>
      <w:r w:rsidRPr="00C72BB6">
        <w:rPr>
          <w:rFonts w:ascii="Arial" w:hAnsi="Arial" w:cs="Arial"/>
          <w:noProof/>
          <w:webHidden/>
        </w:rPr>
        <w:fldChar w:fldCharType="separate"/>
      </w:r>
      <w:ins w:id="326" w:author="Sumit Pabbi" w:date="2015-04-13T20:14:00Z">
        <w:r w:rsidR="00C72BB6" w:rsidRPr="00C72BB6">
          <w:rPr>
            <w:rFonts w:ascii="Arial" w:hAnsi="Arial" w:cs="Arial"/>
            <w:noProof/>
            <w:webHidden/>
          </w:rPr>
          <w:t>126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27" w:author="Sumit Pabbi" w:date="2015-04-13T20:14:00Z"/>
          <w:rFonts w:ascii="Arial" w:hAnsi="Arial" w:cs="Arial"/>
          <w:noProof/>
        </w:rPr>
      </w:pPr>
      <w:ins w:id="32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11.1</w:t>
        </w:r>
        <w:r w:rsidR="00C72BB6" w:rsidRPr="00C72BB6">
          <w:rPr>
            <w:rFonts w:ascii="Arial" w:hAnsi="Arial" w:cs="Arial"/>
            <w:noProof/>
          </w:rPr>
          <w:tab/>
        </w:r>
        <w:r w:rsidR="00C72BB6" w:rsidRPr="00C72BB6">
          <w:rPr>
            <w:rStyle w:val="Hyperlink"/>
            <w:rFonts w:ascii="Arial" w:hAnsi="Arial" w:cs="Arial"/>
            <w:noProof/>
          </w:rPr>
          <w:t>Configuration Management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_Toc416719490 \h </w:instrText>
        </w:r>
      </w:ins>
      <w:r w:rsidRPr="00C72BB6">
        <w:rPr>
          <w:rFonts w:ascii="Arial" w:hAnsi="Arial" w:cs="Arial"/>
          <w:noProof/>
          <w:webHidden/>
        </w:rPr>
      </w:r>
      <w:r w:rsidRPr="00C72BB6">
        <w:rPr>
          <w:rFonts w:ascii="Arial" w:hAnsi="Arial" w:cs="Arial"/>
          <w:noProof/>
          <w:webHidden/>
        </w:rPr>
        <w:fldChar w:fldCharType="separate"/>
      </w:r>
      <w:ins w:id="329" w:author="Sumit Pabbi" w:date="2015-04-13T20:14:00Z">
        <w:r w:rsidR="00C72BB6" w:rsidRPr="00C72BB6">
          <w:rPr>
            <w:rFonts w:ascii="Arial" w:hAnsi="Arial" w:cs="Arial"/>
            <w:noProof/>
            <w:webHidden/>
          </w:rPr>
          <w:t>126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30" w:author="Sumit Pabbi" w:date="2015-04-13T20:14:00Z"/>
          <w:rFonts w:ascii="Arial" w:hAnsi="Arial" w:cs="Arial"/>
          <w:noProof/>
        </w:rPr>
      </w:pPr>
      <w:ins w:id="33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11.1.1</w:t>
        </w:r>
        <w:r w:rsidR="00C72BB6" w:rsidRPr="00C72BB6">
          <w:rPr>
            <w:rFonts w:ascii="Arial" w:hAnsi="Arial" w:cs="Arial"/>
            <w:noProof/>
          </w:rPr>
          <w:tab/>
        </w:r>
        <w:r w:rsidR="00C72BB6" w:rsidRPr="00C72BB6">
          <w:rPr>
            <w:rStyle w:val="Hyperlink"/>
            <w:rFonts w:ascii="Arial" w:hAnsi="Arial" w:cs="Arial"/>
            <w:noProof/>
          </w:rPr>
          <w:t>System Configuration Parameters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_Toc416719491 \h </w:instrText>
        </w:r>
      </w:ins>
      <w:r w:rsidRPr="00C72BB6">
        <w:rPr>
          <w:rFonts w:ascii="Arial" w:hAnsi="Arial" w:cs="Arial"/>
          <w:noProof/>
          <w:webHidden/>
        </w:rPr>
      </w:r>
      <w:r w:rsidRPr="00C72BB6">
        <w:rPr>
          <w:rFonts w:ascii="Arial" w:hAnsi="Arial" w:cs="Arial"/>
          <w:noProof/>
          <w:webHidden/>
        </w:rPr>
        <w:fldChar w:fldCharType="separate"/>
      </w:r>
      <w:ins w:id="332" w:author="Sumit Pabbi" w:date="2015-04-13T20:14:00Z">
        <w:r w:rsidR="00C72BB6" w:rsidRPr="00C72BB6">
          <w:rPr>
            <w:rFonts w:ascii="Arial" w:hAnsi="Arial" w:cs="Arial"/>
            <w:noProof/>
            <w:webHidden/>
          </w:rPr>
          <w:t>126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33" w:author="Sumit Pabbi" w:date="2015-04-13T20:14:00Z"/>
          <w:rFonts w:ascii="Arial" w:hAnsi="Arial" w:cs="Arial"/>
          <w:noProof/>
        </w:rPr>
      </w:pPr>
      <w:ins w:id="33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11.1.2</w:t>
        </w:r>
        <w:r w:rsidR="00C72BB6" w:rsidRPr="00C72BB6">
          <w:rPr>
            <w:rFonts w:ascii="Arial" w:hAnsi="Arial" w:cs="Arial"/>
            <w:noProof/>
          </w:rPr>
          <w:tab/>
        </w:r>
        <w:r w:rsidR="00C72BB6" w:rsidRPr="00C72BB6">
          <w:rPr>
            <w:rStyle w:val="Hyperlink"/>
            <w:rFonts w:ascii="Arial" w:hAnsi="Arial" w:cs="Arial"/>
            <w:noProof/>
          </w:rPr>
          <w:t>Service Configuration Parameters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_Toc416719492 \h </w:instrText>
        </w:r>
      </w:ins>
      <w:r w:rsidRPr="00C72BB6">
        <w:rPr>
          <w:rFonts w:ascii="Arial" w:hAnsi="Arial" w:cs="Arial"/>
          <w:noProof/>
          <w:webHidden/>
        </w:rPr>
      </w:r>
      <w:r w:rsidRPr="00C72BB6">
        <w:rPr>
          <w:rFonts w:ascii="Arial" w:hAnsi="Arial" w:cs="Arial"/>
          <w:noProof/>
          <w:webHidden/>
        </w:rPr>
        <w:fldChar w:fldCharType="separate"/>
      </w:r>
      <w:ins w:id="335" w:author="Sumit Pabbi" w:date="2015-04-13T20:14:00Z">
        <w:r w:rsidR="00C72BB6" w:rsidRPr="00C72BB6">
          <w:rPr>
            <w:rFonts w:ascii="Arial" w:hAnsi="Arial" w:cs="Arial"/>
            <w:noProof/>
            <w:webHidden/>
          </w:rPr>
          <w:t>128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36" w:author="Sumit Pabbi" w:date="2015-04-13T20:14:00Z"/>
          <w:rFonts w:ascii="Arial" w:hAnsi="Arial" w:cs="Arial"/>
          <w:noProof/>
        </w:rPr>
      </w:pPr>
      <w:ins w:id="33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w:t>
        </w:r>
        <w:r w:rsidR="00C72BB6" w:rsidRPr="00C72BB6">
          <w:rPr>
            <w:rFonts w:ascii="Arial" w:hAnsi="Arial" w:cs="Arial"/>
            <w:noProof/>
          </w:rPr>
          <w:tab/>
        </w:r>
        <w:r w:rsidR="00C72BB6" w:rsidRPr="00C72BB6">
          <w:rPr>
            <w:rStyle w:val="Hyperlink"/>
            <w:rFonts w:ascii="Arial" w:hAnsi="Arial" w:cs="Arial"/>
            <w:noProof/>
          </w:rPr>
          <w:t>Data Upload</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_Toc416719493 \h </w:instrText>
        </w:r>
      </w:ins>
      <w:r w:rsidRPr="00C72BB6">
        <w:rPr>
          <w:rFonts w:ascii="Arial" w:hAnsi="Arial" w:cs="Arial"/>
          <w:noProof/>
          <w:webHidden/>
        </w:rPr>
      </w:r>
      <w:r w:rsidRPr="00C72BB6">
        <w:rPr>
          <w:rFonts w:ascii="Arial" w:hAnsi="Arial" w:cs="Arial"/>
          <w:noProof/>
          <w:webHidden/>
        </w:rPr>
        <w:fldChar w:fldCharType="separate"/>
      </w:r>
      <w:ins w:id="338" w:author="Sumit Pabbi" w:date="2015-04-13T20:14:00Z">
        <w:r w:rsidR="00C72BB6" w:rsidRPr="00C72BB6">
          <w:rPr>
            <w:rFonts w:ascii="Arial" w:hAnsi="Arial" w:cs="Arial"/>
            <w:noProof/>
            <w:webHidden/>
          </w:rPr>
          <w:t>133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39" w:author="Sumit Pabbi" w:date="2015-04-13T20:14:00Z"/>
          <w:rFonts w:ascii="Arial" w:hAnsi="Arial" w:cs="Arial"/>
          <w:noProof/>
        </w:rPr>
      </w:pPr>
      <w:ins w:id="34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11.2.1</w:t>
        </w:r>
        <w:r w:rsidR="00C72BB6" w:rsidRPr="00C72BB6">
          <w:rPr>
            <w:rFonts w:ascii="Arial" w:hAnsi="Arial" w:cs="Arial"/>
            <w:noProof/>
          </w:rPr>
          <w:tab/>
        </w:r>
        <w:r w:rsidR="00C72BB6" w:rsidRPr="00C72BB6">
          <w:rPr>
            <w:rStyle w:val="Hyperlink"/>
            <w:rFonts w:ascii="Arial" w:hAnsi="Arial" w:cs="Arial"/>
            <w:noProof/>
          </w:rPr>
          <w:t>Requirements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_Toc416719494 \h </w:instrText>
        </w:r>
      </w:ins>
      <w:r w:rsidRPr="00C72BB6">
        <w:rPr>
          <w:rFonts w:ascii="Arial" w:hAnsi="Arial" w:cs="Arial"/>
          <w:noProof/>
          <w:webHidden/>
        </w:rPr>
      </w:r>
      <w:r w:rsidRPr="00C72BB6">
        <w:rPr>
          <w:rFonts w:ascii="Arial" w:hAnsi="Arial" w:cs="Arial"/>
          <w:noProof/>
          <w:webHidden/>
        </w:rPr>
        <w:fldChar w:fldCharType="separate"/>
      </w:r>
      <w:ins w:id="341" w:author="Sumit Pabbi" w:date="2015-04-13T20:14:00Z">
        <w:r w:rsidR="00C72BB6" w:rsidRPr="00C72BB6">
          <w:rPr>
            <w:rFonts w:ascii="Arial" w:hAnsi="Arial" w:cs="Arial"/>
            <w:noProof/>
            <w:webHidden/>
          </w:rPr>
          <w:t>133</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42" w:author="Sumit Pabbi" w:date="2015-04-13T20:14:00Z"/>
          <w:rFonts w:ascii="Arial" w:hAnsi="Arial" w:cs="Arial"/>
          <w:noProof/>
        </w:rPr>
      </w:pPr>
      <w:ins w:id="34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11.2.2</w:t>
        </w:r>
        <w:r w:rsidR="00C72BB6" w:rsidRPr="00C72BB6">
          <w:rPr>
            <w:rFonts w:ascii="Arial" w:hAnsi="Arial" w:cs="Arial"/>
            <w:noProof/>
          </w:rPr>
          <w:tab/>
        </w:r>
        <w:r w:rsidR="00C72BB6" w:rsidRPr="00C72BB6">
          <w:rPr>
            <w:rStyle w:val="Hyperlink"/>
            <w:rFonts w:ascii="Arial" w:hAnsi="Arial" w:cs="Arial"/>
            <w:noProof/>
          </w:rPr>
          <w:t>Data Upload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_Toc416719495 \h </w:instrText>
        </w:r>
      </w:ins>
      <w:r w:rsidRPr="00C72BB6">
        <w:rPr>
          <w:rFonts w:ascii="Arial" w:hAnsi="Arial" w:cs="Arial"/>
          <w:noProof/>
          <w:webHidden/>
        </w:rPr>
      </w:r>
      <w:r w:rsidRPr="00C72BB6">
        <w:rPr>
          <w:rFonts w:ascii="Arial" w:hAnsi="Arial" w:cs="Arial"/>
          <w:noProof/>
          <w:webHidden/>
        </w:rPr>
        <w:fldChar w:fldCharType="separate"/>
      </w:r>
      <w:ins w:id="344" w:author="Sumit Pabbi" w:date="2015-04-13T20:14:00Z">
        <w:r w:rsidR="00C72BB6" w:rsidRPr="00C72BB6">
          <w:rPr>
            <w:rFonts w:ascii="Arial" w:hAnsi="Arial" w:cs="Arial"/>
            <w:noProof/>
            <w:webHidden/>
          </w:rPr>
          <w:t>134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45" w:author="Sumit Pabbi" w:date="2015-04-13T20:14:00Z"/>
          <w:rFonts w:ascii="Arial" w:hAnsi="Arial" w:cs="Arial"/>
          <w:noProof/>
        </w:rPr>
      </w:pPr>
      <w:ins w:id="34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11.2.3</w:t>
        </w:r>
        <w:r w:rsidR="00C72BB6" w:rsidRPr="00C72BB6">
          <w:rPr>
            <w:rFonts w:ascii="Arial" w:hAnsi="Arial" w:cs="Arial"/>
            <w:noProof/>
          </w:rPr>
          <w:tab/>
        </w:r>
        <w:r w:rsidR="00C72BB6" w:rsidRPr="00C72BB6">
          <w:rPr>
            <w:rStyle w:val="Hyperlink"/>
            <w:rFonts w:ascii="Arial" w:hAnsi="Arial" w:cs="Arial"/>
            <w:noProof/>
          </w:rPr>
          <w:t>CSV Upload Status Summary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_Toc416719496 \h </w:instrText>
        </w:r>
      </w:ins>
      <w:r w:rsidRPr="00C72BB6">
        <w:rPr>
          <w:rFonts w:ascii="Arial" w:hAnsi="Arial" w:cs="Arial"/>
          <w:noProof/>
          <w:webHidden/>
        </w:rPr>
      </w:r>
      <w:r w:rsidRPr="00C72BB6">
        <w:rPr>
          <w:rFonts w:ascii="Arial" w:hAnsi="Arial" w:cs="Arial"/>
          <w:noProof/>
          <w:webHidden/>
        </w:rPr>
        <w:fldChar w:fldCharType="separate"/>
      </w:r>
      <w:ins w:id="347" w:author="Sumit Pabbi" w:date="2015-04-13T20:14:00Z">
        <w:r w:rsidR="00C72BB6" w:rsidRPr="00C72BB6">
          <w:rPr>
            <w:rFonts w:ascii="Arial" w:hAnsi="Arial" w:cs="Arial"/>
            <w:noProof/>
            <w:webHidden/>
          </w:rPr>
          <w:t>135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48" w:author="Sumit Pabbi" w:date="2015-04-13T20:14:00Z"/>
          <w:rFonts w:ascii="Arial" w:hAnsi="Arial" w:cs="Arial"/>
          <w:noProof/>
        </w:rPr>
      </w:pPr>
      <w:ins w:id="34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11.2.4</w:t>
        </w:r>
        <w:r w:rsidR="00C72BB6" w:rsidRPr="00C72BB6">
          <w:rPr>
            <w:rFonts w:ascii="Arial" w:hAnsi="Arial" w:cs="Arial"/>
            <w:noProof/>
          </w:rPr>
          <w:tab/>
        </w:r>
        <w:r w:rsidR="00C72BB6" w:rsidRPr="00C72BB6">
          <w:rPr>
            <w:rStyle w:val="Hyperlink"/>
            <w:rFonts w:ascii="Arial" w:hAnsi="Arial" w:cs="Arial"/>
            <w:noProof/>
          </w:rPr>
          <w:t>Rejected CSV Records Log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_Toc416719497 \h </w:instrText>
        </w:r>
      </w:ins>
      <w:r w:rsidRPr="00C72BB6">
        <w:rPr>
          <w:rFonts w:ascii="Arial" w:hAnsi="Arial" w:cs="Arial"/>
          <w:noProof/>
          <w:webHidden/>
        </w:rPr>
      </w:r>
      <w:r w:rsidRPr="00C72BB6">
        <w:rPr>
          <w:rFonts w:ascii="Arial" w:hAnsi="Arial" w:cs="Arial"/>
          <w:noProof/>
          <w:webHidden/>
        </w:rPr>
        <w:fldChar w:fldCharType="separate"/>
      </w:r>
      <w:ins w:id="350" w:author="Sumit Pabbi" w:date="2015-04-13T20:14:00Z">
        <w:r w:rsidR="00C72BB6" w:rsidRPr="00C72BB6">
          <w:rPr>
            <w:rFonts w:ascii="Arial" w:hAnsi="Arial" w:cs="Arial"/>
            <w:noProof/>
            <w:webHidden/>
          </w:rPr>
          <w:t>135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1" w:author="Sumit Pabbi" w:date="2015-04-13T20:14:00Z"/>
          <w:rFonts w:ascii="Arial" w:hAnsi="Arial" w:cs="Arial"/>
          <w:noProof/>
        </w:rPr>
      </w:pPr>
      <w:ins w:id="35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11.2.5</w:t>
        </w:r>
        <w:r w:rsidR="00C72BB6" w:rsidRPr="00C72BB6">
          <w:rPr>
            <w:rFonts w:ascii="Arial" w:hAnsi="Arial" w:cs="Arial"/>
            <w:noProof/>
          </w:rPr>
          <w:tab/>
        </w:r>
        <w:r w:rsidR="00C72BB6" w:rsidRPr="00C72BB6">
          <w:rPr>
            <w:rStyle w:val="Hyperlink"/>
            <w:rFonts w:ascii="Arial" w:hAnsi="Arial" w:cs="Arial"/>
            <w:noProof/>
          </w:rPr>
          <w:t>CSV Upload Data History Tracking and Auditing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_Toc416719498 \h </w:instrText>
        </w:r>
      </w:ins>
      <w:r w:rsidRPr="00C72BB6">
        <w:rPr>
          <w:rFonts w:ascii="Arial" w:hAnsi="Arial" w:cs="Arial"/>
          <w:noProof/>
          <w:webHidden/>
        </w:rPr>
      </w:r>
      <w:r w:rsidRPr="00C72BB6">
        <w:rPr>
          <w:rFonts w:ascii="Arial" w:hAnsi="Arial" w:cs="Arial"/>
          <w:noProof/>
          <w:webHidden/>
        </w:rPr>
        <w:fldChar w:fldCharType="separate"/>
      </w:r>
      <w:ins w:id="353" w:author="Sumit Pabbi" w:date="2015-04-13T20:14:00Z">
        <w:r w:rsidR="00C72BB6" w:rsidRPr="00C72BB6">
          <w:rPr>
            <w:rFonts w:ascii="Arial" w:hAnsi="Arial" w:cs="Arial"/>
            <w:noProof/>
            <w:webHidden/>
          </w:rPr>
          <w:t>136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4" w:author="Sumit Pabbi" w:date="2015-04-13T20:14:00Z"/>
          <w:rFonts w:ascii="Arial" w:hAnsi="Arial" w:cs="Arial"/>
          <w:noProof/>
        </w:rPr>
      </w:pPr>
      <w:ins w:id="35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"_Toc416719499"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11.2.6</w:t>
        </w:r>
        <w:r w:rsidR="00C72BB6" w:rsidRPr="00C72BB6">
          <w:rPr>
            <w:rFonts w:ascii="Arial" w:hAnsi="Arial" w:cs="Arial"/>
            <w:noProof/>
          </w:rPr>
          <w:tab/>
        </w:r>
        <w:r w:rsidR="00C72BB6" w:rsidRPr="00C72BB6">
          <w:rPr>
            <w:rStyle w:val="Hyperlink"/>
            <w:rFonts w:ascii="Arial" w:hAnsi="Arial" w:cs="Arial"/>
            <w:noProof/>
          </w:rPr>
          <w:t>CSV Upload Transaction Management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_Toc416719499 \h </w:instrText>
        </w:r>
      </w:ins>
      <w:r w:rsidRPr="00C72BB6">
        <w:rPr>
          <w:rFonts w:ascii="Arial" w:hAnsi="Arial" w:cs="Arial"/>
          <w:noProof/>
          <w:webHidden/>
        </w:rPr>
      </w:r>
      <w:r w:rsidRPr="00C72BB6">
        <w:rPr>
          <w:rFonts w:ascii="Arial" w:hAnsi="Arial" w:cs="Arial"/>
          <w:noProof/>
          <w:webHidden/>
        </w:rPr>
        <w:fldChar w:fldCharType="separate"/>
      </w:r>
      <w:ins w:id="356" w:author="Sumit Pabbi" w:date="2015-04-13T20:14:00Z">
        <w:r w:rsidR="00C72BB6" w:rsidRPr="00C72BB6">
          <w:rPr>
            <w:rFonts w:ascii="Arial" w:hAnsi="Arial" w:cs="Arial"/>
            <w:noProof/>
            <w:webHidden/>
          </w:rPr>
          <w:t>136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57" w:author="Sumit Pabbi" w:date="2015-04-13T20:14:00Z"/>
          <w:rFonts w:ascii="Arial" w:hAnsi="Arial" w:cs="Arial"/>
          <w:noProof/>
        </w:rPr>
      </w:pPr>
      <w:ins w:id="35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11.2.7</w:t>
        </w:r>
        <w:r w:rsidR="00C72BB6" w:rsidRPr="00C72BB6">
          <w:rPr>
            <w:rFonts w:ascii="Arial" w:hAnsi="Arial" w:cs="Arial"/>
            <w:noProof/>
          </w:rPr>
          <w:tab/>
        </w:r>
        <w:r w:rsidR="00C72BB6" w:rsidRPr="00C72BB6">
          <w:rPr>
            <w:rStyle w:val="Hyperlink"/>
            <w:rFonts w:ascii="Arial" w:hAnsi="Arial" w:cs="Arial"/>
            <w:noProof/>
          </w:rPr>
          <w:t>Data File Formats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_Toc416719500 \h </w:instrText>
        </w:r>
      </w:ins>
      <w:r w:rsidRPr="00C72BB6">
        <w:rPr>
          <w:rFonts w:ascii="Arial" w:hAnsi="Arial" w:cs="Arial"/>
          <w:noProof/>
          <w:webHidden/>
        </w:rPr>
      </w:r>
      <w:r w:rsidRPr="00C72BB6">
        <w:rPr>
          <w:rFonts w:ascii="Arial" w:hAnsi="Arial" w:cs="Arial"/>
          <w:noProof/>
          <w:webHidden/>
        </w:rPr>
        <w:fldChar w:fldCharType="separate"/>
      </w:r>
      <w:ins w:id="359" w:author="Sumit Pabbi" w:date="2015-04-13T20:14:00Z">
        <w:r w:rsidR="00C72BB6" w:rsidRPr="00C72BB6">
          <w:rPr>
            <w:rFonts w:ascii="Arial" w:hAnsi="Arial" w:cs="Arial"/>
            <w:noProof/>
            <w:webHidden/>
          </w:rPr>
          <w:t>137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60" w:author="Sumit Pabbi" w:date="2015-04-13T20:14:00Z"/>
          <w:rFonts w:ascii="Arial" w:hAnsi="Arial" w:cs="Arial"/>
          <w:noProof/>
        </w:rPr>
      </w:pPr>
      <w:ins w:id="361" w:author="Sumit Pabbi" w:date="2015-04-13T20:14:00Z">
        <w:r w:rsidRPr="00C72BB6">
          <w:rPr>
            <w:rStyle w:val="Hyperlink"/>
            <w:rFonts w:ascii="Arial" w:hAnsi="Arial" w:cs="Arial"/>
            <w:noProof/>
          </w:rPr>
          <w:lastRenderedPageBreak/>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11.2.8</w:t>
        </w:r>
        <w:r w:rsidR="00C72BB6" w:rsidRPr="00C72BB6">
          <w:rPr>
            <w:rFonts w:ascii="Arial" w:hAnsi="Arial" w:cs="Arial"/>
            <w:noProof/>
          </w:rPr>
          <w:tab/>
        </w:r>
        <w:r w:rsidR="00C72BB6" w:rsidRPr="00C72BB6">
          <w:rPr>
            <w:rStyle w:val="Hyperlink"/>
            <w:rFonts w:ascii="Arial" w:hAnsi="Arial" w:cs="Arial"/>
            <w:noProof/>
          </w:rPr>
          <w:t>Data Validation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_Toc416719502 \h </w:instrText>
        </w:r>
      </w:ins>
      <w:r w:rsidRPr="00C72BB6">
        <w:rPr>
          <w:rFonts w:ascii="Arial" w:hAnsi="Arial" w:cs="Arial"/>
          <w:noProof/>
          <w:webHidden/>
        </w:rPr>
      </w:r>
      <w:r w:rsidRPr="00C72BB6">
        <w:rPr>
          <w:rFonts w:ascii="Arial" w:hAnsi="Arial" w:cs="Arial"/>
          <w:noProof/>
          <w:webHidden/>
        </w:rPr>
        <w:fldChar w:fldCharType="separate"/>
      </w:r>
      <w:ins w:id="362" w:author="Sumit Pabbi" w:date="2015-04-13T20:14:00Z">
        <w:r w:rsidR="00C72BB6" w:rsidRPr="00C72BB6">
          <w:rPr>
            <w:rFonts w:ascii="Arial" w:hAnsi="Arial" w:cs="Arial"/>
            <w:noProof/>
            <w:webHidden/>
          </w:rPr>
          <w:t>146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63" w:author="Sumit Pabbi" w:date="2015-04-13T20:14:00Z"/>
          <w:rFonts w:ascii="Arial" w:hAnsi="Arial" w:cs="Arial"/>
          <w:noProof/>
        </w:rPr>
      </w:pPr>
      <w:ins w:id="36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11.3</w:t>
        </w:r>
        <w:r w:rsidR="00C72BB6" w:rsidRPr="00C72BB6">
          <w:rPr>
            <w:rFonts w:ascii="Arial" w:hAnsi="Arial" w:cs="Arial"/>
            <w:noProof/>
          </w:rPr>
          <w:tab/>
        </w:r>
        <w:r w:rsidR="00C72BB6" w:rsidRPr="00C72BB6">
          <w:rPr>
            <w:rStyle w:val="Hyperlink"/>
            <w:rFonts w:ascii="Arial" w:hAnsi="Arial" w:cs="Arial"/>
            <w:noProof/>
          </w:rPr>
          <w:t>Reporting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_Toc416719503 \h </w:instrText>
        </w:r>
      </w:ins>
      <w:r w:rsidRPr="00C72BB6">
        <w:rPr>
          <w:rFonts w:ascii="Arial" w:hAnsi="Arial" w:cs="Arial"/>
          <w:noProof/>
          <w:webHidden/>
        </w:rPr>
      </w:r>
      <w:r w:rsidRPr="00C72BB6">
        <w:rPr>
          <w:rFonts w:ascii="Arial" w:hAnsi="Arial" w:cs="Arial"/>
          <w:noProof/>
          <w:webHidden/>
        </w:rPr>
        <w:fldChar w:fldCharType="separate"/>
      </w:r>
      <w:ins w:id="365"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66" w:author="Sumit Pabbi" w:date="2015-04-13T20:14:00Z"/>
          <w:rFonts w:ascii="Arial" w:hAnsi="Arial" w:cs="Arial"/>
          <w:noProof/>
        </w:rPr>
      </w:pPr>
      <w:ins w:id="36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11.4</w:t>
        </w:r>
        <w:r w:rsidR="00C72BB6" w:rsidRPr="00C72BB6">
          <w:rPr>
            <w:rFonts w:ascii="Arial" w:hAnsi="Arial" w:cs="Arial"/>
            <w:noProof/>
          </w:rPr>
          <w:tab/>
        </w:r>
        <w:r w:rsidR="00C72BB6" w:rsidRPr="00C72BB6">
          <w:rPr>
            <w:rStyle w:val="Hyperlink"/>
            <w:rFonts w:ascii="Arial" w:hAnsi="Arial" w:cs="Arial"/>
            <w:noProof/>
          </w:rPr>
          <w:t>Logging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_Toc416719504 \h </w:instrText>
        </w:r>
      </w:ins>
      <w:r w:rsidRPr="00C72BB6">
        <w:rPr>
          <w:rFonts w:ascii="Arial" w:hAnsi="Arial" w:cs="Arial"/>
          <w:noProof/>
          <w:webHidden/>
        </w:rPr>
      </w:r>
      <w:r w:rsidRPr="00C72BB6">
        <w:rPr>
          <w:rFonts w:ascii="Arial" w:hAnsi="Arial" w:cs="Arial"/>
          <w:noProof/>
          <w:webHidden/>
        </w:rPr>
        <w:fldChar w:fldCharType="separate"/>
      </w:r>
      <w:ins w:id="368"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69" w:author="Sumit Pabbi" w:date="2015-04-13T20:14:00Z"/>
          <w:rFonts w:ascii="Arial" w:hAnsi="Arial" w:cs="Arial"/>
          <w:noProof/>
        </w:rPr>
      </w:pPr>
      <w:ins w:id="37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11.4.1</w:t>
        </w:r>
        <w:r w:rsidR="00C72BB6" w:rsidRPr="00C72BB6">
          <w:rPr>
            <w:rFonts w:ascii="Arial" w:hAnsi="Arial" w:cs="Arial"/>
            <w:noProof/>
          </w:rPr>
          <w:tab/>
        </w:r>
        <w:r w:rsidR="00C72BB6" w:rsidRPr="00C72BB6">
          <w:rPr>
            <w:rStyle w:val="Hyperlink"/>
            <w:rFonts w:ascii="Arial" w:hAnsi="Arial" w:cs="Arial"/>
            <w:noProof/>
          </w:rPr>
          <w:t>MA, MK, Kilkari Logs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_Toc416719505 \h </w:instrText>
        </w:r>
      </w:ins>
      <w:r w:rsidRPr="00C72BB6">
        <w:rPr>
          <w:rFonts w:ascii="Arial" w:hAnsi="Arial" w:cs="Arial"/>
          <w:noProof/>
          <w:webHidden/>
        </w:rPr>
      </w:r>
      <w:r w:rsidRPr="00C72BB6">
        <w:rPr>
          <w:rFonts w:ascii="Arial" w:hAnsi="Arial" w:cs="Arial"/>
          <w:noProof/>
          <w:webHidden/>
        </w:rPr>
        <w:fldChar w:fldCharType="separate"/>
      </w:r>
      <w:ins w:id="371"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72" w:author="Sumit Pabbi" w:date="2015-04-13T20:14:00Z"/>
          <w:rFonts w:ascii="Arial" w:hAnsi="Arial" w:cs="Arial"/>
          <w:noProof/>
        </w:rPr>
      </w:pPr>
      <w:ins w:id="37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11.4.2</w:t>
        </w:r>
        <w:r w:rsidR="00C72BB6" w:rsidRPr="00C72BB6">
          <w:rPr>
            <w:rFonts w:ascii="Arial" w:hAnsi="Arial" w:cs="Arial"/>
            <w:noProof/>
          </w:rPr>
          <w:tab/>
        </w:r>
        <w:r w:rsidR="00C72BB6" w:rsidRPr="00C72BB6">
          <w:rPr>
            <w:rStyle w:val="Hyperlink"/>
            <w:rFonts w:ascii="Arial" w:hAnsi="Arial" w:cs="Arial"/>
            <w:noProof/>
          </w:rPr>
          <w:t>Log Levels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_Toc416719506 \h </w:instrText>
        </w:r>
      </w:ins>
      <w:r w:rsidRPr="00C72BB6">
        <w:rPr>
          <w:rFonts w:ascii="Arial" w:hAnsi="Arial" w:cs="Arial"/>
          <w:noProof/>
          <w:webHidden/>
        </w:rPr>
      </w:r>
      <w:r w:rsidRPr="00C72BB6">
        <w:rPr>
          <w:rFonts w:ascii="Arial" w:hAnsi="Arial" w:cs="Arial"/>
          <w:noProof/>
          <w:webHidden/>
        </w:rPr>
        <w:fldChar w:fldCharType="separate"/>
      </w:r>
      <w:ins w:id="374" w:author="Sumit Pabbi" w:date="2015-04-13T20:14:00Z">
        <w:r w:rsidR="00C72BB6" w:rsidRPr="00C72BB6">
          <w:rPr>
            <w:rFonts w:ascii="Arial" w:hAnsi="Arial" w:cs="Arial"/>
            <w:noProof/>
            <w:webHidden/>
          </w:rPr>
          <w:t>154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75" w:author="Sumit Pabbi" w:date="2015-04-13T20:14:00Z"/>
          <w:rFonts w:ascii="Arial" w:hAnsi="Arial" w:cs="Arial"/>
          <w:noProof/>
        </w:rPr>
      </w:pPr>
      <w:ins w:id="37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11.5</w:t>
        </w:r>
        <w:r w:rsidR="00C72BB6" w:rsidRPr="00C72BB6">
          <w:rPr>
            <w:rFonts w:ascii="Arial" w:hAnsi="Arial" w:cs="Arial"/>
            <w:noProof/>
          </w:rPr>
          <w:tab/>
        </w:r>
        <w:r w:rsidR="00C72BB6" w:rsidRPr="00C72BB6">
          <w:rPr>
            <w:rStyle w:val="Hyperlink"/>
            <w:rFonts w:ascii="Arial" w:hAnsi="Arial" w:cs="Arial"/>
            <w:noProof/>
          </w:rPr>
          <w:t>Exception Handling</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_Toc416719507 \h </w:instrText>
        </w:r>
      </w:ins>
      <w:r w:rsidRPr="00C72BB6">
        <w:rPr>
          <w:rFonts w:ascii="Arial" w:hAnsi="Arial" w:cs="Arial"/>
          <w:noProof/>
          <w:webHidden/>
        </w:rPr>
      </w:r>
      <w:r w:rsidRPr="00C72BB6">
        <w:rPr>
          <w:rFonts w:ascii="Arial" w:hAnsi="Arial" w:cs="Arial"/>
          <w:noProof/>
          <w:webHidden/>
        </w:rPr>
        <w:fldChar w:fldCharType="separate"/>
      </w:r>
      <w:ins w:id="377" w:author="Sumit Pabbi" w:date="2015-04-13T20:14:00Z">
        <w:r w:rsidR="00C72BB6" w:rsidRPr="00C72BB6">
          <w:rPr>
            <w:rFonts w:ascii="Arial" w:hAnsi="Arial" w:cs="Arial"/>
            <w:noProof/>
            <w:webHidden/>
          </w:rPr>
          <w:t>155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78" w:author="Sumit Pabbi" w:date="2015-04-13T20:14:00Z"/>
          <w:rFonts w:ascii="Arial" w:hAnsi="Arial" w:cs="Arial"/>
          <w:noProof/>
        </w:rPr>
      </w:pPr>
      <w:ins w:id="37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11.5.1</w:t>
        </w:r>
        <w:r w:rsidR="00C72BB6" w:rsidRPr="00C72BB6">
          <w:rPr>
            <w:rFonts w:ascii="Arial" w:hAnsi="Arial" w:cs="Arial"/>
            <w:noProof/>
          </w:rPr>
          <w:tab/>
        </w:r>
        <w:r w:rsidR="00C72BB6" w:rsidRPr="00C72BB6">
          <w:rPr>
            <w:rStyle w:val="Hyperlink"/>
            <w:rFonts w:ascii="Arial" w:hAnsi="Arial" w:cs="Arial"/>
            <w:noProof/>
          </w:rPr>
          <w:t>Design Options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_Toc416719508 \h </w:instrText>
        </w:r>
      </w:ins>
      <w:r w:rsidRPr="00C72BB6">
        <w:rPr>
          <w:rFonts w:ascii="Arial" w:hAnsi="Arial" w:cs="Arial"/>
          <w:noProof/>
          <w:webHidden/>
        </w:rPr>
      </w:r>
      <w:r w:rsidRPr="00C72BB6">
        <w:rPr>
          <w:rFonts w:ascii="Arial" w:hAnsi="Arial" w:cs="Arial"/>
          <w:noProof/>
          <w:webHidden/>
        </w:rPr>
        <w:fldChar w:fldCharType="separate"/>
      </w:r>
      <w:ins w:id="380" w:author="Sumit Pabbi" w:date="2015-04-13T20:14:00Z">
        <w:r w:rsidR="00C72BB6" w:rsidRPr="00C72BB6">
          <w:rPr>
            <w:rFonts w:ascii="Arial" w:hAnsi="Arial" w:cs="Arial"/>
            <w:noProof/>
            <w:webHidden/>
          </w:rPr>
          <w:t>155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81" w:author="Sumit Pabbi" w:date="2015-04-13T20:14:00Z"/>
          <w:rFonts w:ascii="Arial" w:hAnsi="Arial" w:cs="Arial"/>
          <w:noProof/>
        </w:rPr>
      </w:pPr>
      <w:ins w:id="38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"_Toc416719509"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w:t>
        </w:r>
        <w:r w:rsidR="00C72BB6" w:rsidRPr="00C72BB6">
          <w:rPr>
            <w:rFonts w:ascii="Arial" w:hAnsi="Arial" w:cs="Arial"/>
            <w:noProof/>
          </w:rPr>
          <w:tab/>
        </w:r>
        <w:r w:rsidR="00C72BB6" w:rsidRPr="00C72BB6">
          <w:rPr>
            <w:rStyle w:val="Hyperlink"/>
            <w:rFonts w:ascii="Arial" w:hAnsi="Arial" w:cs="Arial"/>
            <w:noProof/>
          </w:rPr>
          <w:t>Security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_Toc416719509 \h </w:instrText>
        </w:r>
      </w:ins>
      <w:r w:rsidRPr="00C72BB6">
        <w:rPr>
          <w:rFonts w:ascii="Arial" w:hAnsi="Arial" w:cs="Arial"/>
          <w:noProof/>
          <w:webHidden/>
        </w:rPr>
      </w:r>
      <w:r w:rsidRPr="00C72BB6">
        <w:rPr>
          <w:rFonts w:ascii="Arial" w:hAnsi="Arial" w:cs="Arial"/>
          <w:noProof/>
          <w:webHidden/>
        </w:rPr>
        <w:fldChar w:fldCharType="separate"/>
      </w:r>
      <w:ins w:id="383" w:author="Sumit Pabbi" w:date="2015-04-13T20:14:00Z">
        <w:r w:rsidR="00C72BB6" w:rsidRPr="00C72BB6">
          <w:rPr>
            <w:rFonts w:ascii="Arial" w:hAnsi="Arial" w:cs="Arial"/>
            <w:noProof/>
            <w:webHidden/>
          </w:rPr>
          <w:t>156</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84" w:author="Sumit Pabbi" w:date="2015-04-13T20:14:00Z"/>
          <w:rFonts w:ascii="Arial" w:hAnsi="Arial" w:cs="Arial"/>
          <w:noProof/>
        </w:rPr>
      </w:pPr>
      <w:ins w:id="38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11.6.1</w:t>
        </w:r>
        <w:r w:rsidR="00C72BB6" w:rsidRPr="00C72BB6">
          <w:rPr>
            <w:rFonts w:ascii="Arial" w:hAnsi="Arial" w:cs="Arial"/>
            <w:noProof/>
          </w:rPr>
          <w:tab/>
        </w:r>
        <w:r w:rsidR="00C72BB6" w:rsidRPr="00C72BB6">
          <w:rPr>
            <w:rStyle w:val="Hyperlink"/>
            <w:rFonts w:ascii="Arial" w:hAnsi="Arial" w:cs="Arial"/>
            <w:noProof/>
          </w:rPr>
          <w:t>Data Security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_Toc416719510 \h </w:instrText>
        </w:r>
      </w:ins>
      <w:r w:rsidRPr="00C72BB6">
        <w:rPr>
          <w:rFonts w:ascii="Arial" w:hAnsi="Arial" w:cs="Arial"/>
          <w:noProof/>
          <w:webHidden/>
        </w:rPr>
      </w:r>
      <w:r w:rsidRPr="00C72BB6">
        <w:rPr>
          <w:rFonts w:ascii="Arial" w:hAnsi="Arial" w:cs="Arial"/>
          <w:noProof/>
          <w:webHidden/>
        </w:rPr>
        <w:fldChar w:fldCharType="separate"/>
      </w:r>
      <w:ins w:id="386" w:author="Sumit Pabbi" w:date="2015-04-13T20:14:00Z">
        <w:r w:rsidR="00C72BB6" w:rsidRPr="00C72BB6">
          <w:rPr>
            <w:rFonts w:ascii="Arial" w:hAnsi="Arial" w:cs="Arial"/>
            <w:noProof/>
            <w:webHidden/>
          </w:rPr>
          <w:t>157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87" w:author="Sumit Pabbi" w:date="2015-04-13T20:14:00Z"/>
          <w:rFonts w:ascii="Arial" w:hAnsi="Arial" w:cs="Arial"/>
          <w:noProof/>
        </w:rPr>
      </w:pPr>
      <w:ins w:id="38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11.6.2</w:t>
        </w:r>
        <w:r w:rsidR="00C72BB6" w:rsidRPr="00C72BB6">
          <w:rPr>
            <w:rFonts w:ascii="Arial" w:hAnsi="Arial" w:cs="Arial"/>
            <w:noProof/>
          </w:rPr>
          <w:tab/>
        </w:r>
        <w:r w:rsidR="00C72BB6" w:rsidRPr="00C72BB6">
          <w:rPr>
            <w:rStyle w:val="Hyperlink"/>
            <w:rFonts w:ascii="Arial" w:hAnsi="Arial" w:cs="Arial"/>
            <w:noProof/>
          </w:rPr>
          <w:t>Disk Encryption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_Toc416719511 \h </w:instrText>
        </w:r>
      </w:ins>
      <w:r w:rsidRPr="00C72BB6">
        <w:rPr>
          <w:rFonts w:ascii="Arial" w:hAnsi="Arial" w:cs="Arial"/>
          <w:noProof/>
          <w:webHidden/>
        </w:rPr>
      </w:r>
      <w:r w:rsidRPr="00C72BB6">
        <w:rPr>
          <w:rFonts w:ascii="Arial" w:hAnsi="Arial" w:cs="Arial"/>
          <w:noProof/>
          <w:webHidden/>
        </w:rPr>
        <w:fldChar w:fldCharType="separate"/>
      </w:r>
      <w:ins w:id="389" w:author="Sumit Pabbi" w:date="2015-04-13T20:14:00Z">
        <w:r w:rsidR="00C72BB6" w:rsidRPr="00C72BB6">
          <w:rPr>
            <w:rFonts w:ascii="Arial" w:hAnsi="Arial" w:cs="Arial"/>
            <w:noProof/>
            <w:webHidden/>
          </w:rPr>
          <w:t>157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390" w:author="Sumit Pabbi" w:date="2015-04-13T20:14:00Z"/>
          <w:rFonts w:ascii="Arial" w:hAnsi="Arial" w:cs="Arial"/>
          <w:noProof/>
        </w:rPr>
      </w:pPr>
      <w:ins w:id="39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11.6.3</w:t>
        </w:r>
        <w:r w:rsidR="00C72BB6" w:rsidRPr="00C72BB6">
          <w:rPr>
            <w:rFonts w:ascii="Arial" w:hAnsi="Arial" w:cs="Arial"/>
            <w:noProof/>
          </w:rPr>
          <w:tab/>
        </w:r>
        <w:r w:rsidR="00C72BB6" w:rsidRPr="00C72BB6">
          <w:rPr>
            <w:rStyle w:val="Hyperlink"/>
            <w:rFonts w:ascii="Arial" w:hAnsi="Arial" w:cs="Arial"/>
            <w:noProof/>
          </w:rPr>
          <w:t>Access Security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_Toc416719512 \h </w:instrText>
        </w:r>
      </w:ins>
      <w:r w:rsidRPr="00C72BB6">
        <w:rPr>
          <w:rFonts w:ascii="Arial" w:hAnsi="Arial" w:cs="Arial"/>
          <w:noProof/>
          <w:webHidden/>
        </w:rPr>
      </w:r>
      <w:r w:rsidRPr="00C72BB6">
        <w:rPr>
          <w:rFonts w:ascii="Arial" w:hAnsi="Arial" w:cs="Arial"/>
          <w:noProof/>
          <w:webHidden/>
        </w:rPr>
        <w:fldChar w:fldCharType="separate"/>
      </w:r>
      <w:ins w:id="392" w:author="Sumit Pabbi" w:date="2015-04-13T20:14:00Z">
        <w:r w:rsidR="00C72BB6" w:rsidRPr="00C72BB6">
          <w:rPr>
            <w:rFonts w:ascii="Arial" w:hAnsi="Arial" w:cs="Arial"/>
            <w:noProof/>
            <w:webHidden/>
          </w:rPr>
          <w:t>157</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393" w:author="Sumit Pabbi" w:date="2015-04-13T20:14:00Z"/>
          <w:rFonts w:ascii="Arial" w:hAnsi="Arial" w:cs="Arial"/>
          <w:noProof/>
        </w:rPr>
      </w:pPr>
      <w:ins w:id="39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w:t>
        </w:r>
        <w:r w:rsidR="00C72BB6" w:rsidRPr="00C72BB6">
          <w:rPr>
            <w:rFonts w:ascii="Arial" w:hAnsi="Arial" w:cs="Arial"/>
            <w:noProof/>
          </w:rPr>
          <w:tab/>
        </w:r>
        <w:r w:rsidR="00C72BB6" w:rsidRPr="00C72BB6">
          <w:rPr>
            <w:rStyle w:val="Hyperlink"/>
            <w:rFonts w:ascii="Arial" w:hAnsi="Arial" w:cs="Arial"/>
            <w:noProof/>
          </w:rPr>
          <w:t>High Availability and Deployment</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_Toc416719513 \h </w:instrText>
        </w:r>
      </w:ins>
      <w:r w:rsidRPr="00C72BB6">
        <w:rPr>
          <w:rFonts w:ascii="Arial" w:hAnsi="Arial" w:cs="Arial"/>
          <w:noProof/>
          <w:webHidden/>
        </w:rPr>
      </w:r>
      <w:r w:rsidRPr="00C72BB6">
        <w:rPr>
          <w:rFonts w:ascii="Arial" w:hAnsi="Arial" w:cs="Arial"/>
          <w:noProof/>
          <w:webHidden/>
        </w:rPr>
        <w:fldChar w:fldCharType="separate"/>
      </w:r>
      <w:ins w:id="395" w:author="Sumit Pabbi" w:date="2015-04-13T20:14:00Z">
        <w:r w:rsidR="00C72BB6" w:rsidRPr="00C72BB6">
          <w:rPr>
            <w:rFonts w:ascii="Arial" w:hAnsi="Arial" w:cs="Arial"/>
            <w:noProof/>
            <w:webHidden/>
          </w:rPr>
          <w:t>158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96" w:author="Sumit Pabbi" w:date="2015-04-13T20:14:00Z"/>
          <w:rFonts w:ascii="Arial" w:hAnsi="Arial" w:cs="Arial"/>
          <w:noProof/>
        </w:rPr>
      </w:pPr>
      <w:ins w:id="39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12.1</w:t>
        </w:r>
        <w:r w:rsidR="00C72BB6" w:rsidRPr="00C72BB6">
          <w:rPr>
            <w:rFonts w:ascii="Arial" w:hAnsi="Arial" w:cs="Arial"/>
            <w:noProof/>
          </w:rPr>
          <w:tab/>
        </w:r>
        <w:r w:rsidR="00C72BB6" w:rsidRPr="00C72BB6">
          <w:rPr>
            <w:rStyle w:val="Hyperlink"/>
            <w:rFonts w:ascii="Arial" w:hAnsi="Arial" w:cs="Arial"/>
            <w:noProof/>
          </w:rPr>
          <w:t>Load Balancer Design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_Toc416719514 \h </w:instrText>
        </w:r>
      </w:ins>
      <w:r w:rsidRPr="00C72BB6">
        <w:rPr>
          <w:rFonts w:ascii="Arial" w:hAnsi="Arial" w:cs="Arial"/>
          <w:noProof/>
          <w:webHidden/>
        </w:rPr>
      </w:r>
      <w:r w:rsidRPr="00C72BB6">
        <w:rPr>
          <w:rFonts w:ascii="Arial" w:hAnsi="Arial" w:cs="Arial"/>
          <w:noProof/>
          <w:webHidden/>
        </w:rPr>
        <w:fldChar w:fldCharType="separate"/>
      </w:r>
      <w:ins w:id="398" w:author="Sumit Pabbi" w:date="2015-04-13T20:14:00Z">
        <w:r w:rsidR="00C72BB6" w:rsidRPr="00C72BB6">
          <w:rPr>
            <w:rFonts w:ascii="Arial" w:hAnsi="Arial" w:cs="Arial"/>
            <w:noProof/>
            <w:webHidden/>
          </w:rPr>
          <w:t>158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399" w:author="Sumit Pabbi" w:date="2015-04-13T20:14:00Z"/>
          <w:rFonts w:ascii="Arial" w:hAnsi="Arial" w:cs="Arial"/>
          <w:noProof/>
        </w:rPr>
      </w:pPr>
      <w:ins w:id="40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12.2</w:t>
        </w:r>
        <w:r w:rsidR="00C72BB6" w:rsidRPr="00C72BB6">
          <w:rPr>
            <w:rFonts w:ascii="Arial" w:hAnsi="Arial" w:cs="Arial"/>
            <w:noProof/>
          </w:rPr>
          <w:tab/>
        </w:r>
        <w:r w:rsidR="00C72BB6" w:rsidRPr="00C72BB6">
          <w:rPr>
            <w:rStyle w:val="Hyperlink"/>
            <w:rFonts w:ascii="Arial" w:hAnsi="Arial" w:cs="Arial"/>
            <w:noProof/>
          </w:rPr>
          <w:t>Database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_Toc416719515 \h </w:instrText>
        </w:r>
      </w:ins>
      <w:r w:rsidRPr="00C72BB6">
        <w:rPr>
          <w:rFonts w:ascii="Arial" w:hAnsi="Arial" w:cs="Arial"/>
          <w:noProof/>
          <w:webHidden/>
        </w:rPr>
      </w:r>
      <w:r w:rsidRPr="00C72BB6">
        <w:rPr>
          <w:rFonts w:ascii="Arial" w:hAnsi="Arial" w:cs="Arial"/>
          <w:noProof/>
          <w:webHidden/>
        </w:rPr>
        <w:fldChar w:fldCharType="separate"/>
      </w:r>
      <w:ins w:id="401" w:author="Sumit Pabbi" w:date="2015-04-13T20:14:00Z">
        <w:r w:rsidR="00C72BB6" w:rsidRPr="00C72BB6">
          <w:rPr>
            <w:rFonts w:ascii="Arial" w:hAnsi="Arial" w:cs="Arial"/>
            <w:noProof/>
            <w:webHidden/>
          </w:rPr>
          <w:t>158</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02" w:author="Sumit Pabbi" w:date="2015-04-13T20:14:00Z"/>
          <w:rFonts w:ascii="Arial" w:hAnsi="Arial" w:cs="Arial"/>
          <w:noProof/>
        </w:rPr>
      </w:pPr>
      <w:ins w:id="403"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"_Toc416719516"</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12.3</w:t>
        </w:r>
        <w:r w:rsidR="00C72BB6" w:rsidRPr="00C72BB6">
          <w:rPr>
            <w:rFonts w:ascii="Arial" w:hAnsi="Arial" w:cs="Arial"/>
            <w:noProof/>
          </w:rPr>
          <w:tab/>
        </w:r>
        <w:r w:rsidR="00C72BB6" w:rsidRPr="00C72BB6">
          <w:rPr>
            <w:rStyle w:val="Hyperlink"/>
            <w:rFonts w:ascii="Arial" w:hAnsi="Arial" w:cs="Arial"/>
            <w:noProof/>
          </w:rPr>
          <w:t>Event Sub-System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_Toc416719516 \h </w:instrText>
        </w:r>
      </w:ins>
      <w:r w:rsidRPr="00C72BB6">
        <w:rPr>
          <w:rFonts w:ascii="Arial" w:hAnsi="Arial" w:cs="Arial"/>
          <w:noProof/>
          <w:webHidden/>
        </w:rPr>
      </w:r>
      <w:r w:rsidRPr="00C72BB6">
        <w:rPr>
          <w:rFonts w:ascii="Arial" w:hAnsi="Arial" w:cs="Arial"/>
          <w:noProof/>
          <w:webHidden/>
        </w:rPr>
        <w:fldChar w:fldCharType="separate"/>
      </w:r>
      <w:ins w:id="404" w:author="Sumit Pabbi" w:date="2015-04-13T20:14:00Z">
        <w:r w:rsidR="00C72BB6" w:rsidRPr="00C72BB6">
          <w:rPr>
            <w:rFonts w:ascii="Arial" w:hAnsi="Arial" w:cs="Arial"/>
            <w:noProof/>
            <w:webHidden/>
          </w:rPr>
          <w:t>161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405" w:author="Sumit Pabbi" w:date="2015-04-13T20:14:00Z"/>
          <w:rFonts w:ascii="Arial" w:hAnsi="Arial" w:cs="Arial"/>
          <w:noProof/>
        </w:rPr>
      </w:pPr>
      <w:ins w:id="406"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"_Toc416719517"</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12.3.1</w:t>
        </w:r>
        <w:r w:rsidR="00C72BB6" w:rsidRPr="00C72BB6">
          <w:rPr>
            <w:rFonts w:ascii="Arial" w:hAnsi="Arial" w:cs="Arial"/>
            <w:noProof/>
          </w:rPr>
          <w:tab/>
        </w:r>
        <w:r w:rsidR="00C72BB6" w:rsidRPr="00C72BB6">
          <w:rPr>
            <w:rStyle w:val="Hyperlink"/>
            <w:rFonts w:ascii="Arial" w:hAnsi="Arial" w:cs="Arial"/>
            <w:noProof/>
          </w:rPr>
          <w:t>Startup</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_Toc416719517 \h </w:instrText>
        </w:r>
      </w:ins>
      <w:r w:rsidRPr="00C72BB6">
        <w:rPr>
          <w:rFonts w:ascii="Arial" w:hAnsi="Arial" w:cs="Arial"/>
          <w:noProof/>
          <w:webHidden/>
        </w:rPr>
      </w:r>
      <w:r w:rsidRPr="00C72BB6">
        <w:rPr>
          <w:rFonts w:ascii="Arial" w:hAnsi="Arial" w:cs="Arial"/>
          <w:noProof/>
          <w:webHidden/>
        </w:rPr>
        <w:fldChar w:fldCharType="separate"/>
      </w:r>
      <w:ins w:id="407" w:author="Sumit Pabbi" w:date="2015-04-13T20:14:00Z">
        <w:r w:rsidR="00C72BB6" w:rsidRPr="00C72BB6">
          <w:rPr>
            <w:rFonts w:ascii="Arial" w:hAnsi="Arial" w:cs="Arial"/>
            <w:noProof/>
            <w:webHidden/>
          </w:rPr>
          <w:t>161</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408" w:author="Sumit Pabbi" w:date="2015-04-13T20:14:00Z"/>
          <w:rFonts w:ascii="Arial" w:hAnsi="Arial" w:cs="Arial"/>
          <w:noProof/>
        </w:rPr>
      </w:pPr>
      <w:ins w:id="409"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"_Toc416719518"</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12.3.2</w:t>
        </w:r>
        <w:r w:rsidR="00C72BB6" w:rsidRPr="00C72BB6">
          <w:rPr>
            <w:rFonts w:ascii="Arial" w:hAnsi="Arial" w:cs="Arial"/>
            <w:noProof/>
          </w:rPr>
          <w:tab/>
        </w:r>
        <w:r w:rsidR="00C72BB6" w:rsidRPr="00C72BB6">
          <w:rPr>
            <w:rStyle w:val="Hyperlink"/>
            <w:rFonts w:ascii="Arial" w:hAnsi="Arial" w:cs="Arial"/>
            <w:noProof/>
          </w:rPr>
          <w:t>Master failure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_Toc416719518 \h </w:instrText>
        </w:r>
      </w:ins>
      <w:r w:rsidRPr="00C72BB6">
        <w:rPr>
          <w:rFonts w:ascii="Arial" w:hAnsi="Arial" w:cs="Arial"/>
          <w:noProof/>
          <w:webHidden/>
        </w:rPr>
      </w:r>
      <w:r w:rsidRPr="00C72BB6">
        <w:rPr>
          <w:rFonts w:ascii="Arial" w:hAnsi="Arial" w:cs="Arial"/>
          <w:noProof/>
          <w:webHidden/>
        </w:rPr>
        <w:fldChar w:fldCharType="separate"/>
      </w:r>
      <w:ins w:id="410" w:author="Sumit Pabbi" w:date="2015-04-13T20:14:00Z">
        <w:r w:rsidR="00C72BB6" w:rsidRPr="00C72BB6">
          <w:rPr>
            <w:rFonts w:ascii="Arial" w:hAnsi="Arial" w:cs="Arial"/>
            <w:noProof/>
            <w:webHidden/>
          </w:rPr>
          <w:t>162</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1" w:author="Sumit Pabbi" w:date="2015-04-13T20:14:00Z"/>
          <w:rFonts w:ascii="Arial" w:hAnsi="Arial" w:cs="Arial"/>
          <w:noProof/>
        </w:rPr>
      </w:pPr>
      <w:ins w:id="412"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"_Toc416719519"</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12.4</w:t>
        </w:r>
        <w:r w:rsidR="00C72BB6" w:rsidRPr="00C72BB6">
          <w:rPr>
            <w:rFonts w:ascii="Arial" w:hAnsi="Arial" w:cs="Arial"/>
            <w:noProof/>
          </w:rPr>
          <w:tab/>
        </w:r>
        <w:r w:rsidR="00C72BB6" w:rsidRPr="00C72BB6">
          <w:rPr>
            <w:rStyle w:val="Hyperlink"/>
            <w:rFonts w:ascii="Arial" w:hAnsi="Arial" w:cs="Arial"/>
            <w:noProof/>
          </w:rPr>
          <w:t>Scheduler Sub-System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_Toc416719519 \h </w:instrText>
        </w:r>
      </w:ins>
      <w:r w:rsidRPr="00C72BB6">
        <w:rPr>
          <w:rFonts w:ascii="Arial" w:hAnsi="Arial" w:cs="Arial"/>
          <w:noProof/>
          <w:webHidden/>
        </w:rPr>
      </w:r>
      <w:r w:rsidRPr="00C72BB6">
        <w:rPr>
          <w:rFonts w:ascii="Arial" w:hAnsi="Arial" w:cs="Arial"/>
          <w:noProof/>
          <w:webHidden/>
        </w:rPr>
        <w:fldChar w:fldCharType="separate"/>
      </w:r>
      <w:ins w:id="413"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4" w:author="Sumit Pabbi" w:date="2015-04-13T20:14:00Z"/>
          <w:rFonts w:ascii="Arial" w:hAnsi="Arial" w:cs="Arial"/>
          <w:noProof/>
        </w:rPr>
      </w:pPr>
      <w:ins w:id="415"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"_Toc416719520"</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12.5</w:t>
        </w:r>
        <w:r w:rsidR="00C72BB6" w:rsidRPr="00C72BB6">
          <w:rPr>
            <w:rFonts w:ascii="Arial" w:hAnsi="Arial" w:cs="Arial"/>
            <w:noProof/>
          </w:rPr>
          <w:tab/>
        </w:r>
        <w:r w:rsidR="00C72BB6" w:rsidRPr="00C72BB6">
          <w:rPr>
            <w:rStyle w:val="Hyperlink"/>
            <w:rFonts w:ascii="Arial" w:hAnsi="Arial" w:cs="Arial"/>
            <w:noProof/>
          </w:rPr>
          <w:t>Reporting System High Availability</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_Toc416719520 \h </w:instrText>
        </w:r>
      </w:ins>
      <w:r w:rsidRPr="00C72BB6">
        <w:rPr>
          <w:rFonts w:ascii="Arial" w:hAnsi="Arial" w:cs="Arial"/>
          <w:noProof/>
          <w:webHidden/>
        </w:rPr>
      </w:r>
      <w:r w:rsidRPr="00C72BB6">
        <w:rPr>
          <w:rFonts w:ascii="Arial" w:hAnsi="Arial" w:cs="Arial"/>
          <w:noProof/>
          <w:webHidden/>
        </w:rPr>
        <w:fldChar w:fldCharType="separate"/>
      </w:r>
      <w:ins w:id="416"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17" w:author="Sumit Pabbi" w:date="2015-04-13T20:14:00Z"/>
          <w:rFonts w:ascii="Arial" w:hAnsi="Arial" w:cs="Arial"/>
          <w:noProof/>
        </w:rPr>
      </w:pPr>
      <w:ins w:id="418"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"_Toc416719521"</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12.6</w:t>
        </w:r>
        <w:r w:rsidR="00C72BB6" w:rsidRPr="00C72BB6">
          <w:rPr>
            <w:rFonts w:ascii="Arial" w:hAnsi="Arial" w:cs="Arial"/>
            <w:noProof/>
          </w:rPr>
          <w:tab/>
        </w:r>
        <w:r w:rsidR="00C72BB6" w:rsidRPr="00C72BB6">
          <w:rPr>
            <w:rStyle w:val="Hyperlink"/>
            <w:rFonts w:ascii="Arial" w:hAnsi="Arial" w:cs="Arial"/>
            <w:noProof/>
          </w:rPr>
          <w:t>Physical / Deployment View</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_Toc416719521 \h </w:instrText>
        </w:r>
      </w:ins>
      <w:r w:rsidRPr="00C72BB6">
        <w:rPr>
          <w:rFonts w:ascii="Arial" w:hAnsi="Arial" w:cs="Arial"/>
          <w:noProof/>
          <w:webHidden/>
        </w:rPr>
      </w:r>
      <w:r w:rsidRPr="00C72BB6">
        <w:rPr>
          <w:rFonts w:ascii="Arial" w:hAnsi="Arial" w:cs="Arial"/>
          <w:noProof/>
          <w:webHidden/>
        </w:rPr>
        <w:fldChar w:fldCharType="separate"/>
      </w:r>
      <w:ins w:id="419"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20" w:author="Sumit Pabbi" w:date="2015-04-13T20:14:00Z"/>
          <w:rFonts w:ascii="Arial" w:hAnsi="Arial" w:cs="Arial"/>
          <w:noProof/>
        </w:rPr>
      </w:pPr>
      <w:ins w:id="421"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"_Toc416719522"</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12.7</w:t>
        </w:r>
        <w:r w:rsidR="00C72BB6" w:rsidRPr="00C72BB6">
          <w:rPr>
            <w:rFonts w:ascii="Arial" w:hAnsi="Arial" w:cs="Arial"/>
            <w:noProof/>
          </w:rPr>
          <w:tab/>
        </w:r>
        <w:r w:rsidR="00C72BB6" w:rsidRPr="00C72BB6">
          <w:rPr>
            <w:rStyle w:val="Hyperlink"/>
            <w:rFonts w:ascii="Arial" w:hAnsi="Arial" w:cs="Arial"/>
            <w:noProof/>
          </w:rPr>
          <w:t>Deployment Scripts</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_Toc416719522 \h </w:instrText>
        </w:r>
      </w:ins>
      <w:r w:rsidRPr="00C72BB6">
        <w:rPr>
          <w:rFonts w:ascii="Arial" w:hAnsi="Arial" w:cs="Arial"/>
          <w:noProof/>
          <w:webHidden/>
        </w:rPr>
      </w:r>
      <w:r w:rsidRPr="00C72BB6">
        <w:rPr>
          <w:rFonts w:ascii="Arial" w:hAnsi="Arial" w:cs="Arial"/>
          <w:noProof/>
          <w:webHidden/>
        </w:rPr>
        <w:fldChar w:fldCharType="separate"/>
      </w:r>
      <w:ins w:id="422"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3"/>
        <w:tabs>
          <w:tab w:val="left" w:pos="1320"/>
          <w:tab w:val="right" w:leader="dot" w:pos="9620"/>
        </w:tabs>
        <w:rPr>
          <w:ins w:id="423" w:author="Sumit Pabbi" w:date="2015-04-13T20:14:00Z"/>
          <w:rFonts w:ascii="Arial" w:hAnsi="Arial" w:cs="Arial"/>
          <w:noProof/>
        </w:rPr>
      </w:pPr>
      <w:ins w:id="424"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"_Toc416719523"</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12.7.1</w:t>
        </w:r>
        <w:r w:rsidR="00C72BB6" w:rsidRPr="00C72BB6">
          <w:rPr>
            <w:rFonts w:ascii="Arial" w:hAnsi="Arial" w:cs="Arial"/>
            <w:noProof/>
          </w:rPr>
          <w:tab/>
        </w:r>
        <w:r w:rsidR="00C72BB6" w:rsidRPr="00C72BB6">
          <w:rPr>
            <w:rStyle w:val="Hyperlink"/>
            <w:rFonts w:ascii="Arial" w:hAnsi="Arial" w:cs="Arial"/>
            <w:noProof/>
          </w:rPr>
          <w:t>NMS Web Tier SW Installation</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_Toc416719523 \h </w:instrText>
        </w:r>
      </w:ins>
      <w:r w:rsidRPr="00C72BB6">
        <w:rPr>
          <w:rFonts w:ascii="Arial" w:hAnsi="Arial" w:cs="Arial"/>
          <w:noProof/>
          <w:webHidden/>
        </w:rPr>
      </w:r>
      <w:r w:rsidRPr="00C72BB6">
        <w:rPr>
          <w:rFonts w:ascii="Arial" w:hAnsi="Arial" w:cs="Arial"/>
          <w:noProof/>
          <w:webHidden/>
        </w:rPr>
        <w:fldChar w:fldCharType="separate"/>
      </w:r>
      <w:ins w:id="425" w:author="Sumit Pabbi" w:date="2015-04-13T20:14:00Z">
        <w:r w:rsidR="00C72BB6" w:rsidRPr="00C72BB6">
          <w:rPr>
            <w:rFonts w:ascii="Arial" w:hAnsi="Arial" w:cs="Arial"/>
            <w:noProof/>
            <w:webHidden/>
          </w:rPr>
          <w:t>164</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1"/>
        <w:tabs>
          <w:tab w:val="left" w:pos="660"/>
          <w:tab w:val="right" w:leader="dot" w:pos="9620"/>
        </w:tabs>
        <w:rPr>
          <w:ins w:id="426" w:author="Sumit Pabbi" w:date="2015-04-13T20:14:00Z"/>
          <w:rFonts w:ascii="Arial" w:hAnsi="Arial" w:cs="Arial"/>
          <w:noProof/>
        </w:rPr>
      </w:pPr>
      <w:ins w:id="427"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"_Toc416719524"</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13</w:t>
        </w:r>
        <w:r w:rsidR="00C72BB6" w:rsidRPr="00C72BB6">
          <w:rPr>
            <w:rFonts w:ascii="Arial" w:hAnsi="Arial" w:cs="Arial"/>
            <w:noProof/>
          </w:rPr>
          <w:tab/>
        </w:r>
        <w:r w:rsidR="00C72BB6" w:rsidRPr="00C72BB6">
          <w:rPr>
            <w:rStyle w:val="Hyperlink"/>
            <w:rFonts w:ascii="Arial" w:hAnsi="Arial" w:cs="Arial"/>
            <w:noProof/>
            <w:shd w:val="clear" w:color="auto" w:fill="FFFFFF"/>
          </w:rPr>
          <w:t>Appendix</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_Toc416719524 \h </w:instrText>
        </w:r>
      </w:ins>
      <w:r w:rsidRPr="00C72BB6">
        <w:rPr>
          <w:rFonts w:ascii="Arial" w:hAnsi="Arial" w:cs="Arial"/>
          <w:noProof/>
          <w:webHidden/>
        </w:rPr>
      </w:r>
      <w:r w:rsidRPr="00C72BB6">
        <w:rPr>
          <w:rFonts w:ascii="Arial" w:hAnsi="Arial" w:cs="Arial"/>
          <w:noProof/>
          <w:webHidden/>
        </w:rPr>
        <w:fldChar w:fldCharType="separate"/>
      </w:r>
      <w:ins w:id="428" w:author="Sumit Pabbi" w:date="2015-04-13T20:14:00Z">
        <w:r w:rsidR="00C72BB6" w:rsidRPr="00C72BB6">
          <w:rPr>
            <w:rFonts w:ascii="Arial" w:hAnsi="Arial" w:cs="Arial"/>
            <w:noProof/>
            <w:webHidden/>
          </w:rPr>
          <w:t>165</w:t>
        </w:r>
        <w:r w:rsidRPr="00C72BB6">
          <w:rPr>
            <w:rFonts w:ascii="Arial" w:hAnsi="Arial" w:cs="Arial"/>
            <w:noProof/>
            <w:webHidden/>
          </w:rPr>
          <w:fldChar w:fldCharType="end"/>
        </w:r>
        <w:r w:rsidRPr="00C72BB6">
          <w:rPr>
            <w:rStyle w:val="Hyperlink"/>
            <w:rFonts w:ascii="Arial" w:hAnsi="Arial" w:cs="Arial"/>
            <w:noProof/>
          </w:rPr>
          <w:fldChar w:fldCharType="end"/>
        </w:r>
      </w:ins>
    </w:p>
    <w:p w:rsidR="00C72BB6" w:rsidRPr="00C72BB6" w:rsidRDefault="0066491D">
      <w:pPr>
        <w:pStyle w:val="TOC2"/>
        <w:tabs>
          <w:tab w:val="left" w:pos="880"/>
          <w:tab w:val="right" w:leader="dot" w:pos="9620"/>
        </w:tabs>
        <w:rPr>
          <w:ins w:id="429" w:author="Sumit Pabbi" w:date="2015-04-13T20:14:00Z"/>
          <w:rFonts w:ascii="Arial" w:hAnsi="Arial" w:cs="Arial"/>
          <w:noProof/>
        </w:rPr>
      </w:pPr>
      <w:ins w:id="430" w:author="Sumit Pabbi" w:date="2015-04-13T20:14:00Z">
        <w:r w:rsidRPr="00C72BB6">
          <w:rPr>
            <w:rStyle w:val="Hyperlink"/>
            <w:rFonts w:ascii="Arial" w:hAnsi="Arial" w:cs="Arial"/>
            <w:noProof/>
          </w:rPr>
          <w:fldChar w:fldCharType="begin"/>
        </w:r>
        <w:r w:rsidR="00C72BB6" w:rsidRPr="00C72BB6">
          <w:rPr>
            <w:rStyle w:val="Hyperlink"/>
            <w:rFonts w:ascii="Arial" w:hAnsi="Arial" w:cs="Arial"/>
            <w:noProof/>
          </w:rPr>
          <w:instrText xml:space="preserve"> </w:instrText>
        </w:r>
        <w:r w:rsidR="00C72BB6" w:rsidRPr="00C72BB6">
          <w:rPr>
            <w:rFonts w:ascii="Arial" w:hAnsi="Arial" w:cs="Arial"/>
            <w:noProof/>
          </w:rPr>
          <w:instrText>HYPERLINK \l "_Toc416719525"</w:instrText>
        </w:r>
        <w:r w:rsidR="00C72BB6" w:rsidRPr="00C72BB6">
          <w:rPr>
            <w:rStyle w:val="Hyperlink"/>
            <w:rFonts w:ascii="Arial" w:hAnsi="Arial" w:cs="Arial"/>
            <w:noProof/>
          </w:rPr>
          <w:instrText xml:space="preserve"> </w:instrText>
        </w:r>
        <w:r w:rsidRPr="00C72BB6">
          <w:rPr>
            <w:rStyle w:val="Hyperlink"/>
            <w:rFonts w:ascii="Arial" w:hAnsi="Arial" w:cs="Arial"/>
            <w:noProof/>
          </w:rPr>
          <w:fldChar w:fldCharType="separate"/>
        </w:r>
        <w:r w:rsidR="00C72BB6" w:rsidRPr="00C72BB6">
          <w:rPr>
            <w:rStyle w:val="Hyperlink"/>
            <w:rFonts w:ascii="Arial" w:hAnsi="Arial" w:cs="Arial"/>
            <w:noProof/>
          </w:rPr>
          <w:t>13.1</w:t>
        </w:r>
        <w:r w:rsidR="00C72BB6" w:rsidRPr="00C72BB6">
          <w:rPr>
            <w:rFonts w:ascii="Arial" w:hAnsi="Arial" w:cs="Arial"/>
            <w:noProof/>
          </w:rPr>
          <w:tab/>
        </w:r>
        <w:r w:rsidR="00C72BB6" w:rsidRPr="00C72BB6">
          <w:rPr>
            <w:rStyle w:val="Hyperlink"/>
            <w:rFonts w:ascii="Arial" w:hAnsi="Arial" w:cs="Arial"/>
            <w:noProof/>
          </w:rPr>
          <w:t>Mobile Academy Course Structure and Content CSV File Sample</w:t>
        </w:r>
        <w:r w:rsidR="00C72BB6" w:rsidRPr="00C72BB6">
          <w:rPr>
            <w:rFonts w:ascii="Arial" w:hAnsi="Arial" w:cs="Arial"/>
            <w:noProof/>
            <w:webHidden/>
          </w:rPr>
          <w:tab/>
        </w:r>
        <w:r w:rsidRPr="00C72BB6">
          <w:rPr>
            <w:rFonts w:ascii="Arial" w:hAnsi="Arial" w:cs="Arial"/>
            <w:noProof/>
            <w:webHidden/>
          </w:rPr>
          <w:fldChar w:fldCharType="begin"/>
        </w:r>
        <w:r w:rsidR="00C72BB6" w:rsidRPr="00C72BB6">
          <w:rPr>
            <w:rFonts w:ascii="Arial" w:hAnsi="Arial" w:cs="Arial"/>
            <w:noProof/>
            <w:webHidden/>
          </w:rPr>
          <w:instrText xml:space="preserve"> PAGEREF _Toc416719525 \h </w:instrText>
        </w:r>
      </w:ins>
      <w:r w:rsidRPr="00C72BB6">
        <w:rPr>
          <w:rFonts w:ascii="Arial" w:hAnsi="Arial" w:cs="Arial"/>
          <w:noProof/>
          <w:webHidden/>
        </w:rPr>
      </w:r>
      <w:r w:rsidRPr="00C72BB6">
        <w:rPr>
          <w:rFonts w:ascii="Arial" w:hAnsi="Arial" w:cs="Arial"/>
          <w:noProof/>
          <w:webHidden/>
        </w:rPr>
        <w:fldChar w:fldCharType="separate"/>
      </w:r>
      <w:ins w:id="431" w:author="Sumit Pabbi" w:date="2015-04-13T20:14:00Z">
        <w:r w:rsidR="00C72BB6" w:rsidRPr="00C72BB6">
          <w:rPr>
            <w:rFonts w:ascii="Arial" w:hAnsi="Arial" w:cs="Arial"/>
            <w:noProof/>
            <w:webHidden/>
          </w:rPr>
          <w:t>165</w:t>
        </w:r>
        <w:r w:rsidRPr="00C72BB6">
          <w:rPr>
            <w:rFonts w:ascii="Arial" w:hAnsi="Arial" w:cs="Arial"/>
            <w:noProof/>
            <w:webHidden/>
          </w:rPr>
          <w:fldChar w:fldCharType="end"/>
        </w:r>
        <w:r w:rsidRPr="00C72BB6">
          <w:rPr>
            <w:rStyle w:val="Hyperlink"/>
            <w:rFonts w:ascii="Arial" w:hAnsi="Arial" w:cs="Arial"/>
            <w:noProof/>
          </w:rPr>
          <w:fldChar w:fldCharType="end"/>
        </w:r>
      </w:ins>
    </w:p>
    <w:p w:rsidR="00C753A5" w:rsidRPr="00C72BB6" w:rsidRDefault="0066491D">
      <w:pPr>
        <w:rPr>
          <w:rFonts w:ascii="Arial" w:hAnsi="Arial" w:cs="Arial"/>
        </w:rPr>
      </w:pPr>
      <w:r w:rsidRPr="00C72BB6">
        <w:rPr>
          <w:rFonts w:ascii="Arial" w:hAnsi="Arial" w:cs="Arial"/>
        </w:rPr>
        <w:fldChar w:fldCharType="end"/>
      </w:r>
    </w:p>
    <w:p w:rsidR="00DE514E" w:rsidRPr="00C72BB6" w:rsidRDefault="00DE514E">
      <w:pPr>
        <w:rPr>
          <w:rFonts w:ascii="Arial" w:hAnsi="Arial" w:cs="Arial"/>
        </w:rPr>
      </w:pPr>
    </w:p>
    <w:p w:rsidR="00DE514E" w:rsidRPr="00C72BB6" w:rsidRDefault="00DE514E">
      <w:pPr>
        <w:rPr>
          <w:rFonts w:ascii="Arial" w:hAnsi="Arial" w:cs="Arial"/>
        </w:rPr>
      </w:pPr>
    </w:p>
    <w:p w:rsidR="00DE514E" w:rsidRPr="00C72BB6" w:rsidRDefault="00DE514E">
      <w:pPr>
        <w:rPr>
          <w:rFonts w:ascii="Arial" w:hAnsi="Arial" w:cs="Arial"/>
        </w:rPr>
      </w:pPr>
    </w:p>
    <w:p w:rsidR="00DE514E" w:rsidRPr="00C72BB6" w:rsidRDefault="00DE514E">
      <w:pPr>
        <w:rPr>
          <w:rFonts w:ascii="Arial" w:hAnsi="Arial" w:cs="Arial"/>
        </w:rPr>
      </w:pPr>
    </w:p>
    <w:p w:rsidR="00DE514E" w:rsidRPr="00C72BB6" w:rsidRDefault="00FC644F">
      <w:pPr>
        <w:rPr>
          <w:rFonts w:ascii="Arial" w:hAnsi="Arial" w:cs="Arial"/>
        </w:rPr>
      </w:pPr>
      <w:r w:rsidRPr="00C72BB6">
        <w:rPr>
          <w:rFonts w:ascii="Arial" w:hAnsi="Arial" w:cs="Arial"/>
        </w:rPr>
        <w:br w:type="page"/>
      </w:r>
    </w:p>
    <w:p w:rsidR="003B66EC" w:rsidRPr="00C72BB6" w:rsidRDefault="00FC644F" w:rsidP="00AD5C2F">
      <w:pPr>
        <w:pStyle w:val="Heading1"/>
      </w:pPr>
      <w:bookmarkStart w:id="432" w:name="_Ref410923332"/>
      <w:bookmarkStart w:id="433" w:name="_Ref410923415"/>
      <w:bookmarkStart w:id="434" w:name="_Toc413665682"/>
      <w:bookmarkStart w:id="435" w:name="_Toc413339888"/>
      <w:bookmarkStart w:id="436" w:name="_Toc416719386"/>
      <w:r w:rsidRPr="00C72BB6">
        <w:t>Introduction</w:t>
      </w:r>
      <w:bookmarkEnd w:id="432"/>
      <w:bookmarkEnd w:id="433"/>
      <w:bookmarkEnd w:id="434"/>
      <w:bookmarkEnd w:id="435"/>
      <w:bookmarkEnd w:id="436"/>
    </w:p>
    <w:p w:rsidR="00986828" w:rsidRPr="00C72BB6" w:rsidRDefault="007E4D78" w:rsidP="00AD5C2F">
      <w:pPr>
        <w:pStyle w:val="Heading2"/>
      </w:pPr>
      <w:bookmarkStart w:id="437" w:name="_Toc413665683"/>
      <w:bookmarkStart w:id="438" w:name="_Toc413339889"/>
      <w:bookmarkStart w:id="439" w:name="_Toc416719387"/>
      <w:r w:rsidRPr="00C72BB6">
        <w:t>Overview</w:t>
      </w:r>
      <w:bookmarkEnd w:id="437"/>
      <w:bookmarkEnd w:id="438"/>
      <w:bookmarkEnd w:id="439"/>
    </w:p>
    <w:p w:rsidR="00986828" w:rsidRPr="00C72BB6" w:rsidRDefault="007E4D78" w:rsidP="00986828">
      <w:pPr>
        <w:spacing w:before="360"/>
        <w:rPr>
          <w:rFonts w:ascii="Arial" w:hAnsi="Arial" w:cs="Arial"/>
        </w:rPr>
      </w:pPr>
      <w:r w:rsidRPr="00C72BB6">
        <w:rPr>
          <w:rFonts w:ascii="Arial" w:hAnsi="Arial" w:cs="Arial"/>
          <w:b/>
        </w:rPr>
        <w:t>National MOTECH System</w:t>
      </w:r>
      <w:r w:rsidRPr="00C72BB6">
        <w:rPr>
          <w:rFonts w:ascii="Arial" w:hAnsi="Arial" w:cs="Arial"/>
        </w:rPr>
        <w:t xml:space="preserve"> (</w:t>
      </w:r>
      <w:r w:rsidRPr="00C72BB6">
        <w:rPr>
          <w:rFonts w:ascii="Arial" w:hAnsi="Arial" w:cs="Arial"/>
          <w:b/>
        </w:rPr>
        <w:t>NMS</w:t>
      </w:r>
      <w:r w:rsidRPr="00C72BB6">
        <w:rPr>
          <w:rFonts w:ascii="Arial" w:hAnsi="Arial" w:cs="Arial"/>
        </w:rPr>
        <w:t>) is a system that shall deliver three maternal and child health IVR services, namely Mobile Kunji, Mobile Academy and Kilkari; at a pan India level via a Toll Free, centralized long-code.</w:t>
      </w:r>
    </w:p>
    <w:p w:rsidR="00986828" w:rsidRPr="00C72BB6" w:rsidRDefault="007E4D78" w:rsidP="00C7075E">
      <w:pPr>
        <w:pStyle w:val="ListParagraph"/>
        <w:numPr>
          <w:ilvl w:val="0"/>
          <w:numId w:val="7"/>
        </w:numPr>
        <w:contextualSpacing w:val="0"/>
        <w:rPr>
          <w:rFonts w:ascii="Arial" w:hAnsi="Arial" w:cs="Arial"/>
        </w:rPr>
      </w:pPr>
      <w:r w:rsidRPr="00C72BB6">
        <w:rPr>
          <w:rFonts w:ascii="Arial" w:hAnsi="Arial" w:cs="Arial"/>
          <w:b/>
        </w:rPr>
        <w:t>Mobile Academy</w:t>
      </w:r>
      <w:r w:rsidRPr="00C72BB6">
        <w:rPr>
          <w:rFonts w:ascii="Arial" w:hAnsi="Arial" w:cs="Arial"/>
        </w:rPr>
        <w:t xml:space="preserve"> service is an inbound 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 by dialing a toll free long code, and complete it at their convenience.</w:t>
      </w:r>
    </w:p>
    <w:p w:rsidR="00986828" w:rsidRPr="00C72BB6" w:rsidRDefault="007E4D78" w:rsidP="00C7075E">
      <w:pPr>
        <w:pStyle w:val="ListParagraph"/>
        <w:numPr>
          <w:ilvl w:val="0"/>
          <w:numId w:val="7"/>
        </w:numPr>
        <w:contextualSpacing w:val="0"/>
        <w:rPr>
          <w:rFonts w:ascii="Arial" w:hAnsi="Arial" w:cs="Arial"/>
        </w:rPr>
      </w:pPr>
      <w:r w:rsidRPr="00C72BB6">
        <w:rPr>
          <w:rFonts w:ascii="Arial" w:hAnsi="Arial" w:cs="Arial"/>
          <w:b/>
        </w:rPr>
        <w:t>Mobile Kunji</w:t>
      </w:r>
      <w:r w:rsidRPr="00C72BB6">
        <w:rPr>
          <w:rFonts w:ascii="Arial" w:hAnsi="Arial" w:cs="Arial"/>
        </w:rPr>
        <w:t xml:space="preserve"> service includes an IVR based mobile service and a printed deck of illustrated cards on a ring, which together communicate essential audio-visual information on pregnancy and newborn health. Each card carries a unique long code and a card number printed on it. User has to dial the long code and enter the card number to access the specific audio content. Mobile Kunji is designed for use during counseling sessions with families and seeks to build support for healthy practices within families and communities.</w:t>
      </w:r>
    </w:p>
    <w:p w:rsidR="00986828" w:rsidRPr="00C72BB6" w:rsidRDefault="007E4D78" w:rsidP="00C7075E">
      <w:pPr>
        <w:pStyle w:val="ListParagraph"/>
        <w:numPr>
          <w:ilvl w:val="0"/>
          <w:numId w:val="7"/>
        </w:numPr>
        <w:contextualSpacing w:val="0"/>
        <w:rPr>
          <w:rFonts w:ascii="Arial" w:hAnsi="Arial" w:cs="Arial"/>
        </w:rPr>
      </w:pPr>
      <w:r w:rsidRPr="00C72BB6">
        <w:rPr>
          <w:rFonts w:ascii="Arial" w:hAnsi="Arial" w:cs="Arial"/>
          <w:b/>
        </w:rPr>
        <w:t>Kilkari</w:t>
      </w:r>
      <w:r w:rsidRPr="00C72BB6">
        <w:rPr>
          <w:rFonts w:ascii="Arial" w:hAnsi="Arial" w:cs="Arial"/>
        </w:rPr>
        <w:t xml:space="preserve"> service is an IVR subscription service that delivers time-sensitive audio information about maternal and child health to the mobile phones of husbands, their pregnant wives, and mothers of young children for upto 72 weeks, linked to the woman’s stage of pregnancy or and child’s age. The service covers the critical time period – where the most deaths occur - from the 2</w:t>
      </w:r>
      <w:r w:rsidRPr="00C72BB6">
        <w:rPr>
          <w:rFonts w:ascii="Arial" w:hAnsi="Arial" w:cs="Arial"/>
          <w:vertAlign w:val="superscript"/>
        </w:rPr>
        <w:t>nd</w:t>
      </w:r>
      <w:r w:rsidRPr="00C72BB6">
        <w:rPr>
          <w:rFonts w:ascii="Arial" w:hAnsi="Arial" w:cs="Arial"/>
        </w:rPr>
        <w:t xml:space="preserve"> trimester of pregnancy until the child is one year old.</w:t>
      </w:r>
    </w:p>
    <w:p w:rsidR="00986828" w:rsidRPr="00C72BB6" w:rsidRDefault="007E4D78" w:rsidP="00986828">
      <w:pPr>
        <w:jc w:val="both"/>
        <w:rPr>
          <w:rFonts w:ascii="Arial" w:hAnsi="Arial" w:cs="Arial"/>
        </w:rPr>
      </w:pPr>
      <w:r w:rsidRPr="00C72BB6">
        <w:rPr>
          <w:rFonts w:ascii="Arial" w:hAnsi="Arial" w:cs="Arial"/>
        </w:rPr>
        <w:t xml:space="preserve">IVR services shall be powered by an open-source platform called </w:t>
      </w:r>
      <w:r w:rsidRPr="00C72BB6">
        <w:rPr>
          <w:rFonts w:ascii="Arial" w:hAnsi="Arial" w:cs="Arial"/>
          <w:b/>
        </w:rPr>
        <w:t>MOTECH</w:t>
      </w:r>
      <w:r w:rsidRPr="00C72BB6">
        <w:rPr>
          <w:rFonts w:ascii="Arial" w:hAnsi="Arial" w:cs="Arial"/>
        </w:rPr>
        <w:t xml:space="preserve"> (</w:t>
      </w:r>
      <w:r w:rsidRPr="00C72BB6">
        <w:rPr>
          <w:rFonts w:ascii="Arial" w:hAnsi="Arial" w:cs="Arial"/>
          <w:b/>
        </w:rPr>
        <w:t>Mobile Technology for Community Health</w:t>
      </w:r>
      <w:r w:rsidRPr="00C72BB6">
        <w:rPr>
          <w:rFonts w:ascii="Arial" w:hAnsi="Arial" w:cs="Arial"/>
        </w:rPr>
        <w:t>). The MOTECH platform has been developed by the Grameen Foundation, a not-for-profit organization headquartered in the United States. The MOTECH platform combines the integration capabilities of an Enterprise Service Bus (ESB) with a flexible open source application development framework.</w:t>
      </w:r>
    </w:p>
    <w:p w:rsidR="003B66EC" w:rsidRPr="00C72BB6" w:rsidRDefault="007E4D78" w:rsidP="00AD5C2F">
      <w:pPr>
        <w:pStyle w:val="Heading2"/>
      </w:pPr>
      <w:bookmarkStart w:id="440" w:name="_Toc413665684"/>
      <w:bookmarkStart w:id="441" w:name="_Toc413339890"/>
      <w:bookmarkStart w:id="442" w:name="_Toc416719388"/>
      <w:r w:rsidRPr="00C72BB6">
        <w:t>Purpose</w:t>
      </w:r>
      <w:bookmarkEnd w:id="440"/>
      <w:bookmarkEnd w:id="441"/>
      <w:bookmarkEnd w:id="442"/>
    </w:p>
    <w:p w:rsidR="00986828" w:rsidRPr="00C72BB6" w:rsidRDefault="007E4D78" w:rsidP="00986828">
      <w:pPr>
        <w:jc w:val="both"/>
        <w:rPr>
          <w:rFonts w:ascii="Arial" w:hAnsi="Arial" w:cs="Arial"/>
        </w:rPr>
      </w:pPr>
      <w:r w:rsidRPr="00C72BB6">
        <w:rPr>
          <w:rFonts w:ascii="Arial" w:hAnsi="Arial" w:cs="Arial"/>
        </w:rPr>
        <w:t>This document provides an architectural overview of the Mobile Academy, Mobile Kunji, and Kilkari services, using a number of different architectural views to depict different aspects of the system. It is intended to capture and convey the decisions which have been made while designing the system.</w:t>
      </w:r>
    </w:p>
    <w:p w:rsidR="003B66EC" w:rsidRPr="00C72BB6" w:rsidRDefault="007E4D78" w:rsidP="00AD5C2F">
      <w:pPr>
        <w:pStyle w:val="Heading2"/>
      </w:pPr>
      <w:bookmarkStart w:id="443" w:name="_Toc413665685"/>
      <w:bookmarkStart w:id="444" w:name="_Toc413339891"/>
      <w:bookmarkStart w:id="445" w:name="_Toc416719389"/>
      <w:r w:rsidRPr="00C72BB6">
        <w:t>Scope</w:t>
      </w:r>
      <w:bookmarkEnd w:id="443"/>
      <w:bookmarkEnd w:id="444"/>
      <w:bookmarkEnd w:id="445"/>
    </w:p>
    <w:p w:rsidR="00986828" w:rsidRPr="00C72BB6" w:rsidRDefault="007E4D78" w:rsidP="00986828">
      <w:pPr>
        <w:jc w:val="both"/>
        <w:rPr>
          <w:rFonts w:ascii="Arial" w:hAnsi="Arial" w:cs="Arial"/>
        </w:rPr>
      </w:pPr>
      <w:r w:rsidRPr="00C72BB6">
        <w:rPr>
          <w:rFonts w:ascii="Arial" w:hAnsi="Arial" w:cs="Arial"/>
        </w:rPr>
        <w:t>Scope of this document is to capture the high level design of Mobile Academy, Mobile Kunji, and Kilkari services.</w:t>
      </w:r>
    </w:p>
    <w:p w:rsidR="008126C9" w:rsidRPr="00C72BB6" w:rsidRDefault="007E4D78" w:rsidP="008126C9">
      <w:pPr>
        <w:rPr>
          <w:rFonts w:ascii="Arial" w:hAnsi="Arial" w:cs="Arial"/>
        </w:rPr>
      </w:pPr>
      <w:r w:rsidRPr="00C72BB6">
        <w:rPr>
          <w:rFonts w:ascii="Arial" w:hAnsi="Arial" w:cs="Arial"/>
        </w:rPr>
        <w:t xml:space="preserve">The document is being written in phases. Design of the User Stories contained in each Sprint shall be added incrementally to this document. </w:t>
      </w:r>
    </w:p>
    <w:p w:rsidR="00D05820" w:rsidRPr="00C72BB6" w:rsidRDefault="00FC644F">
      <w:pPr>
        <w:rPr>
          <w:rFonts w:ascii="Arial" w:eastAsia="Times New Roman" w:hAnsi="Arial" w:cs="Arial"/>
          <w:b/>
          <w:bCs/>
          <w:color w:val="4F81BD"/>
          <w:sz w:val="26"/>
          <w:szCs w:val="26"/>
        </w:rPr>
      </w:pPr>
      <w:r w:rsidRPr="00C72BB6">
        <w:rPr>
          <w:rFonts w:ascii="Arial" w:hAnsi="Arial" w:cs="Arial"/>
        </w:rPr>
        <w:br w:type="page"/>
      </w:r>
    </w:p>
    <w:p w:rsidR="003B66EC" w:rsidRPr="00C72BB6" w:rsidRDefault="00FC644F" w:rsidP="00AD5C2F">
      <w:pPr>
        <w:pStyle w:val="Heading2"/>
      </w:pPr>
      <w:bookmarkStart w:id="446" w:name="_Toc413665686"/>
      <w:bookmarkStart w:id="447" w:name="_Toc413339892"/>
      <w:bookmarkStart w:id="448" w:name="_Toc416719390"/>
      <w:r w:rsidRPr="00C72BB6">
        <w:t>Definitions, Acronym List, Abbreviations</w:t>
      </w:r>
      <w:bookmarkEnd w:id="446"/>
      <w:bookmarkEnd w:id="447"/>
      <w:bookmarkEnd w:id="448"/>
    </w:p>
    <w:tbl>
      <w:tblPr>
        <w:tblStyle w:val="LightList-Accent11"/>
        <w:tblW w:w="9648" w:type="dxa"/>
        <w:tblLook w:val="04A0" w:firstRow="1" w:lastRow="0" w:firstColumn="1" w:lastColumn="0" w:noHBand="0" w:noVBand="1"/>
      </w:tblPr>
      <w:tblGrid>
        <w:gridCol w:w="3600"/>
        <w:gridCol w:w="6048"/>
        <w:tblGridChange w:id="449">
          <w:tblGrid>
            <w:gridCol w:w="3600"/>
            <w:gridCol w:w="6048"/>
          </w:tblGrid>
        </w:tblGridChange>
      </w:tblGrid>
      <w:tr w:rsidR="007B238D" w:rsidRPr="00C72BB6" w:rsidTr="0091716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600" w:type="dxa"/>
            <w:vAlign w:val="center"/>
          </w:tcPr>
          <w:p w:rsidR="007B238D" w:rsidRPr="00C72BB6" w:rsidRDefault="007B238D" w:rsidP="007B238D">
            <w:pPr>
              <w:rPr>
                <w:rFonts w:cs="Arial"/>
                <w:sz w:val="20"/>
              </w:rPr>
            </w:pPr>
            <w:r w:rsidRPr="00C72BB6">
              <w:rPr>
                <w:rFonts w:cs="Arial"/>
                <w:sz w:val="20"/>
              </w:rPr>
              <w:t>Abbreviation</w:t>
            </w:r>
          </w:p>
        </w:tc>
        <w:tc>
          <w:tcPr>
            <w:tcW w:w="6048" w:type="dxa"/>
            <w:vAlign w:val="center"/>
          </w:tcPr>
          <w:p w:rsidR="007B238D" w:rsidRPr="00C72BB6" w:rsidRDefault="007B238D" w:rsidP="007B238D">
            <w:pPr>
              <w:cnfStyle w:val="100000000000" w:firstRow="1" w:lastRow="0" w:firstColumn="0" w:lastColumn="0" w:oddVBand="0" w:evenVBand="0" w:oddHBand="0" w:evenHBand="0" w:firstRowFirstColumn="0" w:firstRowLastColumn="0" w:lastRowFirstColumn="0" w:lastRowLastColumn="0"/>
              <w:rPr>
                <w:rFonts w:cs="Arial"/>
                <w:sz w:val="20"/>
              </w:rPr>
            </w:pPr>
            <w:r w:rsidRPr="00C72BB6">
              <w:rPr>
                <w:rFonts w:cs="Arial"/>
                <w:sz w:val="20"/>
              </w:rPr>
              <w:t>Description</w:t>
            </w:r>
          </w:p>
        </w:tc>
      </w:tr>
      <w:tr w:rsidR="00BC4482" w:rsidRPr="00C72BB6" w:rsidTr="00917163">
        <w:trPr>
          <w:cnfStyle w:val="000000100000" w:firstRow="0" w:lastRow="0" w:firstColumn="0" w:lastColumn="0" w:oddVBand="0" w:evenVBand="0" w:oddHBand="1" w:evenHBand="0" w:firstRowFirstColumn="0" w:firstRowLastColumn="0" w:lastRowFirstColumn="0" w:lastRowLastColumn="0"/>
          <w:trHeight w:val="432"/>
          <w:ins w:id="450" w:author="Sumit Pabbi" w:date="2015-04-12T20:49:00Z"/>
        </w:trPr>
        <w:tc>
          <w:tcPr>
            <w:cnfStyle w:val="001000000000" w:firstRow="0" w:lastRow="0" w:firstColumn="1" w:lastColumn="0" w:oddVBand="0" w:evenVBand="0" w:oddHBand="0" w:evenHBand="0" w:firstRowFirstColumn="0" w:firstRowLastColumn="0" w:lastRowFirstColumn="0" w:lastRowLastColumn="0"/>
            <w:tcW w:w="3600" w:type="dxa"/>
            <w:vAlign w:val="center"/>
          </w:tcPr>
          <w:p w:rsidR="00BC4482" w:rsidRPr="00C72BB6" w:rsidRDefault="00BC4482" w:rsidP="007B238D">
            <w:pPr>
              <w:rPr>
                <w:ins w:id="451" w:author="Sumit Pabbi" w:date="2015-04-12T20:49:00Z"/>
                <w:rFonts w:cs="Arial"/>
                <w:sz w:val="20"/>
              </w:rPr>
            </w:pPr>
            <w:ins w:id="452" w:author="Sumit Pabbi" w:date="2015-04-12T20:49:00Z">
              <w:r w:rsidRPr="00C72BB6">
                <w:rPr>
                  <w:rFonts w:cs="Arial"/>
                  <w:sz w:val="20"/>
                </w:rPr>
                <w:t>CDR</w:t>
              </w:r>
            </w:ins>
          </w:p>
        </w:tc>
        <w:tc>
          <w:tcPr>
            <w:tcW w:w="6048" w:type="dxa"/>
            <w:vAlign w:val="center"/>
          </w:tcPr>
          <w:p w:rsidR="00BC4482" w:rsidRPr="00C72BB6" w:rsidRDefault="00BC4482" w:rsidP="007B238D">
            <w:pPr>
              <w:cnfStyle w:val="000000100000" w:firstRow="0" w:lastRow="0" w:firstColumn="0" w:lastColumn="0" w:oddVBand="0" w:evenVBand="0" w:oddHBand="1" w:evenHBand="0" w:firstRowFirstColumn="0" w:firstRowLastColumn="0" w:lastRowFirstColumn="0" w:lastRowLastColumn="0"/>
              <w:rPr>
                <w:ins w:id="453" w:author="Sumit Pabbi" w:date="2015-04-12T20:49:00Z"/>
                <w:rFonts w:cs="Arial"/>
                <w:sz w:val="20"/>
              </w:rPr>
            </w:pPr>
            <w:ins w:id="454" w:author="Sumit Pabbi" w:date="2015-04-12T20:49:00Z">
              <w:r w:rsidRPr="00C72BB6">
                <w:rPr>
                  <w:rFonts w:cs="Arial"/>
                  <w:sz w:val="20"/>
                </w:rPr>
                <w:t>Call Detail Record</w:t>
              </w:r>
            </w:ins>
          </w:p>
        </w:tc>
      </w:tr>
      <w:tr w:rsidR="007B238D" w:rsidRPr="00C72BB6" w:rsidTr="00917163">
        <w:tblPrEx>
          <w:tblW w:w="9648" w:type="dxa"/>
          <w:tblPrExChange w:id="455" w:author="Sumit Pabbi" w:date="2015-04-13T19:26:00Z">
            <w:tblPrEx>
              <w:tblW w:w="9648" w:type="dxa"/>
            </w:tblPrEx>
          </w:tblPrExChange>
        </w:tblPrEx>
        <w:trPr>
          <w:trHeight w:val="432"/>
          <w:trPrChange w:id="456"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57"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FLW</w:t>
            </w:r>
          </w:p>
        </w:tc>
        <w:tc>
          <w:tcPr>
            <w:tcW w:w="0" w:type="dxa"/>
            <w:vAlign w:val="center"/>
            <w:tcPrChange w:id="458"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firstRow="0" w:lastRow="0" w:firstColumn="0" w:lastColumn="0" w:oddVBand="0" w:evenVBand="0" w:oddHBand="0" w:evenHBand="0" w:firstRowFirstColumn="0" w:firstRowLastColumn="0" w:lastRowFirstColumn="0" w:lastRowLastColumn="0"/>
              <w:rPr>
                <w:rFonts w:cs="Arial"/>
                <w:sz w:val="20"/>
              </w:rPr>
            </w:pPr>
            <w:r w:rsidRPr="00C72BB6">
              <w:rPr>
                <w:rFonts w:cs="Arial"/>
                <w:sz w:val="20"/>
              </w:rPr>
              <w:t>Front Line Worker</w:t>
            </w:r>
          </w:p>
        </w:tc>
      </w:tr>
      <w:tr w:rsidR="007B238D" w:rsidRPr="00C72BB6" w:rsidTr="00917163">
        <w:tblPrEx>
          <w:tblW w:w="9648" w:type="dxa"/>
          <w:tblPrExChange w:id="459" w:author="Sumit Pabbi" w:date="2015-04-13T19:26:00Z">
            <w:tblPrEx>
              <w:tblW w:w="9648" w:type="dxa"/>
            </w:tblPrEx>
          </w:tblPrExChange>
        </w:tblPrEx>
        <w:trPr>
          <w:cnfStyle w:val="000000100000" w:firstRow="0" w:lastRow="0" w:firstColumn="0" w:lastColumn="0" w:oddVBand="0" w:evenVBand="0" w:oddHBand="1" w:evenHBand="0" w:firstRowFirstColumn="0" w:firstRowLastColumn="0" w:lastRowFirstColumn="0" w:lastRowLastColumn="0"/>
          <w:trHeight w:val="432"/>
          <w:trPrChange w:id="460"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61" w:author="Sumit Pabbi" w:date="2015-04-13T19:26:00Z">
              <w:tcPr>
                <w:tcW w:w="3600" w:type="dxa"/>
                <w:tcBorders>
                  <w:top w:val="none" w:sz="0" w:space="0" w:color="auto"/>
                  <w:left w:val="none" w:sz="0" w:space="0" w:color="auto"/>
                  <w:bottom w:val="none" w:sz="0" w:space="0" w:color="auto"/>
                </w:tcBorders>
                <w:vAlign w:val="center"/>
              </w:tcPr>
            </w:tcPrChange>
          </w:tcPr>
          <w:p w:rsidR="007B238D" w:rsidRPr="00C72BB6" w:rsidRDefault="007B238D" w:rsidP="007B238D">
            <w:pPr>
              <w:cnfStyle w:val="001000100000" w:firstRow="0" w:lastRow="0" w:firstColumn="1" w:lastColumn="0" w:oddVBand="0" w:evenVBand="0" w:oddHBand="1" w:evenHBand="0" w:firstRowFirstColumn="0" w:firstRowLastColumn="0" w:lastRowFirstColumn="0" w:lastRowLastColumn="0"/>
              <w:rPr>
                <w:rFonts w:cs="Arial"/>
                <w:sz w:val="20"/>
              </w:rPr>
            </w:pPr>
            <w:r w:rsidRPr="00C72BB6">
              <w:rPr>
                <w:rFonts w:cs="Arial"/>
                <w:sz w:val="20"/>
              </w:rPr>
              <w:t>IVR</w:t>
            </w:r>
          </w:p>
        </w:tc>
        <w:tc>
          <w:tcPr>
            <w:tcW w:w="0" w:type="dxa"/>
            <w:vAlign w:val="center"/>
            <w:tcPrChange w:id="462" w:author="Sumit Pabbi" w:date="2015-04-13T19:26:00Z">
              <w:tcPr>
                <w:tcW w:w="6048" w:type="dxa"/>
                <w:tcBorders>
                  <w:top w:val="none" w:sz="0" w:space="0" w:color="auto"/>
                  <w:bottom w:val="none" w:sz="0" w:space="0" w:color="auto"/>
                  <w:right w:val="none" w:sz="0" w:space="0" w:color="auto"/>
                </w:tcBorders>
                <w:vAlign w:val="center"/>
              </w:tcPr>
            </w:tcPrChange>
          </w:tcPr>
          <w:p w:rsidR="007B238D" w:rsidRPr="00C72BB6" w:rsidRDefault="007B238D" w:rsidP="007B238D">
            <w:pPr>
              <w:cnfStyle w:val="000000100000" w:firstRow="0" w:lastRow="0" w:firstColumn="0" w:lastColumn="0" w:oddVBand="0" w:evenVBand="0" w:oddHBand="1" w:evenHBand="0" w:firstRowFirstColumn="0" w:firstRowLastColumn="0" w:lastRowFirstColumn="0" w:lastRowLastColumn="0"/>
              <w:rPr>
                <w:rFonts w:cs="Arial"/>
                <w:sz w:val="20"/>
              </w:rPr>
            </w:pPr>
            <w:r w:rsidRPr="00C72BB6">
              <w:rPr>
                <w:rFonts w:cs="Arial"/>
                <w:sz w:val="20"/>
              </w:rPr>
              <w:t>Interactive Voice Response system</w:t>
            </w:r>
          </w:p>
        </w:tc>
      </w:tr>
      <w:tr w:rsidR="007B238D" w:rsidRPr="00C72BB6" w:rsidTr="00917163">
        <w:tblPrEx>
          <w:tblW w:w="9648" w:type="dxa"/>
          <w:tblPrExChange w:id="463" w:author="Sumit Pabbi" w:date="2015-04-13T19:26:00Z">
            <w:tblPrEx>
              <w:tblW w:w="9648" w:type="dxa"/>
            </w:tblPrEx>
          </w:tblPrExChange>
        </w:tblPrEx>
        <w:trPr>
          <w:trHeight w:val="432"/>
          <w:trPrChange w:id="464"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65"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KK</w:t>
            </w:r>
          </w:p>
        </w:tc>
        <w:tc>
          <w:tcPr>
            <w:tcW w:w="0" w:type="dxa"/>
            <w:vAlign w:val="center"/>
            <w:tcPrChange w:id="466"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firstRow="0" w:lastRow="0" w:firstColumn="0" w:lastColumn="0" w:oddVBand="0" w:evenVBand="0" w:oddHBand="0" w:evenHBand="0" w:firstRowFirstColumn="0" w:firstRowLastColumn="0" w:lastRowFirstColumn="0" w:lastRowLastColumn="0"/>
              <w:rPr>
                <w:rFonts w:cs="Arial"/>
                <w:sz w:val="20"/>
              </w:rPr>
            </w:pPr>
            <w:r w:rsidRPr="00C72BB6">
              <w:rPr>
                <w:rFonts w:cs="Arial"/>
                <w:sz w:val="20"/>
              </w:rPr>
              <w:t>Kilkari</w:t>
            </w:r>
          </w:p>
        </w:tc>
      </w:tr>
      <w:tr w:rsidR="007B238D" w:rsidRPr="00C72BB6" w:rsidTr="00917163">
        <w:tblPrEx>
          <w:tblW w:w="9648" w:type="dxa"/>
          <w:tblPrExChange w:id="467" w:author="Sumit Pabbi" w:date="2015-04-13T19:26:00Z">
            <w:tblPrEx>
              <w:tblW w:w="9648" w:type="dxa"/>
            </w:tblPrEx>
          </w:tblPrExChange>
        </w:tblPrEx>
        <w:trPr>
          <w:cnfStyle w:val="000000100000" w:firstRow="0" w:lastRow="0" w:firstColumn="0" w:lastColumn="0" w:oddVBand="0" w:evenVBand="0" w:oddHBand="1" w:evenHBand="0" w:firstRowFirstColumn="0" w:firstRowLastColumn="0" w:lastRowFirstColumn="0" w:lastRowLastColumn="0"/>
          <w:trHeight w:val="432"/>
          <w:trPrChange w:id="468"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69" w:author="Sumit Pabbi" w:date="2015-04-13T19:26:00Z">
              <w:tcPr>
                <w:tcW w:w="3600" w:type="dxa"/>
                <w:tcBorders>
                  <w:top w:val="none" w:sz="0" w:space="0" w:color="auto"/>
                  <w:left w:val="none" w:sz="0" w:space="0" w:color="auto"/>
                  <w:bottom w:val="none" w:sz="0" w:space="0" w:color="auto"/>
                </w:tcBorders>
                <w:vAlign w:val="center"/>
              </w:tcPr>
            </w:tcPrChange>
          </w:tcPr>
          <w:p w:rsidR="007B238D" w:rsidRPr="00C72BB6" w:rsidRDefault="007B238D" w:rsidP="007B238D">
            <w:pPr>
              <w:cnfStyle w:val="001000100000" w:firstRow="0" w:lastRow="0" w:firstColumn="1" w:lastColumn="0" w:oddVBand="0" w:evenVBand="0" w:oddHBand="1" w:evenHBand="0" w:firstRowFirstColumn="0" w:firstRowLastColumn="0" w:lastRowFirstColumn="0" w:lastRowLastColumn="0"/>
              <w:rPr>
                <w:rFonts w:cs="Arial"/>
                <w:sz w:val="20"/>
              </w:rPr>
            </w:pPr>
            <w:r w:rsidRPr="00C72BB6">
              <w:rPr>
                <w:rFonts w:cs="Arial"/>
                <w:sz w:val="20"/>
              </w:rPr>
              <w:t>LLC</w:t>
            </w:r>
          </w:p>
        </w:tc>
        <w:tc>
          <w:tcPr>
            <w:tcW w:w="0" w:type="dxa"/>
            <w:vAlign w:val="center"/>
            <w:tcPrChange w:id="470" w:author="Sumit Pabbi" w:date="2015-04-13T19:26:00Z">
              <w:tcPr>
                <w:tcW w:w="6048" w:type="dxa"/>
                <w:tcBorders>
                  <w:top w:val="none" w:sz="0" w:space="0" w:color="auto"/>
                  <w:bottom w:val="none" w:sz="0" w:space="0" w:color="auto"/>
                  <w:right w:val="none" w:sz="0" w:space="0" w:color="auto"/>
                </w:tcBorders>
                <w:vAlign w:val="center"/>
              </w:tcPr>
            </w:tcPrChange>
          </w:tcPr>
          <w:p w:rsidR="007B238D" w:rsidRPr="00C72BB6" w:rsidRDefault="007B238D" w:rsidP="007B238D">
            <w:pPr>
              <w:cnfStyle w:val="000000100000" w:firstRow="0" w:lastRow="0" w:firstColumn="0" w:lastColumn="0" w:oddVBand="0" w:evenVBand="0" w:oddHBand="1" w:evenHBand="0" w:firstRowFirstColumn="0" w:firstRowLastColumn="0" w:lastRowFirstColumn="0" w:lastRowLastColumn="0"/>
              <w:rPr>
                <w:rFonts w:cs="Arial"/>
                <w:sz w:val="20"/>
              </w:rPr>
            </w:pPr>
            <w:r w:rsidRPr="00C72BB6">
              <w:rPr>
                <w:rFonts w:cs="Arial"/>
                <w:sz w:val="20"/>
              </w:rPr>
              <w:t xml:space="preserve">Language Location Code </w:t>
            </w:r>
          </w:p>
        </w:tc>
      </w:tr>
      <w:tr w:rsidR="007B238D" w:rsidRPr="00C72BB6" w:rsidTr="00917163">
        <w:tblPrEx>
          <w:tblW w:w="9648" w:type="dxa"/>
          <w:tblPrExChange w:id="471" w:author="Sumit Pabbi" w:date="2015-04-13T19:26:00Z">
            <w:tblPrEx>
              <w:tblW w:w="9648" w:type="dxa"/>
            </w:tblPrEx>
          </w:tblPrExChange>
        </w:tblPrEx>
        <w:trPr>
          <w:trHeight w:val="432"/>
          <w:trPrChange w:id="472"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73"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MA</w:t>
            </w:r>
          </w:p>
        </w:tc>
        <w:tc>
          <w:tcPr>
            <w:tcW w:w="0" w:type="dxa"/>
            <w:vAlign w:val="center"/>
            <w:tcPrChange w:id="474"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firstRow="0" w:lastRow="0" w:firstColumn="0" w:lastColumn="0" w:oddVBand="0" w:evenVBand="0" w:oddHBand="0" w:evenHBand="0" w:firstRowFirstColumn="0" w:firstRowLastColumn="0" w:lastRowFirstColumn="0" w:lastRowLastColumn="0"/>
              <w:rPr>
                <w:rFonts w:cs="Arial"/>
                <w:sz w:val="20"/>
              </w:rPr>
            </w:pPr>
            <w:r w:rsidRPr="00C72BB6">
              <w:rPr>
                <w:rFonts w:cs="Arial"/>
                <w:sz w:val="20"/>
              </w:rPr>
              <w:t>Mobile Academy</w:t>
            </w:r>
          </w:p>
        </w:tc>
      </w:tr>
      <w:tr w:rsidR="007B238D" w:rsidRPr="00C72BB6" w:rsidTr="0091716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600" w:type="dxa"/>
            <w:vAlign w:val="center"/>
          </w:tcPr>
          <w:p w:rsidR="007B238D" w:rsidRPr="00C72BB6" w:rsidRDefault="007B238D" w:rsidP="007B238D">
            <w:pPr>
              <w:rPr>
                <w:rFonts w:cs="Arial"/>
                <w:sz w:val="20"/>
              </w:rPr>
            </w:pPr>
            <w:r w:rsidRPr="00C72BB6">
              <w:rPr>
                <w:rFonts w:cs="Arial"/>
                <w:sz w:val="20"/>
              </w:rPr>
              <w:t>MCTS</w:t>
            </w:r>
          </w:p>
        </w:tc>
        <w:tc>
          <w:tcPr>
            <w:tcW w:w="6048" w:type="dxa"/>
            <w:vAlign w:val="center"/>
          </w:tcPr>
          <w:p w:rsidR="007B238D" w:rsidRPr="00C72BB6" w:rsidRDefault="007B238D" w:rsidP="007B238D">
            <w:pPr>
              <w:cnfStyle w:val="000000100000" w:firstRow="0" w:lastRow="0" w:firstColumn="0" w:lastColumn="0" w:oddVBand="0" w:evenVBand="0" w:oddHBand="1" w:evenHBand="0" w:firstRowFirstColumn="0" w:firstRowLastColumn="0" w:lastRowFirstColumn="0" w:lastRowLastColumn="0"/>
              <w:rPr>
                <w:rFonts w:cs="Arial"/>
                <w:sz w:val="20"/>
              </w:rPr>
            </w:pPr>
            <w:r w:rsidRPr="00C72BB6">
              <w:rPr>
                <w:rFonts w:cs="Arial"/>
                <w:sz w:val="20"/>
              </w:rPr>
              <w:t>Mother Child Tracking System</w:t>
            </w:r>
          </w:p>
        </w:tc>
      </w:tr>
      <w:tr w:rsidR="007B238D" w:rsidRPr="00C72BB6" w:rsidTr="00917163">
        <w:tblPrEx>
          <w:tblW w:w="9648" w:type="dxa"/>
          <w:tblPrExChange w:id="475" w:author="Sumit Pabbi" w:date="2015-04-13T19:26:00Z">
            <w:tblPrEx>
              <w:tblW w:w="9648" w:type="dxa"/>
            </w:tblPrEx>
          </w:tblPrExChange>
        </w:tblPrEx>
        <w:trPr>
          <w:trHeight w:val="432"/>
          <w:trPrChange w:id="476"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77"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MDS</w:t>
            </w:r>
          </w:p>
        </w:tc>
        <w:tc>
          <w:tcPr>
            <w:tcW w:w="0" w:type="dxa"/>
            <w:vAlign w:val="center"/>
            <w:tcPrChange w:id="478"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firstRow="0" w:lastRow="0" w:firstColumn="0" w:lastColumn="0" w:oddVBand="0" w:evenVBand="0" w:oddHBand="0" w:evenHBand="0" w:firstRowFirstColumn="0" w:firstRowLastColumn="0" w:lastRowFirstColumn="0" w:lastRowLastColumn="0"/>
              <w:rPr>
                <w:rFonts w:cs="Arial"/>
                <w:sz w:val="20"/>
              </w:rPr>
            </w:pPr>
            <w:r w:rsidRPr="00C72BB6">
              <w:rPr>
                <w:rFonts w:cs="Arial"/>
                <w:sz w:val="20"/>
              </w:rPr>
              <w:t>MOTECH Data Services</w:t>
            </w:r>
          </w:p>
        </w:tc>
      </w:tr>
      <w:tr w:rsidR="007B238D" w:rsidRPr="00C72BB6" w:rsidTr="0091716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600" w:type="dxa"/>
            <w:vAlign w:val="center"/>
          </w:tcPr>
          <w:p w:rsidR="007B238D" w:rsidRPr="00C72BB6" w:rsidRDefault="007B238D" w:rsidP="007B238D">
            <w:pPr>
              <w:rPr>
                <w:rFonts w:cs="Arial"/>
                <w:sz w:val="20"/>
              </w:rPr>
            </w:pPr>
            <w:r w:rsidRPr="00C72BB6">
              <w:rPr>
                <w:rFonts w:cs="Arial"/>
                <w:sz w:val="20"/>
              </w:rPr>
              <w:t>MK</w:t>
            </w:r>
          </w:p>
        </w:tc>
        <w:tc>
          <w:tcPr>
            <w:tcW w:w="6048" w:type="dxa"/>
            <w:vAlign w:val="center"/>
          </w:tcPr>
          <w:p w:rsidR="007B238D" w:rsidRPr="00C72BB6" w:rsidRDefault="007B238D" w:rsidP="007B238D">
            <w:pPr>
              <w:cnfStyle w:val="000000100000" w:firstRow="0" w:lastRow="0" w:firstColumn="0" w:lastColumn="0" w:oddVBand="0" w:evenVBand="0" w:oddHBand="1" w:evenHBand="0" w:firstRowFirstColumn="0" w:firstRowLastColumn="0" w:lastRowFirstColumn="0" w:lastRowLastColumn="0"/>
              <w:rPr>
                <w:rFonts w:cs="Arial"/>
                <w:sz w:val="20"/>
              </w:rPr>
            </w:pPr>
            <w:r w:rsidRPr="00C72BB6">
              <w:rPr>
                <w:rFonts w:cs="Arial"/>
                <w:sz w:val="20"/>
              </w:rPr>
              <w:t>Mobile Kunji</w:t>
            </w:r>
          </w:p>
        </w:tc>
      </w:tr>
      <w:tr w:rsidR="007B238D" w:rsidRPr="00C72BB6" w:rsidTr="00917163">
        <w:tblPrEx>
          <w:tblW w:w="9648" w:type="dxa"/>
          <w:tblPrExChange w:id="479" w:author="Sumit Pabbi" w:date="2015-04-13T19:26:00Z">
            <w:tblPrEx>
              <w:tblW w:w="9648" w:type="dxa"/>
            </w:tblPrEx>
          </w:tblPrExChange>
        </w:tblPrEx>
        <w:trPr>
          <w:trHeight w:val="432"/>
          <w:trPrChange w:id="480"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81"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MOTECH</w:t>
            </w:r>
          </w:p>
        </w:tc>
        <w:tc>
          <w:tcPr>
            <w:tcW w:w="0" w:type="dxa"/>
            <w:vAlign w:val="center"/>
            <w:tcPrChange w:id="482"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firstRow="0" w:lastRow="0" w:firstColumn="0" w:lastColumn="0" w:oddVBand="0" w:evenVBand="0" w:oddHBand="0" w:evenHBand="0" w:firstRowFirstColumn="0" w:firstRowLastColumn="0" w:lastRowFirstColumn="0" w:lastRowLastColumn="0"/>
              <w:rPr>
                <w:rFonts w:cs="Arial"/>
                <w:sz w:val="20"/>
              </w:rPr>
            </w:pPr>
            <w:r w:rsidRPr="00C72BB6">
              <w:rPr>
                <w:rFonts w:cs="Arial"/>
                <w:sz w:val="20"/>
              </w:rPr>
              <w:t>Mobile Technology for Community Healthcare</w:t>
            </w:r>
          </w:p>
        </w:tc>
      </w:tr>
      <w:tr w:rsidR="007B238D" w:rsidRPr="00C72BB6" w:rsidTr="0091716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600" w:type="dxa"/>
            <w:vAlign w:val="center"/>
          </w:tcPr>
          <w:p w:rsidR="007B238D" w:rsidRPr="00C72BB6" w:rsidRDefault="007B238D" w:rsidP="007B238D">
            <w:pPr>
              <w:rPr>
                <w:rFonts w:cs="Arial"/>
                <w:sz w:val="20"/>
              </w:rPr>
            </w:pPr>
            <w:r w:rsidRPr="00C72BB6">
              <w:rPr>
                <w:rFonts w:cs="Arial"/>
                <w:sz w:val="20"/>
              </w:rPr>
              <w:t>NMS</w:t>
            </w:r>
          </w:p>
        </w:tc>
        <w:tc>
          <w:tcPr>
            <w:tcW w:w="6048" w:type="dxa"/>
            <w:vAlign w:val="center"/>
          </w:tcPr>
          <w:p w:rsidR="007B238D" w:rsidRPr="00C72BB6" w:rsidRDefault="007B238D" w:rsidP="007B238D">
            <w:pPr>
              <w:cnfStyle w:val="000000100000" w:firstRow="0" w:lastRow="0" w:firstColumn="0" w:lastColumn="0" w:oddVBand="0" w:evenVBand="0" w:oddHBand="1" w:evenHBand="0" w:firstRowFirstColumn="0" w:firstRowLastColumn="0" w:lastRowFirstColumn="0" w:lastRowLastColumn="0"/>
              <w:rPr>
                <w:rFonts w:cs="Arial"/>
                <w:sz w:val="20"/>
              </w:rPr>
            </w:pPr>
            <w:r w:rsidRPr="00C72BB6">
              <w:rPr>
                <w:rFonts w:cs="Arial"/>
                <w:sz w:val="20"/>
              </w:rPr>
              <w:t>National MOTECH System</w:t>
            </w:r>
          </w:p>
        </w:tc>
      </w:tr>
      <w:tr w:rsidR="007B238D" w:rsidRPr="00C72BB6" w:rsidTr="00917163">
        <w:tblPrEx>
          <w:tblW w:w="9648" w:type="dxa"/>
          <w:tblPrExChange w:id="483" w:author="Sumit Pabbi" w:date="2015-04-13T19:26:00Z">
            <w:tblPrEx>
              <w:tblW w:w="9648" w:type="dxa"/>
            </w:tblPrEx>
          </w:tblPrExChange>
        </w:tblPrEx>
        <w:trPr>
          <w:trHeight w:val="432"/>
          <w:trPrChange w:id="484"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85" w:author="Sumit Pabbi" w:date="2015-04-13T19:26:00Z">
              <w:tcPr>
                <w:tcW w:w="3600" w:type="dxa"/>
                <w:tcBorders>
                  <w:top w:val="single" w:sz="8" w:space="0" w:color="4F81BD" w:themeColor="accent1"/>
                  <w:left w:val="single" w:sz="8" w:space="0" w:color="4F81BD" w:themeColor="accent1"/>
                  <w:bottom w:val="single" w:sz="8" w:space="0" w:color="4F81BD" w:themeColor="accent1"/>
                </w:tcBorders>
                <w:vAlign w:val="center"/>
              </w:tcPr>
            </w:tcPrChange>
          </w:tcPr>
          <w:p w:rsidR="007B238D" w:rsidRPr="00C72BB6" w:rsidRDefault="007B238D" w:rsidP="007B238D">
            <w:pPr>
              <w:rPr>
                <w:rFonts w:cs="Arial"/>
                <w:sz w:val="20"/>
              </w:rPr>
            </w:pPr>
            <w:r w:rsidRPr="00C72BB6">
              <w:rPr>
                <w:rFonts w:cs="Arial"/>
                <w:sz w:val="20"/>
              </w:rPr>
              <w:t>OBD</w:t>
            </w:r>
          </w:p>
        </w:tc>
        <w:tc>
          <w:tcPr>
            <w:tcW w:w="0" w:type="dxa"/>
            <w:vAlign w:val="center"/>
            <w:tcPrChange w:id="486" w:author="Sumit Pabbi" w:date="2015-04-13T19:26:00Z">
              <w:tcPr>
                <w:tcW w:w="6048" w:type="dxa"/>
                <w:tcBorders>
                  <w:top w:val="single" w:sz="8" w:space="0" w:color="4F81BD" w:themeColor="accent1"/>
                  <w:bottom w:val="single" w:sz="8" w:space="0" w:color="4F81BD" w:themeColor="accent1"/>
                  <w:right w:val="single" w:sz="8" w:space="0" w:color="4F81BD" w:themeColor="accent1"/>
                </w:tcBorders>
                <w:vAlign w:val="center"/>
              </w:tcPr>
            </w:tcPrChange>
          </w:tcPr>
          <w:p w:rsidR="007B238D" w:rsidRPr="00C72BB6" w:rsidRDefault="007B238D" w:rsidP="007B238D">
            <w:pPr>
              <w:cnfStyle w:val="000000000000" w:firstRow="0" w:lastRow="0" w:firstColumn="0" w:lastColumn="0" w:oddVBand="0" w:evenVBand="0" w:oddHBand="0" w:evenHBand="0" w:firstRowFirstColumn="0" w:firstRowLastColumn="0" w:lastRowFirstColumn="0" w:lastRowLastColumn="0"/>
              <w:rPr>
                <w:rFonts w:cs="Arial"/>
                <w:sz w:val="20"/>
              </w:rPr>
            </w:pPr>
            <w:r w:rsidRPr="00C72BB6">
              <w:rPr>
                <w:rFonts w:cs="Arial"/>
                <w:sz w:val="20"/>
              </w:rPr>
              <w:t>Out-Bound Dialer</w:t>
            </w:r>
          </w:p>
        </w:tc>
      </w:tr>
      <w:tr w:rsidR="007B238D" w:rsidRPr="00C72BB6" w:rsidTr="00917163">
        <w:tblPrEx>
          <w:tblW w:w="9648" w:type="dxa"/>
          <w:tblPrExChange w:id="487" w:author="Sumit Pabbi" w:date="2015-04-13T19:26:00Z">
            <w:tblPrEx>
              <w:tblW w:w="9648" w:type="dxa"/>
            </w:tblPrEx>
          </w:tblPrExChange>
        </w:tblPrEx>
        <w:trPr>
          <w:cnfStyle w:val="000000100000" w:firstRow="0" w:lastRow="0" w:firstColumn="0" w:lastColumn="0" w:oddVBand="0" w:evenVBand="0" w:oddHBand="1" w:evenHBand="0" w:firstRowFirstColumn="0" w:firstRowLastColumn="0" w:lastRowFirstColumn="0" w:lastRowLastColumn="0"/>
          <w:trHeight w:val="432"/>
          <w:trPrChange w:id="488" w:author="Sumit Pabbi" w:date="2015-04-13T19:26:00Z">
            <w:trPr>
              <w:trHeight w:val="432"/>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id="489" w:author="Sumit Pabbi" w:date="2015-04-13T19:26:00Z">
              <w:tcPr>
                <w:tcW w:w="3600" w:type="dxa"/>
                <w:tcBorders>
                  <w:top w:val="none" w:sz="0" w:space="0" w:color="auto"/>
                  <w:left w:val="none" w:sz="0" w:space="0" w:color="auto"/>
                  <w:bottom w:val="none" w:sz="0" w:space="0" w:color="auto"/>
                </w:tcBorders>
                <w:vAlign w:val="center"/>
              </w:tcPr>
            </w:tcPrChange>
          </w:tcPr>
          <w:p w:rsidR="007B238D" w:rsidRPr="00C72BB6" w:rsidRDefault="007B238D" w:rsidP="007B238D">
            <w:pPr>
              <w:cnfStyle w:val="001000100000" w:firstRow="0" w:lastRow="0" w:firstColumn="1" w:lastColumn="0" w:oddVBand="0" w:evenVBand="0" w:oddHBand="1" w:evenHBand="0" w:firstRowFirstColumn="0" w:firstRowLastColumn="0" w:lastRowFirstColumn="0" w:lastRowLastColumn="0"/>
              <w:rPr>
                <w:rFonts w:cs="Arial"/>
                <w:sz w:val="20"/>
              </w:rPr>
            </w:pPr>
            <w:r w:rsidRPr="00C72BB6">
              <w:rPr>
                <w:rFonts w:cs="Arial"/>
                <w:sz w:val="20"/>
              </w:rPr>
              <w:t>SMS</w:t>
            </w:r>
          </w:p>
        </w:tc>
        <w:tc>
          <w:tcPr>
            <w:tcW w:w="0" w:type="dxa"/>
            <w:vAlign w:val="center"/>
            <w:tcPrChange w:id="490" w:author="Sumit Pabbi" w:date="2015-04-13T19:26:00Z">
              <w:tcPr>
                <w:tcW w:w="6048" w:type="dxa"/>
                <w:tcBorders>
                  <w:top w:val="none" w:sz="0" w:space="0" w:color="auto"/>
                  <w:bottom w:val="none" w:sz="0" w:space="0" w:color="auto"/>
                  <w:right w:val="none" w:sz="0" w:space="0" w:color="auto"/>
                </w:tcBorders>
                <w:vAlign w:val="center"/>
              </w:tcPr>
            </w:tcPrChange>
          </w:tcPr>
          <w:p w:rsidR="007B238D" w:rsidRPr="00C72BB6" w:rsidRDefault="007B238D" w:rsidP="007B238D">
            <w:pPr>
              <w:cnfStyle w:val="000000100000" w:firstRow="0" w:lastRow="0" w:firstColumn="0" w:lastColumn="0" w:oddVBand="0" w:evenVBand="0" w:oddHBand="1" w:evenHBand="0" w:firstRowFirstColumn="0" w:firstRowLastColumn="0" w:lastRowFirstColumn="0" w:lastRowLastColumn="0"/>
              <w:rPr>
                <w:rFonts w:cs="Arial"/>
                <w:sz w:val="20"/>
              </w:rPr>
            </w:pPr>
            <w:r w:rsidRPr="00C72BB6">
              <w:rPr>
                <w:rFonts w:cs="Arial"/>
                <w:sz w:val="20"/>
              </w:rPr>
              <w:t>Short Messaging Service</w:t>
            </w:r>
          </w:p>
        </w:tc>
      </w:tr>
    </w:tbl>
    <w:p w:rsidR="00D35703" w:rsidRPr="00C72BB6" w:rsidRDefault="00D35703" w:rsidP="009C5EDB">
      <w:pPr>
        <w:rPr>
          <w:rFonts w:ascii="Arial" w:hAnsi="Arial" w:cs="Arial"/>
        </w:rPr>
      </w:pPr>
    </w:p>
    <w:p w:rsidR="00D05820" w:rsidRPr="00C72BB6" w:rsidRDefault="00FC644F">
      <w:pPr>
        <w:rPr>
          <w:rFonts w:ascii="Arial" w:eastAsia="Times New Roman" w:hAnsi="Arial" w:cs="Arial"/>
          <w:b/>
          <w:bCs/>
          <w:color w:val="4F81BD"/>
          <w:sz w:val="26"/>
          <w:szCs w:val="26"/>
        </w:rPr>
      </w:pPr>
      <w:r w:rsidRPr="00C72BB6">
        <w:rPr>
          <w:rFonts w:ascii="Arial" w:hAnsi="Arial" w:cs="Arial"/>
        </w:rPr>
        <w:br w:type="page"/>
      </w:r>
    </w:p>
    <w:p w:rsidR="003B66EC" w:rsidRPr="00C72BB6" w:rsidRDefault="00FC644F" w:rsidP="00AD5C2F">
      <w:pPr>
        <w:pStyle w:val="Heading2"/>
      </w:pPr>
      <w:bookmarkStart w:id="491" w:name="_Toc413665687"/>
      <w:bookmarkStart w:id="492" w:name="_Toc413339893"/>
      <w:bookmarkStart w:id="493" w:name="_Toc416719391"/>
      <w:r w:rsidRPr="00C72BB6">
        <w:t>References</w:t>
      </w:r>
      <w:bookmarkEnd w:id="491"/>
      <w:bookmarkEnd w:id="492"/>
      <w:bookmarkEnd w:id="493"/>
    </w:p>
    <w:p w:rsidR="00482FA5" w:rsidRPr="00C72BB6" w:rsidRDefault="00FC644F" w:rsidP="00AD5C2F">
      <w:pPr>
        <w:pStyle w:val="Reference"/>
        <w:outlineLvl w:val="0"/>
        <w:rPr>
          <w:rStyle w:val="SubtleReference"/>
          <w:smallCaps w:val="0"/>
          <w:color w:val="000000" w:themeColor="text1"/>
          <w:u w:val="none"/>
        </w:rPr>
      </w:pPr>
      <w:bookmarkStart w:id="494" w:name="_Toc416719392"/>
      <w:r w:rsidRPr="00C72BB6">
        <w:rPr>
          <w:rStyle w:val="SubtleReference"/>
          <w:smallCaps w:val="0"/>
          <w:color w:val="000000" w:themeColor="text1"/>
          <w:u w:val="none"/>
        </w:rPr>
        <w:t>NMS System Requirement Specification</w:t>
      </w:r>
      <w:bookmarkEnd w:id="494"/>
    </w:p>
    <w:p w:rsidR="00482FA5" w:rsidRPr="00C72BB6" w:rsidRDefault="00FC644F" w:rsidP="00AD5C2F">
      <w:pPr>
        <w:pStyle w:val="Reference"/>
        <w:outlineLvl w:val="0"/>
        <w:rPr>
          <w:rStyle w:val="SubtleReference"/>
          <w:smallCaps w:val="0"/>
          <w:color w:val="000000" w:themeColor="text1"/>
          <w:u w:val="none"/>
        </w:rPr>
      </w:pPr>
      <w:bookmarkStart w:id="495" w:name="_Ref415045096"/>
      <w:bookmarkStart w:id="496" w:name="_Toc416719393"/>
      <w:r w:rsidRPr="00C72BB6">
        <w:rPr>
          <w:rStyle w:val="SubtleReference"/>
          <w:smallCaps w:val="0"/>
          <w:color w:val="000000" w:themeColor="text1"/>
          <w:u w:val="none"/>
        </w:rPr>
        <w:t>NMS MOTECH-IVR Interface Specification</w:t>
      </w:r>
      <w:bookmarkEnd w:id="495"/>
      <w:bookmarkEnd w:id="496"/>
    </w:p>
    <w:p w:rsidR="00371B4D" w:rsidRPr="00C72BB6" w:rsidRDefault="00FC644F" w:rsidP="00AD5C2F">
      <w:pPr>
        <w:pStyle w:val="Reference"/>
        <w:outlineLvl w:val="0"/>
        <w:rPr>
          <w:rStyle w:val="SubtleReference"/>
          <w:smallCaps w:val="0"/>
          <w:color w:val="000000" w:themeColor="text1"/>
          <w:u w:val="none"/>
        </w:rPr>
      </w:pPr>
      <w:bookmarkStart w:id="497" w:name="_Toc416719394"/>
      <w:r w:rsidRPr="00C72BB6">
        <w:rPr>
          <w:rStyle w:val="SubtleReference"/>
          <w:smallCaps w:val="0"/>
          <w:color w:val="000000" w:themeColor="text1"/>
          <w:u w:val="none"/>
        </w:rPr>
        <w:t xml:space="preserve">MOTECH Platform Documentation: </w:t>
      </w:r>
      <w:hyperlink r:id="rId58" w:history="1">
        <w:r w:rsidR="007E4D78" w:rsidRPr="00C72BB6">
          <w:rPr>
            <w:rStyle w:val="Hyperlink"/>
          </w:rPr>
          <w:t>http://docs.MOTECHproject.org/en/latest/</w:t>
        </w:r>
        <w:bookmarkEnd w:id="497"/>
      </w:hyperlink>
      <w:r w:rsidRPr="00C72BB6">
        <w:rPr>
          <w:rStyle w:val="SubtleReference"/>
          <w:smallCaps w:val="0"/>
          <w:color w:val="000000" w:themeColor="text1"/>
          <w:u w:val="none"/>
        </w:rPr>
        <w:t xml:space="preserve"> </w:t>
      </w:r>
    </w:p>
    <w:p w:rsidR="00371B4D"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B66EC" w:rsidRPr="00C72BB6" w:rsidRDefault="008126C9" w:rsidP="00AD5C2F">
      <w:pPr>
        <w:pStyle w:val="Heading2"/>
      </w:pPr>
      <w:bookmarkStart w:id="498" w:name="_Toc413665688"/>
      <w:bookmarkStart w:id="499" w:name="_Toc413339894"/>
      <w:bookmarkStart w:id="500" w:name="_Toc416719395"/>
      <w:r w:rsidRPr="00C72BB6">
        <w:t>Assumptions</w:t>
      </w:r>
      <w:bookmarkEnd w:id="498"/>
      <w:bookmarkEnd w:id="499"/>
      <w:bookmarkEnd w:id="500"/>
    </w:p>
    <w:p w:rsidR="0032271A" w:rsidRPr="00C72BB6" w:rsidRDefault="008126C9" w:rsidP="0032271A">
      <w:pPr>
        <w:rPr>
          <w:rFonts w:ascii="Arial" w:hAnsi="Arial" w:cs="Arial"/>
        </w:rPr>
      </w:pPr>
      <w:r w:rsidRPr="00C72BB6">
        <w:rPr>
          <w:rFonts w:ascii="Arial" w:hAnsi="Arial" w:cs="Arial"/>
        </w:rPr>
        <w:t>None</w:t>
      </w:r>
    </w:p>
    <w:p w:rsidR="0015513B" w:rsidRPr="00C72BB6" w:rsidRDefault="008126C9">
      <w:pPr>
        <w:rPr>
          <w:rFonts w:ascii="Arial" w:eastAsia="Times New Roman" w:hAnsi="Arial" w:cs="Arial"/>
          <w:b/>
          <w:bCs/>
          <w:color w:val="4F81BD"/>
          <w:sz w:val="26"/>
          <w:szCs w:val="26"/>
        </w:rPr>
      </w:pPr>
      <w:r w:rsidRPr="00C72BB6">
        <w:rPr>
          <w:rFonts w:ascii="Arial" w:hAnsi="Arial" w:cs="Arial"/>
        </w:rPr>
        <w:br w:type="page"/>
      </w:r>
    </w:p>
    <w:p w:rsidR="008A4B81" w:rsidRPr="00C72BB6" w:rsidRDefault="008126C9" w:rsidP="00AD5C2F">
      <w:pPr>
        <w:pStyle w:val="Heading2"/>
      </w:pPr>
      <w:bookmarkStart w:id="501" w:name="_Toc413665689"/>
      <w:bookmarkStart w:id="502" w:name="_Toc413339895"/>
      <w:bookmarkStart w:id="503" w:name="_Toc416719396"/>
      <w:r w:rsidRPr="00C72BB6">
        <w:t>Open Issues</w:t>
      </w:r>
      <w:bookmarkEnd w:id="501"/>
      <w:bookmarkEnd w:id="502"/>
      <w:bookmarkEnd w:id="503"/>
    </w:p>
    <w:p w:rsidR="00D56D92"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t>None</w:t>
      </w:r>
      <w:r w:rsidRPr="00C72BB6">
        <w:rPr>
          <w:rFonts w:ascii="Arial" w:hAnsi="Arial" w:cs="Arial"/>
        </w:rPr>
        <w:br w:type="page"/>
      </w:r>
    </w:p>
    <w:p w:rsidR="00B4534B" w:rsidRPr="00C72BB6" w:rsidRDefault="008126C9" w:rsidP="00AD5C2F">
      <w:pPr>
        <w:pStyle w:val="Heading1"/>
        <w:rPr>
          <w:shd w:val="clear" w:color="auto" w:fill="FFFFFF"/>
        </w:rPr>
      </w:pPr>
      <w:bookmarkStart w:id="504" w:name="_Toc413665691"/>
      <w:bookmarkStart w:id="505" w:name="_Toc413339897"/>
      <w:bookmarkStart w:id="506" w:name="_Toc416719397"/>
      <w:r w:rsidRPr="00C72BB6">
        <w:rPr>
          <w:shd w:val="clear" w:color="auto" w:fill="FFFFFF"/>
        </w:rPr>
        <w:t>Architecture Overview</w:t>
      </w:r>
      <w:bookmarkEnd w:id="504"/>
      <w:bookmarkEnd w:id="505"/>
      <w:bookmarkEnd w:id="506"/>
    </w:p>
    <w:p w:rsidR="00B71529" w:rsidRPr="00C72BB6" w:rsidRDefault="00B71529" w:rsidP="00B71529">
      <w:pPr>
        <w:rPr>
          <w:rFonts w:ascii="Arial" w:hAnsi="Arial" w:cs="Arial"/>
        </w:rPr>
      </w:pPr>
      <w:r w:rsidRPr="00C72BB6">
        <w:rPr>
          <w:rFonts w:ascii="Arial" w:hAnsi="Arial" w:cs="Arial"/>
        </w:rPr>
        <w:t>The following diagram presents the logical view of the NMS Mobile Academy, Mobile Kunji and Kilkari services software:</w:t>
      </w:r>
    </w:p>
    <w:p w:rsidR="00A25E0D" w:rsidRPr="00C72BB6" w:rsidRDefault="007C2B9F" w:rsidP="00A25E0D">
      <w:pPr>
        <w:rPr>
          <w:rFonts w:ascii="Arial" w:hAnsi="Arial" w:cs="Arial"/>
        </w:rPr>
      </w:pPr>
      <w:r w:rsidRPr="00C72BB6">
        <w:rPr>
          <w:rFonts w:ascii="Arial" w:hAnsi="Arial" w:cs="Arial"/>
          <w:noProof/>
        </w:rPr>
        <mc:AlternateContent>
          <mc:Choice Requires="wpg">
            <w:drawing>
              <wp:inline distT="0" distB="0" distL="0" distR="0">
                <wp:extent cx="5943600" cy="4164330"/>
                <wp:effectExtent l="0" t="0" r="0" b="7620"/>
                <wp:docPr id="54" name="Group 54"/>
                <wp:cNvGraphicFramePr/>
                <a:graphic xmlns:a="http://schemas.openxmlformats.org/drawingml/2006/main">
                  <a:graphicData uri="http://schemas.microsoft.com/office/word/2010/wordprocessingGroup">
                    <wpg:wgp>
                      <wpg:cNvGrpSpPr/>
                      <wpg:grpSpPr>
                        <a:xfrm>
                          <a:off x="0" y="0"/>
                          <a:ext cx="5943600" cy="4164330"/>
                          <a:chOff x="246142" y="466998"/>
                          <a:chExt cx="8686800" cy="6086202"/>
                        </a:xfrm>
                      </wpg:grpSpPr>
                      <wps:wsp>
                        <wps:cNvPr id="55" name="Rectangle 55"/>
                        <wps:cNvSpPr/>
                        <wps:spPr>
                          <a:xfrm>
                            <a:off x="246142" y="1524000"/>
                            <a:ext cx="8686800" cy="5029200"/>
                          </a:xfrm>
                          <a:prstGeom prst="rect">
                            <a:avLst/>
                          </a:prstGeom>
                          <a:solidFill>
                            <a:srgbClr val="FFFFFF"/>
                          </a:solidFill>
                          <a:ln w="25400" cap="flat" cmpd="sng" algn="ctr">
                            <a:solidFill>
                              <a:srgbClr val="C7C2BA"/>
                            </a:solidFill>
                            <a:prstDash val="solid"/>
                          </a:ln>
                          <a:effectLst/>
                        </wps:spPr>
                        <wps:style>
                          <a:lnRef idx="2">
                            <a:schemeClr val="accent4"/>
                          </a:lnRef>
                          <a:fillRef idx="1">
                            <a:schemeClr val="lt1"/>
                          </a:fillRef>
                          <a:effectRef idx="0">
                            <a:schemeClr val="accent4"/>
                          </a:effectRef>
                          <a:fontRef idx="minor">
                            <a:schemeClr val="dk1"/>
                          </a:fontRef>
                        </wps:style>
                        <wps:txbx>
                          <w:txbxContent>
                            <w:p w:rsidR="00AB097B" w:rsidRDefault="00AB097B" w:rsidP="00AB097B">
                              <w:pPr>
                                <w:pStyle w:val="NormalWeb"/>
                                <w:spacing w:before="0" w:beforeAutospacing="0" w:after="0" w:afterAutospacing="0"/>
                              </w:pPr>
                              <w:r>
                                <w:rPr>
                                  <w:rFonts w:ascii="Arial" w:hAnsi="Arial" w:cs="Arial"/>
                                  <w:b/>
                                  <w:bCs/>
                                  <w:color w:val="000000"/>
                                  <w:kern w:val="24"/>
                                </w:rPr>
                                <w:t xml:space="preserve">MOTECH MA, MK, Kilkari Services </w:t>
                              </w:r>
                            </w:p>
                          </w:txbxContent>
                        </wps:txbx>
                        <wps:bodyPr rtlCol="0" anchor="t"/>
                      </wps:wsp>
                      <wps:wsp>
                        <wps:cNvPr id="56" name="Rounded Rectangle 8"/>
                        <wps:cNvSpPr/>
                        <wps:spPr>
                          <a:xfrm>
                            <a:off x="370843" y="5498483"/>
                            <a:ext cx="8447469" cy="91440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Database Layer</w:t>
                              </w:r>
                            </w:p>
                          </w:txbxContent>
                        </wps:txbx>
                        <wps:bodyPr rtlCol="0" anchor="t"/>
                      </wps:wsp>
                      <wps:wsp>
                        <wps:cNvPr id="57" name="Flowchart: Magnetic Disk 57"/>
                        <wps:cNvSpPr/>
                        <wps:spPr>
                          <a:xfrm>
                            <a:off x="2305276" y="5609323"/>
                            <a:ext cx="928255" cy="734291"/>
                          </a:xfrm>
                          <a:prstGeom prst="flowChartMagneticDisk">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2"/>
                                  <w:szCs w:val="22"/>
                                </w:rPr>
                                <w:t>MDS Database</w:t>
                              </w:r>
                            </w:p>
                          </w:txbxContent>
                        </wps:txbx>
                        <wps:bodyPr rtlCol="0" anchor="ctr"/>
                      </wps:wsp>
                      <wps:wsp>
                        <wps:cNvPr id="58" name="Flowchart: Magnetic Disk 58"/>
                        <wps:cNvSpPr/>
                        <wps:spPr>
                          <a:xfrm>
                            <a:off x="7279779" y="5609323"/>
                            <a:ext cx="928255" cy="734291"/>
                          </a:xfrm>
                          <a:prstGeom prst="flowChartMagneticDisk">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2"/>
                                  <w:szCs w:val="22"/>
                                </w:rPr>
                                <w:t>Reporting Database</w:t>
                              </w:r>
                            </w:p>
                          </w:txbxContent>
                        </wps:txbx>
                        <wps:bodyPr rtlCol="0" anchor="ctr"/>
                      </wps:wsp>
                      <wps:wsp>
                        <wps:cNvPr id="59" name="Straight Arrow Connector 59"/>
                        <wps:cNvCnPr>
                          <a:stCxn id="57" idx="4"/>
                          <a:endCxn id="58" idx="2"/>
                        </wps:cNvCnPr>
                        <wps:spPr>
                          <a:xfrm>
                            <a:off x="3233531" y="5976469"/>
                            <a:ext cx="4046248" cy="0"/>
                          </a:xfrm>
                          <a:prstGeom prst="straightConnector1">
                            <a:avLst/>
                          </a:prstGeom>
                          <a:noFill/>
                          <a:ln w="3175" cap="flat" cmpd="sng" algn="ctr">
                            <a:solidFill>
                              <a:srgbClr val="000000"/>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4725678" y="5720163"/>
                            <a:ext cx="1039090" cy="514386"/>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ETL</w:t>
                              </w:r>
                            </w:p>
                          </w:txbxContent>
                        </wps:txbx>
                        <wps:bodyPr rtlCol="0" anchor="ctr"/>
                      </wps:wsp>
                      <wps:wsp>
                        <wps:cNvPr id="61" name="Rounded Rectangle 14"/>
                        <wps:cNvSpPr/>
                        <wps:spPr>
                          <a:xfrm>
                            <a:off x="370843" y="4322610"/>
                            <a:ext cx="8447469" cy="109728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Platform Layer (MOTECH Platform Modules)</w:t>
                              </w:r>
                            </w:p>
                          </w:txbxContent>
                        </wps:txbx>
                        <wps:bodyPr rtlCol="0" anchor="t"/>
                      </wps:wsp>
                      <wps:wsp>
                        <wps:cNvPr id="62" name="Rectangle 62"/>
                        <wps:cNvSpPr/>
                        <wps:spPr>
                          <a:xfrm>
                            <a:off x="1081221"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OSGi</w:t>
                              </w:r>
                            </w:p>
                          </w:txbxContent>
                        </wps:txbx>
                        <wps:bodyPr rtlCol="0" anchor="ctr"/>
                      </wps:wsp>
                      <wps:wsp>
                        <wps:cNvPr id="63" name="Rectangle 63"/>
                        <wps:cNvSpPr/>
                        <wps:spPr>
                          <a:xfrm>
                            <a:off x="2305276"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MDS</w:t>
                              </w:r>
                            </w:p>
                          </w:txbxContent>
                        </wps:txbx>
                        <wps:bodyPr rtlCol="0" anchor="ctr"/>
                      </wps:wsp>
                      <wps:wsp>
                        <wps:cNvPr id="64" name="Rectangle 64"/>
                        <wps:cNvSpPr/>
                        <wps:spPr>
                          <a:xfrm>
                            <a:off x="3529331"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Scheduler (Quartz)</w:t>
                              </w:r>
                            </w:p>
                          </w:txbxContent>
                        </wps:txbx>
                        <wps:bodyPr rtlCol="0" anchor="ctr"/>
                      </wps:wsp>
                      <wps:wsp>
                        <wps:cNvPr id="65" name="Rectangle 65"/>
                        <wps:cNvSpPr/>
                        <wps:spPr>
                          <a:xfrm>
                            <a:off x="4753386"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Events (ActiveMQ)</w:t>
                              </w:r>
                            </w:p>
                          </w:txbxContent>
                        </wps:txbx>
                        <wps:bodyPr rtlCol="0" anchor="ctr"/>
                      </wps:wsp>
                      <wps:wsp>
                        <wps:cNvPr id="66" name="Rectangle 66"/>
                        <wps:cNvSpPr/>
                        <wps:spPr>
                          <a:xfrm>
                            <a:off x="5977443"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mTraining</w:t>
                              </w:r>
                            </w:p>
                          </w:txbxContent>
                        </wps:txbx>
                        <wps:bodyPr rtlCol="0" anchor="ctr"/>
                      </wps:wsp>
                      <wps:wsp>
                        <wps:cNvPr id="67" name="Rounded Rectangle 21"/>
                        <wps:cNvSpPr/>
                        <wps:spPr>
                          <a:xfrm>
                            <a:off x="370843" y="3145000"/>
                            <a:ext cx="8447469" cy="109728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Business Layer</w:t>
                              </w:r>
                            </w:p>
                          </w:txbxContent>
                        </wps:txbx>
                        <wps:bodyPr rtlCol="0" anchor="t"/>
                      </wps:wsp>
                      <wps:wsp>
                        <wps:cNvPr id="68" name="Rectangle 68"/>
                        <wps:cNvSpPr/>
                        <wps:spPr>
                          <a:xfrm>
                            <a:off x="2305276"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Mobile Academy</w:t>
                              </w:r>
                            </w:p>
                          </w:txbxContent>
                        </wps:txbx>
                        <wps:bodyPr rtlCol="0" anchor="ctr"/>
                      </wps:wsp>
                      <wps:wsp>
                        <wps:cNvPr id="69" name="Rectangle 69"/>
                        <wps:cNvSpPr/>
                        <wps:spPr>
                          <a:xfrm>
                            <a:off x="3529331"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Mobile Kunji</w:t>
                              </w:r>
                            </w:p>
                          </w:txbxContent>
                        </wps:txbx>
                        <wps:bodyPr rtlCol="0" anchor="ctr"/>
                      </wps:wsp>
                      <wps:wsp>
                        <wps:cNvPr id="70" name="Rectangle 70"/>
                        <wps:cNvSpPr/>
                        <wps:spPr>
                          <a:xfrm>
                            <a:off x="4753386"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Kilkari</w:t>
                              </w:r>
                            </w:p>
                          </w:txbxContent>
                        </wps:txbx>
                        <wps:bodyPr rtlCol="0" anchor="ctr"/>
                      </wps:wsp>
                      <wps:wsp>
                        <wps:cNvPr id="71" name="Rounded Rectangle 29"/>
                        <wps:cNvSpPr/>
                        <wps:spPr>
                          <a:xfrm>
                            <a:off x="370838" y="1967320"/>
                            <a:ext cx="8447469" cy="1097280"/>
                          </a:xfrm>
                          <a:prstGeom prst="roundRect">
                            <a:avLst/>
                          </a:prstGeom>
                          <a:gradFill rotWithShape="1">
                            <a:gsLst>
                              <a:gs pos="0">
                                <a:srgbClr val="C7C2BA">
                                  <a:tint val="50000"/>
                                  <a:satMod val="300000"/>
                                </a:srgbClr>
                              </a:gs>
                              <a:gs pos="35000">
                                <a:srgbClr val="C7C2BA">
                                  <a:tint val="37000"/>
                                  <a:satMod val="300000"/>
                                </a:srgbClr>
                              </a:gs>
                              <a:gs pos="100000">
                                <a:srgbClr val="C7C2BA">
                                  <a:tint val="15000"/>
                                  <a:satMod val="350000"/>
                                </a:srgbClr>
                              </a:gs>
                            </a:gsLst>
                            <a:lin ang="16200000" scaled="1"/>
                          </a:gradFill>
                          <a:ln w="9525" cap="flat" cmpd="sng" algn="ctr">
                            <a:solidFill>
                              <a:srgbClr val="C7C2BA">
                                <a:shade val="95000"/>
                                <a:satMod val="105000"/>
                              </a:srgbClr>
                            </a:solidFill>
                            <a:prstDash val="solid"/>
                          </a:ln>
                          <a:effectLst>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Interface Layer</w:t>
                              </w:r>
                            </w:p>
                          </w:txbxContent>
                        </wps:txbx>
                        <wps:bodyPr rtlCol="0" anchor="t"/>
                      </wps:wsp>
                      <wps:wsp>
                        <wps:cNvPr id="72" name="Rectangle 72"/>
                        <wps:cNvSpPr/>
                        <wps:spPr>
                          <a:xfrm>
                            <a:off x="1081221" y="242453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Admin Interface</w:t>
                              </w:r>
                            </w:p>
                          </w:txbxContent>
                        </wps:txbx>
                        <wps:bodyPr rtlCol="0" anchor="ctr"/>
                      </wps:wsp>
                      <wps:wsp>
                        <wps:cNvPr id="73" name="Rectangle 73"/>
                        <wps:cNvSpPr/>
                        <wps:spPr>
                          <a:xfrm>
                            <a:off x="7196652" y="242453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Reports Interface</w:t>
                              </w:r>
                            </w:p>
                          </w:txbxContent>
                        </wps:txbx>
                        <wps:bodyPr rtlCol="0" anchor="ctr"/>
                      </wps:wsp>
                      <wps:wsp>
                        <wps:cNvPr id="74" name="Rectangle 74"/>
                        <wps:cNvSpPr/>
                        <wps:spPr>
                          <a:xfrm>
                            <a:off x="7196652" y="360221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Reports Interface</w:t>
                              </w:r>
                            </w:p>
                          </w:txbxContent>
                        </wps:txbx>
                        <wps:bodyPr rtlCol="0" anchor="ctr"/>
                      </wps:wsp>
                      <wps:wsp>
                        <wps:cNvPr id="75" name="Rectangle 75"/>
                        <wps:cNvSpPr/>
                        <wps:spPr>
                          <a:xfrm>
                            <a:off x="246142" y="466998"/>
                            <a:ext cx="8686800" cy="914400"/>
                          </a:xfrm>
                          <a:prstGeom prst="rect">
                            <a:avLst/>
                          </a:prstGeom>
                          <a:solidFill>
                            <a:srgbClr val="FFFFFF"/>
                          </a:solidFill>
                          <a:ln w="25400" cap="flat" cmpd="sng" algn="ctr">
                            <a:solidFill>
                              <a:srgbClr val="C7C2BA"/>
                            </a:solidFill>
                            <a:prstDash val="solid"/>
                          </a:ln>
                          <a:effectLst/>
                        </wps:spPr>
                        <wps:style>
                          <a:lnRef idx="2">
                            <a:schemeClr val="accent4"/>
                          </a:lnRef>
                          <a:fillRef idx="1">
                            <a:schemeClr val="lt1"/>
                          </a:fillRef>
                          <a:effectRef idx="0">
                            <a:schemeClr val="accent4"/>
                          </a:effectRef>
                          <a:fontRef idx="minor">
                            <a:schemeClr val="dk1"/>
                          </a:fontRef>
                        </wps:style>
                        <wps:txbx>
                          <w:txbxContent>
                            <w:p w:rsidR="00AB097B" w:rsidRDefault="00AB097B" w:rsidP="00AB097B">
                              <w:pPr>
                                <w:pStyle w:val="NormalWeb"/>
                                <w:spacing w:before="0" w:beforeAutospacing="0" w:after="0" w:afterAutospacing="0"/>
                              </w:pPr>
                              <w:r>
                                <w:rPr>
                                  <w:rFonts w:ascii="Arial" w:hAnsi="Arial" w:cs="Arial"/>
                                  <w:b/>
                                  <w:bCs/>
                                  <w:color w:val="000000"/>
                                  <w:kern w:val="24"/>
                                </w:rPr>
                                <w:t>MOTECH Peer Entities</w:t>
                              </w:r>
                            </w:p>
                          </w:txbxContent>
                        </wps:txbx>
                        <wps:bodyPr rtlCol="0" anchor="t"/>
                      </wps:wsp>
                      <wps:wsp>
                        <wps:cNvPr id="76" name="Rectangle 76"/>
                        <wps:cNvSpPr/>
                        <wps:spPr>
                          <a:xfrm>
                            <a:off x="1081221"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 xml:space="preserve">Support Staff </w:t>
                              </w:r>
                              <w:r>
                                <w:rPr>
                                  <w:rFonts w:ascii="Arial" w:hAnsi="Arial" w:cs="Arial"/>
                                  <w:b/>
                                  <w:bCs/>
                                  <w:color w:val="000000"/>
                                  <w:kern w:val="24"/>
                                  <w:sz w:val="16"/>
                                  <w:szCs w:val="16"/>
                                </w:rPr>
                                <w:t>(Configuration, Data Upload</w:t>
                              </w:r>
                            </w:p>
                          </w:txbxContent>
                        </wps:txbx>
                        <wps:bodyPr rtlCol="0" anchor="ctr"/>
                      </wps:wsp>
                      <wps:wsp>
                        <wps:cNvPr id="77" name="Rectangle 77"/>
                        <wps:cNvSpPr/>
                        <wps:spPr>
                          <a:xfrm>
                            <a:off x="2305276"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IVR</w:t>
                              </w:r>
                            </w:p>
                          </w:txbxContent>
                        </wps:txbx>
                        <wps:bodyPr rtlCol="0" anchor="ctr"/>
                      </wps:wsp>
                      <wps:wsp>
                        <wps:cNvPr id="78" name="Rectangle 78"/>
                        <wps:cNvSpPr/>
                        <wps:spPr>
                          <a:xfrm>
                            <a:off x="3529331"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SMS Provider</w:t>
                              </w:r>
                            </w:p>
                          </w:txbxContent>
                        </wps:txbx>
                        <wps:bodyPr rtlCol="0" anchor="ctr"/>
                      </wps:wsp>
                      <wps:wsp>
                        <wps:cNvPr id="79" name="Rectangle 79"/>
                        <wps:cNvSpPr/>
                        <wps:spPr>
                          <a:xfrm>
                            <a:off x="4753386"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Email Server</w:t>
                              </w:r>
                            </w:p>
                          </w:txbxContent>
                        </wps:txbx>
                        <wps:bodyPr rtlCol="0" anchor="ctr"/>
                      </wps:wsp>
                      <wps:wsp>
                        <wps:cNvPr id="80" name="Rectangle 80"/>
                        <wps:cNvSpPr/>
                        <wps:spPr>
                          <a:xfrm>
                            <a:off x="7196652" y="747287"/>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Reports Users</w:t>
                              </w:r>
                            </w:p>
                          </w:txbxContent>
                        </wps:txbx>
                        <wps:bodyPr rtlCol="0" anchor="ctr"/>
                      </wps:wsp>
                      <wps:wsp>
                        <wps:cNvPr id="81" name="Rectangle 81"/>
                        <wps:cNvSpPr/>
                        <wps:spPr>
                          <a:xfrm>
                            <a:off x="7196652" y="477982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Config system</w:t>
                              </w:r>
                            </w:p>
                          </w:txbxContent>
                        </wps:txbx>
                        <wps:bodyPr rtlCol="0" anchor="ctr"/>
                      </wps:wsp>
                      <wps:wsp>
                        <wps:cNvPr id="82" name="Rectangle 82"/>
                        <wps:cNvSpPr/>
                        <wps:spPr>
                          <a:xfrm>
                            <a:off x="2305276" y="2424536"/>
                            <a:ext cx="1011382" cy="581891"/>
                          </a:xfrm>
                          <a:prstGeom prst="rect">
                            <a:avLst/>
                          </a:prstGeom>
                          <a:gradFill rotWithShape="1">
                            <a:gsLst>
                              <a:gs pos="0">
                                <a:srgbClr val="000000">
                                  <a:tint val="50000"/>
                                  <a:satMod val="300000"/>
                                </a:srgbClr>
                              </a:gs>
                              <a:gs pos="35000">
                                <a:srgbClr val="000000">
                                  <a:tint val="37000"/>
                                  <a:satMod val="300000"/>
                                </a:srgbClr>
                              </a:gs>
                              <a:gs pos="100000">
                                <a:srgbClr val="000000">
                                  <a:tint val="15000"/>
                                  <a:satMod val="350000"/>
                                </a:srgbClr>
                              </a:gs>
                            </a:gsLst>
                            <a:lin ang="16200000" scaled="1"/>
                          </a:gradFill>
                          <a:ln w="9525" cap="flat" cmpd="sng" algn="ctr">
                            <a:solidFill>
                              <a:srgbClr val="000000">
                                <a:shade val="95000"/>
                                <a:satMod val="105000"/>
                              </a:srgb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IVR Interface</w:t>
                              </w:r>
                            </w:p>
                          </w:txbxContent>
                        </wps:txbx>
                        <wps:bodyPr rtlCol="0" anchor="ctr"/>
                      </wps:wsp>
                    </wpg:wgp>
                  </a:graphicData>
                </a:graphic>
              </wp:inline>
            </w:drawing>
          </mc:Choice>
          <mc:Fallback>
            <w:pict>
              <v:group id="Group 54" o:spid="_x0000_s1026" style="width:468pt;height:327.9pt;mso-position-horizontal-relative:char;mso-position-vertical-relative:line" coordorigin="2461,4669" coordsize="86868,6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">
                <v:rect id="Rectangle 55" o:spid="_x0000_s1027" style="position:absolute;left:2461;top:15240;width:86868;height:50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" strokecolor="#c7c2ba" strokeweight="2pt">
                  <v:textbox>
                    <w:txbxContent>
                      <w:p w:rsidR="00AB097B" w:rsidRDefault="00AB097B" w:rsidP="00AB097B">
                        <w:pPr>
                          <w:pStyle w:val="NormalWeb"/>
                          <w:spacing w:before="0" w:beforeAutospacing="0" w:after="0" w:afterAutospacing="0"/>
                        </w:pPr>
                        <w:r>
                          <w:rPr>
                            <w:rFonts w:ascii="Arial" w:hAnsi="Arial" w:cs="Arial"/>
                            <w:b/>
                            <w:bCs/>
                            <w:color w:val="000000"/>
                            <w:kern w:val="24"/>
                          </w:rPr>
                          <w:t xml:space="preserve">MOTECH MA, MK, Kilkari Services </w:t>
                        </w:r>
                      </w:p>
                    </w:txbxContent>
                  </v:textbox>
                </v:rect>
                <v:roundrect id="Rounded Rectangle 8" o:spid="_x0000_s1028" style="position:absolute;left:3708;top:54984;width:84475;height:9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" fillcolor="#ebe4db" strokecolor="#c3beb5">
                  <v:fill color2="#f9f7f4" rotate="t" angle="180" colors="0 #ebe4db;22938f #f0ece5;1 #f9f7f4" focus="100%" type="gradient"/>
                  <v:shadow on="t" color="black" opacity="24903f" origin=",.5" offset="0,.55556mm"/>
                  <v:textbo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Database Layer</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7" o:spid="_x0000_s1029" type="#_x0000_t132" style="position:absolute;left:23052;top:56093;width:9283;height:7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2"/>
                            <w:szCs w:val="22"/>
                          </w:rPr>
                          <w:t>MDS Database</w:t>
                        </w:r>
                      </w:p>
                    </w:txbxContent>
                  </v:textbox>
                </v:shape>
                <v:shape id="Flowchart: Magnetic Disk 58" o:spid="_x0000_s1030" type="#_x0000_t132" style="position:absolute;left:72797;top:56093;width:9283;height:7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2"/>
                            <w:szCs w:val="22"/>
                          </w:rPr>
                          <w:t>Reporting Database</w:t>
                        </w:r>
                      </w:p>
                    </w:txbxContent>
                  </v:textbox>
                </v:shape>
                <v:shapetype id="_x0000_t32" coordsize="21600,21600" o:spt="32" o:oned="t" path="m,l21600,21600e" filled="f">
                  <v:path arrowok="t" fillok="f" o:connecttype="none"/>
                  <o:lock v:ext="edit" shapetype="t"/>
                </v:shapetype>
                <v:shape id="Straight Arrow Connector 59" o:spid="_x0000_s1031" type="#_x0000_t32" style="position:absolute;left:32335;top:59764;width:40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" strokeweight=".25pt">
                  <v:stroke endarrow="open"/>
                </v:shape>
                <v:rect id="Rectangle 60" o:spid="_x0000_s1032" style="position:absolute;left:47256;top:57201;width:1039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ETL</w:t>
                        </w:r>
                      </w:p>
                    </w:txbxContent>
                  </v:textbox>
                </v:rect>
                <v:roundrect id="Rounded Rectangle 14" o:spid="_x0000_s1033" style="position:absolute;left:3708;top:43226;width:84475;height:109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" fillcolor="#ebe4db" strokecolor="#c3beb5">
                  <v:fill color2="#f9f7f4" rotate="t" angle="180" colors="0 #ebe4db;22938f #f0ece5;1 #f9f7f4" focus="100%" type="gradient"/>
                  <v:shadow on="t" color="black" opacity="24903f" origin=",.5" offset="0,.55556mm"/>
                  <v:textbo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Platform Layer (MOTECH Platform Modules)</w:t>
                        </w:r>
                      </w:p>
                    </w:txbxContent>
                  </v:textbox>
                </v:roundrect>
                <v:rect id="Rectangle 62" o:spid="_x0000_s1034" style="position:absolute;left:10812;top:47798;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OSGi</w:t>
                        </w:r>
                      </w:p>
                    </w:txbxContent>
                  </v:textbox>
                </v:rect>
                <v:rect id="Rectangle 63" o:spid="_x0000_s1035" style="position:absolute;left:23052;top:47798;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MDS</w:t>
                        </w:r>
                      </w:p>
                    </w:txbxContent>
                  </v:textbox>
                </v:rect>
                <v:rect id="Rectangle 64" o:spid="_x0000_s1036" style="position:absolute;left:35293;top:47798;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Scheduler (Quartz)</w:t>
                        </w:r>
                      </w:p>
                    </w:txbxContent>
                  </v:textbox>
                </v:rect>
                <v:rect id="Rectangle 65" o:spid="_x0000_s1037" style="position:absolute;left:47533;top:47798;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Events (ActiveMQ)</w:t>
                        </w:r>
                      </w:p>
                    </w:txbxContent>
                  </v:textbox>
                </v:rect>
                <v:rect id="Rectangle 66" o:spid="_x0000_s1038" style="position:absolute;left:59774;top:47798;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mTraining</w:t>
                        </w:r>
                      </w:p>
                    </w:txbxContent>
                  </v:textbox>
                </v:rect>
                <v:roundrect id="Rounded Rectangle 21" o:spid="_x0000_s1039" style="position:absolute;left:3708;top:31450;width:84475;height:109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" fillcolor="#ebe4db" strokecolor="#c3beb5">
                  <v:fill color2="#f9f7f4" rotate="t" angle="180" colors="0 #ebe4db;22938f #f0ece5;1 #f9f7f4" focus="100%" type="gradient"/>
                  <v:shadow on="t" color="black" opacity="24903f" origin=",.5" offset="0,.55556mm"/>
                  <v:textbo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Business Layer</w:t>
                        </w:r>
                      </w:p>
                    </w:txbxContent>
                  </v:textbox>
                </v:roundrect>
                <v:rect id="Rectangle 68" o:spid="_x0000_s1040" style="position:absolute;left:23052;top:3602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Mobile Academy</w:t>
                        </w:r>
                      </w:p>
                    </w:txbxContent>
                  </v:textbox>
                </v:rect>
                <v:rect id="Rectangle 69" o:spid="_x0000_s1041" style="position:absolute;left:35293;top:3602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Mobile Kunji</w:t>
                        </w:r>
                      </w:p>
                    </w:txbxContent>
                  </v:textbox>
                </v:rect>
                <v:rect id="Rectangle 70" o:spid="_x0000_s1042" style="position:absolute;left:47533;top:3602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Kilkari</w:t>
                        </w:r>
                      </w:p>
                    </w:txbxContent>
                  </v:textbox>
                </v:rect>
                <v:roundrect id="Rounded Rectangle 29" o:spid="_x0000_s1043" style="position:absolute;left:3708;top:19673;width:84475;height:1097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" fillcolor="#ebe4db" strokecolor="#c3beb5">
                  <v:fill color2="#f9f7f4" rotate="t" angle="180" colors="0 #ebe4db;22938f #f0ece5;1 #f9f7f4" focus="100%" type="gradient"/>
                  <v:shadow on="t" color="black" opacity="24903f" origin=",.5" offset="0,.55556mm"/>
                  <v:textbox>
                    <w:txbxContent>
                      <w:p w:rsidR="00AB097B" w:rsidRDefault="00AB097B" w:rsidP="00AB097B">
                        <w:pPr>
                          <w:pStyle w:val="NormalWeb"/>
                          <w:spacing w:before="0" w:beforeAutospacing="0" w:after="0" w:afterAutospacing="0"/>
                        </w:pPr>
                        <w:r>
                          <w:rPr>
                            <w:rFonts w:ascii="Arial" w:hAnsi="Arial" w:cs="Arial"/>
                            <w:b/>
                            <w:bCs/>
                            <w:color w:val="000000"/>
                            <w:kern w:val="24"/>
                            <w:sz w:val="28"/>
                            <w:szCs w:val="28"/>
                          </w:rPr>
                          <w:t>Interface Layer</w:t>
                        </w:r>
                      </w:p>
                    </w:txbxContent>
                  </v:textbox>
                </v:roundrect>
                <v:rect id="Rectangle 72" o:spid="_x0000_s1044" style="position:absolute;left:10812;top:24245;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Admin Interface</w:t>
                        </w:r>
                      </w:p>
                    </w:txbxContent>
                  </v:textbox>
                </v:rect>
                <v:rect id="Rectangle 73" o:spid="_x0000_s1045" style="position:absolute;left:71966;top:24245;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Reports Interface</w:t>
                        </w:r>
                      </w:p>
                    </w:txbxContent>
                  </v:textbox>
                </v:rect>
                <v:rect id="Rectangle 74" o:spid="_x0000_s1046" style="position:absolute;left:71966;top:3602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Reports Interface</w:t>
                        </w:r>
                      </w:p>
                    </w:txbxContent>
                  </v:textbox>
                </v:rect>
                <v:rect id="Rectangle 75" o:spid="_x0000_s1047" style="position:absolute;left:2461;top:4669;width:8686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" strokecolor="#c7c2ba" strokeweight="2pt">
                  <v:textbox>
                    <w:txbxContent>
                      <w:p w:rsidR="00AB097B" w:rsidRDefault="00AB097B" w:rsidP="00AB097B">
                        <w:pPr>
                          <w:pStyle w:val="NormalWeb"/>
                          <w:spacing w:before="0" w:beforeAutospacing="0" w:after="0" w:afterAutospacing="0"/>
                        </w:pPr>
                        <w:r>
                          <w:rPr>
                            <w:rFonts w:ascii="Arial" w:hAnsi="Arial" w:cs="Arial"/>
                            <w:b/>
                            <w:bCs/>
                            <w:color w:val="000000"/>
                            <w:kern w:val="24"/>
                          </w:rPr>
                          <w:t>MOTECH Peer Entities</w:t>
                        </w:r>
                      </w:p>
                    </w:txbxContent>
                  </v:textbox>
                </v:rect>
                <v:rect id="Rectangle 76" o:spid="_x0000_s1048" style="position:absolute;left:10812;top:747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 xml:space="preserve">Support Staff </w:t>
                        </w:r>
                        <w:r>
                          <w:rPr>
                            <w:rFonts w:ascii="Arial" w:hAnsi="Arial" w:cs="Arial"/>
                            <w:b/>
                            <w:bCs/>
                            <w:color w:val="000000"/>
                            <w:kern w:val="24"/>
                            <w:sz w:val="16"/>
                            <w:szCs w:val="16"/>
                          </w:rPr>
                          <w:t>(Configuration, Data Upload</w:t>
                        </w:r>
                      </w:p>
                    </w:txbxContent>
                  </v:textbox>
                </v:rect>
                <v:rect id="Rectangle 77" o:spid="_x0000_s1049" style="position:absolute;left:23052;top:747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IVR</w:t>
                        </w:r>
                      </w:p>
                    </w:txbxContent>
                  </v:textbox>
                </v:rect>
                <v:rect id="Rectangle 78" o:spid="_x0000_s1050" style="position:absolute;left:35293;top:747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SMS Provider</w:t>
                        </w:r>
                      </w:p>
                    </w:txbxContent>
                  </v:textbox>
                </v:rect>
                <v:rect id="Rectangle 79" o:spid="_x0000_s1051" style="position:absolute;left:47533;top:747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Email Server</w:t>
                        </w:r>
                      </w:p>
                    </w:txbxContent>
                  </v:textbox>
                </v:rect>
                <v:rect id="Rectangle 80" o:spid="_x0000_s1052" style="position:absolute;left:71966;top:7472;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Reports Users</w:t>
                        </w:r>
                      </w:p>
                    </w:txbxContent>
                  </v:textbox>
                </v:rect>
                <v:rect id="Rectangle 81" o:spid="_x0000_s1053" style="position:absolute;left:71966;top:47798;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Config system</w:t>
                        </w:r>
                      </w:p>
                    </w:txbxContent>
                  </v:textbox>
                </v:rect>
                <v:rect id="Rectangle 82" o:spid="_x0000_s1054" style="position:absolute;left:23052;top:24245;width:10114;height: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" fillcolor="#bcbcbc">
                  <v:fill color2="#ededed" rotate="t" angle="180" colors="0 #bcbcbc;22938f #d0d0d0;1 #ededed"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Arial" w:hAnsi="Arial" w:cs="Arial"/>
                            <w:b/>
                            <w:bCs/>
                            <w:color w:val="000000"/>
                            <w:kern w:val="24"/>
                            <w:sz w:val="20"/>
                            <w:szCs w:val="20"/>
                          </w:rPr>
                          <w:t>IVR Interface</w:t>
                        </w:r>
                      </w:p>
                    </w:txbxContent>
                  </v:textbox>
                </v:rect>
                <w10:anchorlock/>
              </v:group>
            </w:pict>
          </mc:Fallback>
        </mc:AlternateContent>
      </w:r>
    </w:p>
    <w:p w:rsidR="00B4534B" w:rsidRPr="00C72BB6" w:rsidRDefault="008126C9" w:rsidP="00AD5C2F">
      <w:pPr>
        <w:pStyle w:val="Heading2"/>
      </w:pPr>
      <w:bookmarkStart w:id="507" w:name="_Toc416719398"/>
      <w:r w:rsidRPr="00C72BB6">
        <w:t>Interface Layer</w:t>
      </w:r>
      <w:bookmarkEnd w:id="507"/>
    </w:p>
    <w:p w:rsidR="00237FC9" w:rsidRPr="00C72BB6" w:rsidRDefault="008126C9" w:rsidP="003D485F">
      <w:pPr>
        <w:spacing w:before="120" w:after="120" w:line="360" w:lineRule="auto"/>
        <w:rPr>
          <w:rFonts w:ascii="Arial" w:hAnsi="Arial" w:cs="Arial"/>
        </w:rPr>
      </w:pPr>
      <w:r w:rsidRPr="00C72BB6">
        <w:rPr>
          <w:rFonts w:ascii="Arial" w:hAnsi="Arial" w:cs="Arial"/>
        </w:rPr>
        <w:t>MOTECH Mobile Kunji, Mobile Academy and Kilkari Service SW provides the user interfaces to perform various functionalities – e.g. upload master data, administers to configure, view and modify parameters, to define filters and generate different reports among others:</w:t>
      </w:r>
    </w:p>
    <w:p w:rsidR="00237FC9" w:rsidRPr="00C72BB6" w:rsidRDefault="008126C9" w:rsidP="005B1FD3">
      <w:pPr>
        <w:pStyle w:val="ListParagraph"/>
        <w:numPr>
          <w:ilvl w:val="0"/>
          <w:numId w:val="6"/>
        </w:numPr>
        <w:spacing w:before="120" w:after="120" w:line="360" w:lineRule="auto"/>
        <w:contextualSpacing w:val="0"/>
        <w:rPr>
          <w:rFonts w:ascii="Arial" w:hAnsi="Arial" w:cs="Arial"/>
        </w:rPr>
      </w:pPr>
      <w:r w:rsidRPr="00C72BB6">
        <w:rPr>
          <w:rFonts w:ascii="Arial" w:hAnsi="Arial" w:cs="Arial"/>
          <w:b/>
        </w:rPr>
        <w:t>Data Upload Interface</w:t>
      </w:r>
      <w:r w:rsidRPr="00C72BB6">
        <w:rPr>
          <w:rFonts w:ascii="Arial" w:hAnsi="Arial" w:cs="Arial"/>
        </w:rPr>
        <w:t>: Provides an interface to the NMS administrators for uploading the following data among others into the NMS database:-</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Master location data</w:t>
      </w:r>
      <w:r w:rsidRPr="00C72BB6">
        <w:rPr>
          <w:rFonts w:ascii="Arial" w:hAnsi="Arial" w:cs="Arial"/>
        </w:rPr>
        <w:t>: the list of States, Districts, Taluka, Blocks, Health Facility (PHC/CHC), Sub-center &amp; Village.</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FLW Data</w:t>
      </w:r>
      <w:r w:rsidRPr="00C72BB6">
        <w:rPr>
          <w:rFonts w:ascii="Arial" w:hAnsi="Arial" w:cs="Arial"/>
        </w:rPr>
        <w:t>: the registration details (MSISDN, Name, Designation &amp; location data) of the FLWs.</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MCTS data</w:t>
      </w:r>
      <w:r w:rsidRPr="00C72BB6">
        <w:rPr>
          <w:rFonts w:ascii="Arial" w:hAnsi="Arial" w:cs="Arial"/>
        </w:rPr>
        <w:t>: the woman's Last Menstrual Period (LMP) or the child's data of birth (DOB).</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State-Language Mapping</w:t>
      </w:r>
      <w:r w:rsidRPr="00C72BB6">
        <w:rPr>
          <w:rFonts w:ascii="Arial" w:hAnsi="Arial" w:cs="Arial"/>
        </w:rPr>
        <w:t>: The mapping between states and languages.</w:t>
      </w:r>
    </w:p>
    <w:p w:rsidR="0042160E" w:rsidRPr="00C72BB6" w:rsidRDefault="008126C9" w:rsidP="0042160E">
      <w:pPr>
        <w:pStyle w:val="ListParagraph"/>
        <w:spacing w:before="120" w:after="360" w:line="320" w:lineRule="exact"/>
        <w:contextualSpacing w:val="0"/>
        <w:rPr>
          <w:rFonts w:ascii="Arial" w:hAnsi="Arial" w:cs="Arial"/>
        </w:rPr>
      </w:pPr>
      <w:r w:rsidRPr="00C72BB6">
        <w:rPr>
          <w:rFonts w:ascii="Arial" w:hAnsi="Arial" w:cs="Arial"/>
        </w:rPr>
        <w:t xml:space="preserve">The Data Upload User Interface design is described in section </w:t>
      </w:r>
      <w:r w:rsidR="00087E3E">
        <w:fldChar w:fldCharType="begin"/>
      </w:r>
      <w:r w:rsidR="00087E3E">
        <w:instrText xml:space="preserve"> REF _Ref411542189 \r \h  \* MERGEFORMAT </w:instrText>
      </w:r>
      <w:r w:rsidR="00087E3E">
        <w:fldChar w:fldCharType="separate"/>
      </w:r>
      <w:ins w:id="508" w:author="Sumit Pabbi" w:date="2015-04-13T20:05:00Z">
        <w:r w:rsidR="00655E56" w:rsidRPr="00C72BB6">
          <w:rPr>
            <w:rFonts w:ascii="Arial" w:hAnsi="Arial" w:cs="Arial"/>
          </w:rPr>
          <w:t>11.2</w:t>
        </w:r>
      </w:ins>
      <w:del w:id="509"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w:t>
      </w:r>
    </w:p>
    <w:p w:rsidR="00237FC9" w:rsidRPr="00C72BB6" w:rsidRDefault="008126C9" w:rsidP="005B1FD3">
      <w:pPr>
        <w:pStyle w:val="ListParagraph"/>
        <w:numPr>
          <w:ilvl w:val="0"/>
          <w:numId w:val="6"/>
        </w:numPr>
        <w:spacing w:before="120" w:after="120" w:line="360" w:lineRule="auto"/>
        <w:contextualSpacing w:val="0"/>
        <w:rPr>
          <w:rFonts w:ascii="Arial" w:hAnsi="Arial" w:cs="Arial"/>
        </w:rPr>
      </w:pPr>
      <w:r w:rsidRPr="00C72BB6">
        <w:rPr>
          <w:rFonts w:ascii="Arial" w:hAnsi="Arial" w:cs="Arial"/>
          <w:b/>
        </w:rPr>
        <w:t>Configuration Interface</w:t>
      </w:r>
      <w:r w:rsidRPr="00C72BB6">
        <w:rPr>
          <w:rFonts w:ascii="Arial" w:hAnsi="Arial" w:cs="Arial"/>
        </w:rPr>
        <w:t>: Provides an interface to administrators for viewing and modifying NMS configuration parameters that includes :</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System Parameters</w:t>
      </w:r>
      <w:r w:rsidRPr="00C72BB6">
        <w:rPr>
          <w:rFonts w:ascii="Arial" w:hAnsi="Arial" w:cs="Arial"/>
        </w:rPr>
        <w:t xml:space="preserve"> (e.g. IP address, DB location, FTP/SFTP parameters)</w:t>
      </w:r>
    </w:p>
    <w:p w:rsidR="00237FC9" w:rsidRPr="00C72BB6" w:rsidRDefault="008126C9" w:rsidP="005B1FD3">
      <w:pPr>
        <w:pStyle w:val="ListParagraph"/>
        <w:numPr>
          <w:ilvl w:val="1"/>
          <w:numId w:val="6"/>
        </w:numPr>
        <w:spacing w:before="120" w:after="120" w:line="360" w:lineRule="auto"/>
        <w:contextualSpacing w:val="0"/>
        <w:rPr>
          <w:rFonts w:ascii="Arial" w:hAnsi="Arial" w:cs="Arial"/>
        </w:rPr>
      </w:pPr>
      <w:r w:rsidRPr="00C72BB6">
        <w:rPr>
          <w:rFonts w:ascii="Arial" w:hAnsi="Arial" w:cs="Arial"/>
          <w:b/>
        </w:rPr>
        <w:t>Business Logic parameters</w:t>
      </w:r>
      <w:r w:rsidRPr="00C72BB6">
        <w:rPr>
          <w:rFonts w:ascii="Arial" w:hAnsi="Arial" w:cs="Arial"/>
        </w:rPr>
        <w:t xml:space="preserve"> related to NMS service (e.g. Capping rules, Language settings, etc.)</w:t>
      </w:r>
    </w:p>
    <w:p w:rsidR="00F81D6C" w:rsidRPr="00C72BB6" w:rsidRDefault="008126C9" w:rsidP="003D485F">
      <w:pPr>
        <w:pStyle w:val="ListParagraph"/>
        <w:spacing w:before="120" w:after="360" w:line="360" w:lineRule="auto"/>
        <w:contextualSpacing w:val="0"/>
        <w:rPr>
          <w:rFonts w:ascii="Arial" w:hAnsi="Arial" w:cs="Arial"/>
        </w:rPr>
      </w:pPr>
      <w:r w:rsidRPr="00C72BB6">
        <w:rPr>
          <w:rFonts w:ascii="Arial" w:hAnsi="Arial" w:cs="Arial"/>
        </w:rPr>
        <w:t xml:space="preserve">The Configuration User Interface design is described in section </w:t>
      </w:r>
      <w:r w:rsidR="00087E3E">
        <w:fldChar w:fldCharType="begin"/>
      </w:r>
      <w:r w:rsidR="00087E3E">
        <w:instrText xml:space="preserve"> REF _Ref411261880 \r \h  \* MERGEFORMAT </w:instrText>
      </w:r>
      <w:r w:rsidR="00087E3E">
        <w:fldChar w:fldCharType="separate"/>
      </w:r>
      <w:ins w:id="510" w:author="Sumit Pabbi" w:date="2015-04-13T20:05:00Z">
        <w:r w:rsidR="00655E56" w:rsidRPr="00C72BB6">
          <w:rPr>
            <w:rFonts w:ascii="Arial" w:hAnsi="Arial" w:cs="Arial"/>
          </w:rPr>
          <w:t>11.1</w:t>
        </w:r>
      </w:ins>
      <w:del w:id="511" w:author="Sumit Pabbi" w:date="2015-04-10T23:02:00Z">
        <w:r w:rsidR="00D6491D" w:rsidRPr="00C72BB6" w:rsidDel="00C7075E">
          <w:rPr>
            <w:rFonts w:ascii="Arial" w:hAnsi="Arial" w:cs="Arial"/>
          </w:rPr>
          <w:delText>10.1</w:delText>
        </w:r>
      </w:del>
      <w:r w:rsidR="00087E3E">
        <w:fldChar w:fldCharType="end"/>
      </w:r>
      <w:r w:rsidRPr="00C72BB6">
        <w:rPr>
          <w:rFonts w:ascii="Arial" w:hAnsi="Arial" w:cs="Arial"/>
        </w:rPr>
        <w:t>.</w:t>
      </w:r>
    </w:p>
    <w:p w:rsidR="00482FA5" w:rsidRPr="00C72BB6" w:rsidRDefault="008126C9" w:rsidP="005B1FD3">
      <w:pPr>
        <w:pStyle w:val="ListParagraph"/>
        <w:numPr>
          <w:ilvl w:val="0"/>
          <w:numId w:val="6"/>
        </w:numPr>
        <w:spacing w:before="120" w:after="120" w:line="360" w:lineRule="auto"/>
        <w:contextualSpacing w:val="0"/>
        <w:rPr>
          <w:rFonts w:ascii="Arial" w:hAnsi="Arial" w:cs="Arial"/>
        </w:rPr>
      </w:pPr>
      <w:r w:rsidRPr="00C72BB6">
        <w:rPr>
          <w:rFonts w:ascii="Arial" w:hAnsi="Arial" w:cs="Arial"/>
          <w:b/>
        </w:rPr>
        <w:t>Reports Interface</w:t>
      </w:r>
      <w:r w:rsidRPr="00C72BB6">
        <w:rPr>
          <w:rFonts w:ascii="Arial" w:hAnsi="Arial" w:cs="Arial"/>
        </w:rPr>
        <w:t>: Pulls data from MOTECH to deliver online, real time reports on the take up and usage of MK, MA and Kilkari services.</w:t>
      </w:r>
    </w:p>
    <w:p w:rsidR="00482FA5" w:rsidRPr="00C72BB6" w:rsidRDefault="008126C9" w:rsidP="003D485F">
      <w:pPr>
        <w:pStyle w:val="ListParagraph"/>
        <w:spacing w:before="120" w:after="360" w:line="360" w:lineRule="auto"/>
        <w:contextualSpacing w:val="0"/>
        <w:rPr>
          <w:rFonts w:ascii="Arial" w:hAnsi="Arial" w:cs="Arial"/>
        </w:rPr>
      </w:pPr>
      <w:r w:rsidRPr="00C72BB6">
        <w:rPr>
          <w:rFonts w:ascii="Arial" w:hAnsi="Arial" w:cs="Arial"/>
        </w:rPr>
        <w:t xml:space="preserve">Reports Interface design is described in section </w:t>
      </w:r>
      <w:r w:rsidR="00087E3E">
        <w:fldChar w:fldCharType="begin"/>
      </w:r>
      <w:r w:rsidR="00087E3E">
        <w:instrText xml:space="preserve"> REF _Ref411531672 \r \h  \* MERGEFORMAT </w:instrText>
      </w:r>
      <w:r w:rsidR="00087E3E">
        <w:fldChar w:fldCharType="separate"/>
      </w:r>
      <w:ins w:id="512" w:author="Sumit Pabbi" w:date="2015-04-13T20:05:00Z">
        <w:r w:rsidR="00655E56" w:rsidRPr="00C72BB6">
          <w:rPr>
            <w:rFonts w:ascii="Arial" w:hAnsi="Arial" w:cs="Arial"/>
          </w:rPr>
          <w:t>11.3</w:t>
        </w:r>
      </w:ins>
      <w:del w:id="513" w:author="Sumit Pabbi" w:date="2015-04-10T23:02:00Z">
        <w:r w:rsidR="00D6491D" w:rsidRPr="00C72BB6" w:rsidDel="00C7075E">
          <w:rPr>
            <w:rFonts w:ascii="Arial" w:hAnsi="Arial" w:cs="Arial"/>
          </w:rPr>
          <w:delText>10.3</w:delText>
        </w:r>
      </w:del>
      <w:r w:rsidR="00087E3E">
        <w:fldChar w:fldCharType="end"/>
      </w:r>
      <w:r w:rsidRPr="00C72BB6">
        <w:rPr>
          <w:rFonts w:ascii="Arial" w:hAnsi="Arial" w:cs="Arial"/>
        </w:rPr>
        <w:t>.</w:t>
      </w:r>
    </w:p>
    <w:p w:rsidR="00482FA5"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IVR Interface</w:t>
      </w:r>
      <w:r w:rsidRPr="00C72BB6">
        <w:rPr>
          <w:rFonts w:ascii="Arial" w:hAnsi="Arial" w:cs="Arial"/>
        </w:rPr>
        <w:t>: MA, MK and Kilkari services provide an HTTP request-response based interface towards IVR.</w:t>
      </w:r>
    </w:p>
    <w:p w:rsidR="00B4534B" w:rsidRPr="00C72BB6" w:rsidRDefault="008126C9" w:rsidP="00AD5C2F">
      <w:pPr>
        <w:pStyle w:val="Heading2"/>
      </w:pPr>
      <w:bookmarkStart w:id="514" w:name="_Toc416719399"/>
      <w:r w:rsidRPr="00C72BB6">
        <w:t>Business Layer</w:t>
      </w:r>
      <w:bookmarkEnd w:id="514"/>
    </w:p>
    <w:p w:rsidR="00CB5FA5" w:rsidRPr="00C72BB6" w:rsidRDefault="008126C9" w:rsidP="003D485F">
      <w:pPr>
        <w:spacing w:line="360" w:lineRule="auto"/>
        <w:rPr>
          <w:rFonts w:ascii="Arial" w:hAnsi="Arial" w:cs="Arial"/>
        </w:rPr>
      </w:pPr>
      <w:r w:rsidRPr="00C72BB6">
        <w:rPr>
          <w:rFonts w:ascii="Arial" w:hAnsi="Arial" w:cs="Arial"/>
        </w:rPr>
        <w:t>The Business Layer consists of Mobile Academy, Mobile Kunji and Kilkari business logic for providing the maternal and child health IVR services:-</w:t>
      </w:r>
    </w:p>
    <w:p w:rsidR="00F81D6C" w:rsidRPr="00C72BB6" w:rsidRDefault="008126C9" w:rsidP="005B1FD3">
      <w:pPr>
        <w:pStyle w:val="ListParagraph"/>
        <w:numPr>
          <w:ilvl w:val="0"/>
          <w:numId w:val="7"/>
        </w:numPr>
        <w:spacing w:before="240" w:after="240" w:line="360" w:lineRule="auto"/>
        <w:contextualSpacing w:val="0"/>
        <w:rPr>
          <w:rFonts w:ascii="Arial" w:hAnsi="Arial" w:cs="Arial"/>
        </w:rPr>
      </w:pPr>
      <w:r w:rsidRPr="00C72BB6">
        <w:rPr>
          <w:rFonts w:ascii="Arial" w:hAnsi="Arial" w:cs="Arial"/>
          <w:b/>
        </w:rPr>
        <w:t>Mobile Academy</w:t>
      </w:r>
      <w:r w:rsidRPr="00C72BB6">
        <w:rPr>
          <w:rFonts w:ascii="Arial" w:hAnsi="Arial" w:cs="Arial"/>
        </w:rPr>
        <w:t xml:space="preserve"> service is an inbound 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 by dialing a toll free long code, and complete it at their convenience.</w:t>
      </w:r>
    </w:p>
    <w:p w:rsidR="0042160E" w:rsidRPr="00C72BB6" w:rsidRDefault="008126C9" w:rsidP="003D485F">
      <w:pPr>
        <w:pStyle w:val="ListParagraph"/>
        <w:spacing w:before="240" w:after="360" w:line="360" w:lineRule="auto"/>
        <w:contextualSpacing w:val="0"/>
        <w:rPr>
          <w:rFonts w:ascii="Arial" w:hAnsi="Arial" w:cs="Arial"/>
        </w:rPr>
      </w:pPr>
      <w:r w:rsidRPr="00C72BB6">
        <w:rPr>
          <w:rFonts w:ascii="Arial" w:hAnsi="Arial" w:cs="Arial"/>
        </w:rPr>
        <w:t xml:space="preserve">Mobile Academy design and use cases are described in section </w:t>
      </w:r>
      <w:r w:rsidR="00087E3E">
        <w:fldChar w:fldCharType="begin"/>
      </w:r>
      <w:r w:rsidR="00087E3E">
        <w:instrText xml:space="preserve"> REF _Ref411261936 \r \h  \* MERGEFORMAT </w:instrText>
      </w:r>
      <w:r w:rsidR="00087E3E">
        <w:fldChar w:fldCharType="separate"/>
      </w:r>
      <w:ins w:id="515" w:author="Sumit Pabbi" w:date="2015-04-13T20:05:00Z">
        <w:r w:rsidR="00655E56" w:rsidRPr="00C72BB6">
          <w:rPr>
            <w:rFonts w:ascii="Arial" w:hAnsi="Arial" w:cs="Arial"/>
          </w:rPr>
          <w:t>3</w:t>
        </w:r>
      </w:ins>
      <w:del w:id="516" w:author="Sumit Pabbi" w:date="2015-04-13T19:34:00Z">
        <w:r w:rsidR="00632731" w:rsidRPr="00C72BB6" w:rsidDel="002B2310">
          <w:rPr>
            <w:rFonts w:ascii="Arial" w:hAnsi="Arial" w:cs="Arial"/>
          </w:rPr>
          <w:delText>3</w:delText>
        </w:r>
      </w:del>
      <w:r w:rsidR="00087E3E">
        <w:fldChar w:fldCharType="end"/>
      </w:r>
      <w:r w:rsidRPr="00C72BB6">
        <w:rPr>
          <w:rFonts w:ascii="Arial" w:hAnsi="Arial" w:cs="Arial"/>
        </w:rPr>
        <w:t>.</w:t>
      </w:r>
    </w:p>
    <w:p w:rsidR="00F81D6C" w:rsidRPr="00C72BB6" w:rsidRDefault="008126C9" w:rsidP="005B1FD3">
      <w:pPr>
        <w:pStyle w:val="ListParagraph"/>
        <w:numPr>
          <w:ilvl w:val="0"/>
          <w:numId w:val="7"/>
        </w:numPr>
        <w:spacing w:before="240" w:after="240" w:line="360" w:lineRule="auto"/>
        <w:contextualSpacing w:val="0"/>
        <w:rPr>
          <w:rFonts w:ascii="Arial" w:hAnsi="Arial" w:cs="Arial"/>
        </w:rPr>
      </w:pPr>
      <w:r w:rsidRPr="00C72BB6">
        <w:rPr>
          <w:rFonts w:ascii="Arial" w:hAnsi="Arial" w:cs="Arial"/>
          <w:b/>
        </w:rPr>
        <w:t>Mobile Kunji</w:t>
      </w:r>
      <w:r w:rsidRPr="00C72BB6">
        <w:rPr>
          <w:rFonts w:ascii="Arial" w:hAnsi="Arial" w:cs="Arial"/>
        </w:rPr>
        <w:t xml:space="preserve"> service includes an IVR based mobile service using a long code and a printed deck of illustrated cards on a ring, which together communicate essential audio-visual information on pregnancy and newborn health. Each card carries a unique card number printed on it. User has to dial the Mobile Kunji long code and enter the card number to access the specific audio content. Mobile Kunji is designed for use during counseling sessions with families and seeks to build support for healthy practices within families and communities.</w:t>
      </w:r>
    </w:p>
    <w:p w:rsidR="0042160E" w:rsidRPr="00C72BB6" w:rsidRDefault="008126C9" w:rsidP="003D485F">
      <w:pPr>
        <w:pStyle w:val="ListParagraph"/>
        <w:spacing w:before="240" w:after="360" w:line="360" w:lineRule="auto"/>
        <w:contextualSpacing w:val="0"/>
        <w:rPr>
          <w:rFonts w:ascii="Arial" w:hAnsi="Arial" w:cs="Arial"/>
        </w:rPr>
      </w:pPr>
      <w:r w:rsidRPr="00C72BB6">
        <w:rPr>
          <w:rFonts w:ascii="Arial" w:hAnsi="Arial" w:cs="Arial"/>
        </w:rPr>
        <w:t>Mobile Kunji design and use cases are described in section</w:t>
      </w:r>
      <w:del w:id="517" w:author="Sumit Pabbi" w:date="2015-04-13T19:54:00Z">
        <w:r w:rsidRPr="00C72BB6" w:rsidDel="005C2B30">
          <w:rPr>
            <w:rFonts w:ascii="Arial" w:hAnsi="Arial" w:cs="Arial"/>
          </w:rPr>
          <w:delText xml:space="preserve"> </w:delText>
        </w:r>
      </w:del>
      <w:ins w:id="518" w:author="Sumit Pabbi" w:date="2015-04-13T19:54:00Z">
        <w:r w:rsidR="0066491D" w:rsidRPr="00C72BB6">
          <w:rPr>
            <w:rFonts w:ascii="Arial" w:hAnsi="Arial" w:cs="Arial"/>
          </w:rPr>
          <w:fldChar w:fldCharType="begin"/>
        </w:r>
        <w:r w:rsidR="005C2B30" w:rsidRPr="00C72BB6">
          <w:rPr>
            <w:rFonts w:ascii="Arial" w:hAnsi="Arial" w:cs="Arial"/>
          </w:rPr>
          <w:instrText xml:space="preserve"> REF _Ref416718194 \r \h </w:instrText>
        </w:r>
      </w:ins>
      <w:r w:rsidR="00655E56"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19" w:author="Sumit Pabbi" w:date="2015-04-13T20:05:00Z">
        <w:r w:rsidR="00655E56" w:rsidRPr="00C72BB6">
          <w:rPr>
            <w:rFonts w:ascii="Arial" w:hAnsi="Arial" w:cs="Arial"/>
          </w:rPr>
          <w:t>4</w:t>
        </w:r>
      </w:ins>
      <w:ins w:id="520" w:author="Sumit Pabbi" w:date="2015-04-13T19:54:00Z">
        <w:r w:rsidR="0066491D" w:rsidRPr="00C72BB6">
          <w:rPr>
            <w:rFonts w:ascii="Arial" w:hAnsi="Arial" w:cs="Arial"/>
          </w:rPr>
          <w:fldChar w:fldCharType="end"/>
        </w:r>
      </w:ins>
      <w:del w:id="521" w:author="Sumit Pabbi" w:date="2015-04-13T19:54:00Z">
        <w:r w:rsidR="0066491D" w:rsidRPr="00C72BB6" w:rsidDel="005C2B30">
          <w:rPr>
            <w:rFonts w:ascii="Arial" w:hAnsi="Arial" w:cs="Arial"/>
          </w:rPr>
          <w:fldChar w:fldCharType="begin"/>
        </w:r>
        <w:r w:rsidR="00BC4BCC" w:rsidRPr="00C72BB6" w:rsidDel="005C2B30">
          <w:rPr>
            <w:rFonts w:ascii="Arial" w:hAnsi="Arial" w:cs="Arial"/>
          </w:rPr>
          <w:delInstrText xml:space="preserve"> REF _Ref411262001 \r \h  \* MERGEFORMAT </w:delInstrText>
        </w:r>
        <w:r w:rsidR="0066491D" w:rsidRPr="00C72BB6" w:rsidDel="005C2B30">
          <w:rPr>
            <w:rFonts w:ascii="Arial" w:hAnsi="Arial" w:cs="Arial"/>
          </w:rPr>
        </w:r>
        <w:r w:rsidR="0066491D" w:rsidRPr="00C72BB6" w:rsidDel="005C2B30">
          <w:rPr>
            <w:rFonts w:ascii="Arial" w:hAnsi="Arial" w:cs="Arial"/>
          </w:rPr>
          <w:fldChar w:fldCharType="separate"/>
        </w:r>
      </w:del>
      <w:del w:id="522" w:author="Sumit Pabbi" w:date="2015-04-11T00:07:00Z">
        <w:r w:rsidR="00C7075E" w:rsidRPr="00C72BB6" w:rsidDel="00325AD6">
          <w:rPr>
            <w:rFonts w:ascii="Arial" w:hAnsi="Arial" w:cs="Arial"/>
          </w:rPr>
          <w:delText>4</w:delText>
        </w:r>
      </w:del>
      <w:del w:id="523" w:author="Sumit Pabbi" w:date="2015-04-13T19:54:00Z">
        <w:r w:rsidR="0066491D" w:rsidRPr="00C72BB6" w:rsidDel="005C2B30">
          <w:rPr>
            <w:rFonts w:ascii="Arial" w:hAnsi="Arial" w:cs="Arial"/>
          </w:rPr>
          <w:fldChar w:fldCharType="end"/>
        </w:r>
      </w:del>
      <w:r w:rsidRPr="00C72BB6">
        <w:rPr>
          <w:rFonts w:ascii="Arial" w:hAnsi="Arial" w:cs="Arial"/>
        </w:rPr>
        <w:t>.</w:t>
      </w:r>
    </w:p>
    <w:p w:rsidR="002520FB" w:rsidRPr="00C72BB6" w:rsidRDefault="008126C9" w:rsidP="005B1FD3">
      <w:pPr>
        <w:pStyle w:val="ListParagraph"/>
        <w:numPr>
          <w:ilvl w:val="0"/>
          <w:numId w:val="7"/>
        </w:numPr>
        <w:spacing w:before="240" w:after="240" w:line="360" w:lineRule="auto"/>
        <w:contextualSpacing w:val="0"/>
        <w:rPr>
          <w:rFonts w:ascii="Arial" w:hAnsi="Arial" w:cs="Arial"/>
        </w:rPr>
      </w:pPr>
      <w:r w:rsidRPr="00C72BB6">
        <w:rPr>
          <w:rFonts w:ascii="Arial" w:hAnsi="Arial" w:cs="Arial"/>
          <w:b/>
        </w:rPr>
        <w:t>Kilkari</w:t>
      </w:r>
      <w:r w:rsidRPr="00C72BB6">
        <w:rPr>
          <w:rFonts w:ascii="Arial" w:hAnsi="Arial" w:cs="Arial"/>
        </w:rPr>
        <w:t xml:space="preserve"> service is an IVR subscription service that delivers time-sensitive audio information about maternal and child health to the mobile phones of husbands, their pregnant wives, and mothers of young children for upto 72 weeks, linked to the woman’s stage of pregnancy or and child’s age. The service covers the critical time period – where the most deaths occur - from the 2</w:t>
      </w:r>
      <w:r w:rsidRPr="00C72BB6">
        <w:rPr>
          <w:rFonts w:ascii="Arial" w:hAnsi="Arial" w:cs="Arial"/>
          <w:vertAlign w:val="superscript"/>
        </w:rPr>
        <w:t>nd</w:t>
      </w:r>
      <w:r w:rsidRPr="00C72BB6">
        <w:rPr>
          <w:rFonts w:ascii="Arial" w:hAnsi="Arial" w:cs="Arial"/>
        </w:rPr>
        <w:t xml:space="preserve"> trimester of pregnancy until the child is one year old.</w:t>
      </w:r>
    </w:p>
    <w:p w:rsidR="0042160E" w:rsidRPr="00C72BB6" w:rsidRDefault="008126C9" w:rsidP="003D485F">
      <w:pPr>
        <w:pStyle w:val="ListParagraph"/>
        <w:spacing w:before="240" w:after="360" w:line="360" w:lineRule="auto"/>
        <w:contextualSpacing w:val="0"/>
        <w:rPr>
          <w:rFonts w:ascii="Arial" w:hAnsi="Arial" w:cs="Arial"/>
        </w:rPr>
      </w:pPr>
      <w:r w:rsidRPr="00C72BB6">
        <w:rPr>
          <w:rFonts w:ascii="Arial" w:hAnsi="Arial" w:cs="Arial"/>
        </w:rPr>
        <w:t xml:space="preserve">Kilkari </w:t>
      </w:r>
      <w:ins w:id="524" w:author="Sumit Pabbi" w:date="2015-04-12T20:48:00Z">
        <w:r w:rsidR="00BC4482" w:rsidRPr="00C72BB6">
          <w:rPr>
            <w:rFonts w:ascii="Arial" w:hAnsi="Arial" w:cs="Arial"/>
          </w:rPr>
          <w:t xml:space="preserve">Service </w:t>
        </w:r>
      </w:ins>
      <w:r w:rsidRPr="00C72BB6">
        <w:rPr>
          <w:rFonts w:ascii="Arial" w:hAnsi="Arial" w:cs="Arial"/>
        </w:rPr>
        <w:t>design</w:t>
      </w:r>
      <w:ins w:id="525" w:author="Sumit Pabbi" w:date="2015-04-13T19:26:00Z">
        <w:r w:rsidRPr="00C72BB6">
          <w:rPr>
            <w:rFonts w:ascii="Arial" w:hAnsi="Arial" w:cs="Arial"/>
          </w:rPr>
          <w:t xml:space="preserve"> </w:t>
        </w:r>
      </w:ins>
      <w:ins w:id="526" w:author="Sumit Pabbi" w:date="2015-04-12T20:53:00Z">
        <w:r w:rsidR="00632731" w:rsidRPr="00C72BB6">
          <w:rPr>
            <w:rFonts w:ascii="Arial" w:hAnsi="Arial" w:cs="Arial"/>
          </w:rPr>
          <w:t xml:space="preserve">is </w:t>
        </w:r>
      </w:ins>
      <w:del w:id="527" w:author="Sumit Pabbi" w:date="2015-04-12T20:53:00Z">
        <w:r w:rsidRPr="00C72BB6" w:rsidDel="00632731">
          <w:rPr>
            <w:rFonts w:ascii="Arial" w:hAnsi="Arial" w:cs="Arial"/>
          </w:rPr>
          <w:delText xml:space="preserve">and use cases are </w:delText>
        </w:r>
      </w:del>
      <w:r w:rsidRPr="00C72BB6">
        <w:rPr>
          <w:rFonts w:ascii="Arial" w:hAnsi="Arial" w:cs="Arial"/>
        </w:rPr>
        <w:t xml:space="preserve">described in section </w:t>
      </w:r>
      <w:r w:rsidR="00087E3E">
        <w:fldChar w:fldCharType="begin"/>
      </w:r>
      <w:r w:rsidR="00087E3E">
        <w:instrText xml:space="preserve"> REF _Ref411262037 \r \h  \* MERGEFORMAT </w:instrText>
      </w:r>
      <w:r w:rsidR="00087E3E">
        <w:fldChar w:fldCharType="separate"/>
      </w:r>
      <w:ins w:id="528" w:author="Sumit Pabbi" w:date="2015-04-13T20:05:00Z">
        <w:r w:rsidR="00655E56" w:rsidRPr="00C72BB6">
          <w:rPr>
            <w:rFonts w:ascii="Arial" w:hAnsi="Arial" w:cs="Arial"/>
          </w:rPr>
          <w:t>5</w:t>
        </w:r>
      </w:ins>
      <w:del w:id="529" w:author="Sumit Pabbi" w:date="2015-04-13T19:34:00Z">
        <w:r w:rsidR="0066491D" w:rsidRPr="0066491D">
          <w:rPr>
            <w:rFonts w:ascii="Arial" w:hAnsi="Arial" w:cs="Arial"/>
          </w:rPr>
          <w:delText>5</w:delText>
        </w:r>
      </w:del>
      <w:r w:rsidR="00087E3E">
        <w:fldChar w:fldCharType="end"/>
      </w:r>
      <w:ins w:id="530" w:author="Sumit Pabbi" w:date="2015-04-10T23:04:00Z">
        <w:r w:rsidR="00C7075E" w:rsidRPr="00C72BB6">
          <w:rPr>
            <w:rFonts w:ascii="Arial" w:hAnsi="Arial" w:cs="Arial"/>
          </w:rPr>
          <w:t xml:space="preserve"> and </w:t>
        </w:r>
        <w:r w:rsidR="0066491D" w:rsidRPr="00C72BB6">
          <w:rPr>
            <w:rFonts w:ascii="Arial" w:hAnsi="Arial" w:cs="Arial"/>
          </w:rPr>
          <w:fldChar w:fldCharType="begin"/>
        </w:r>
        <w:r w:rsidR="00C7075E" w:rsidRPr="00C72BB6">
          <w:rPr>
            <w:rFonts w:ascii="Arial" w:hAnsi="Arial" w:cs="Arial"/>
          </w:rPr>
          <w:instrText xml:space="preserve"> REF _Ref416425958 \r \h </w:instrText>
        </w:r>
      </w:ins>
      <w:r w:rsidR="001B2602"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31" w:author="Sumit Pabbi" w:date="2015-04-13T20:05:00Z">
        <w:r w:rsidR="00655E56" w:rsidRPr="00C72BB6">
          <w:rPr>
            <w:rFonts w:ascii="Arial" w:hAnsi="Arial" w:cs="Arial"/>
          </w:rPr>
          <w:t>6</w:t>
        </w:r>
      </w:ins>
      <w:ins w:id="532" w:author="Sumit Pabbi" w:date="2015-04-10T23:04:00Z">
        <w:r w:rsidR="0066491D" w:rsidRPr="00C72BB6">
          <w:rPr>
            <w:rFonts w:ascii="Arial" w:hAnsi="Arial" w:cs="Arial"/>
          </w:rPr>
          <w:fldChar w:fldCharType="end"/>
        </w:r>
      </w:ins>
      <w:del w:id="533" w:author="Sumit Pabbi" w:date="2015-04-10T23:04:00Z">
        <w:r w:rsidRPr="00C72BB6" w:rsidDel="00C7075E">
          <w:rPr>
            <w:rFonts w:ascii="Arial" w:hAnsi="Arial" w:cs="Arial"/>
          </w:rPr>
          <w:delText>.</w:delText>
        </w:r>
      </w:del>
    </w:p>
    <w:p w:rsidR="00005CE0" w:rsidRPr="00C72BB6" w:rsidRDefault="00005CE0" w:rsidP="00005CE0">
      <w:pPr>
        <w:pStyle w:val="ListParagraph"/>
        <w:spacing w:before="240" w:after="360" w:line="360" w:lineRule="auto"/>
        <w:ind w:left="0"/>
        <w:contextualSpacing w:val="0"/>
        <w:rPr>
          <w:rFonts w:ascii="Arial" w:hAnsi="Arial" w:cs="Arial"/>
        </w:rPr>
      </w:pPr>
      <w:r w:rsidRPr="00C72BB6">
        <w:rPr>
          <w:rFonts w:ascii="Arial" w:hAnsi="Arial" w:cs="Arial"/>
        </w:rPr>
        <w:t>Additionally, some of the logic common to the services shall be implemented in the following modules:</w:t>
      </w:r>
    </w:p>
    <w:p w:rsidR="00005CE0" w:rsidRPr="00C72BB6" w:rsidRDefault="00005CE0" w:rsidP="005B1FD3">
      <w:pPr>
        <w:pStyle w:val="ListParagraph"/>
        <w:numPr>
          <w:ilvl w:val="0"/>
          <w:numId w:val="46"/>
        </w:numPr>
        <w:spacing w:before="240" w:after="360" w:line="360" w:lineRule="auto"/>
        <w:ind w:left="720"/>
        <w:contextualSpacing w:val="0"/>
        <w:rPr>
          <w:rFonts w:ascii="Arial" w:hAnsi="Arial" w:cs="Arial"/>
        </w:rPr>
      </w:pPr>
      <w:r w:rsidRPr="00C72BB6">
        <w:rPr>
          <w:rFonts w:ascii="Arial" w:hAnsi="Arial" w:cs="Arial"/>
          <w:b/>
        </w:rPr>
        <w:t>Master Location Data</w:t>
      </w:r>
      <w:r w:rsidRPr="00C72BB6">
        <w:rPr>
          <w:rFonts w:ascii="Arial" w:hAnsi="Arial" w:cs="Arial"/>
        </w:rPr>
        <w:t xml:space="preserve">: This module shall provide APIs to MA, MK and Kilkari for retrieving location related information. Refer section </w:t>
      </w:r>
      <w:r w:rsidR="00087E3E">
        <w:fldChar w:fldCharType="begin"/>
      </w:r>
      <w:r w:rsidR="00087E3E">
        <w:instrText xml:space="preserve"> REF _Ref415054783 \r \h  \* MERGEFORMAT </w:instrText>
      </w:r>
      <w:r w:rsidR="00087E3E">
        <w:fldChar w:fldCharType="separate"/>
      </w:r>
      <w:ins w:id="534" w:author="Sumit Pabbi" w:date="2015-04-13T20:05:00Z">
        <w:r w:rsidR="00655E56" w:rsidRPr="00C72BB6">
          <w:rPr>
            <w:rFonts w:ascii="Arial" w:hAnsi="Arial" w:cs="Arial"/>
          </w:rPr>
          <w:t>6</w:t>
        </w:r>
      </w:ins>
      <w:del w:id="535" w:author="Sumit Pabbi" w:date="2015-04-13T19:34:00Z">
        <w:r w:rsidR="0066491D" w:rsidRPr="0066491D">
          <w:rPr>
            <w:rFonts w:ascii="Arial" w:hAnsi="Arial" w:cs="Arial"/>
          </w:rPr>
          <w:delText>6</w:delText>
        </w:r>
      </w:del>
      <w:r w:rsidR="00087E3E">
        <w:fldChar w:fldCharType="end"/>
      </w:r>
      <w:r w:rsidRPr="00C72BB6">
        <w:rPr>
          <w:rFonts w:ascii="Arial" w:hAnsi="Arial" w:cs="Arial"/>
        </w:rPr>
        <w:t xml:space="preserve"> for details.</w:t>
      </w:r>
    </w:p>
    <w:p w:rsidR="00005CE0" w:rsidRPr="00C72BB6" w:rsidRDefault="00005CE0" w:rsidP="005B1FD3">
      <w:pPr>
        <w:pStyle w:val="ListParagraph"/>
        <w:numPr>
          <w:ilvl w:val="0"/>
          <w:numId w:val="46"/>
        </w:numPr>
        <w:spacing w:before="240" w:after="360" w:line="360" w:lineRule="auto"/>
        <w:ind w:left="720"/>
        <w:contextualSpacing w:val="0"/>
        <w:rPr>
          <w:rFonts w:ascii="Arial" w:hAnsi="Arial" w:cs="Arial"/>
        </w:rPr>
      </w:pPr>
      <w:r w:rsidRPr="00C72BB6">
        <w:rPr>
          <w:rFonts w:ascii="Arial" w:hAnsi="Arial" w:cs="Arial"/>
          <w:b/>
        </w:rPr>
        <w:t>Front Line Worker</w:t>
      </w:r>
      <w:r w:rsidRPr="00C72BB6">
        <w:rPr>
          <w:rFonts w:ascii="Arial" w:hAnsi="Arial" w:cs="Arial"/>
        </w:rPr>
        <w:t xml:space="preserve">: This module shall provide APIs to MA, MK for retrieving and updating common FLW parameters. Refer section </w:t>
      </w:r>
      <w:r w:rsidR="00087E3E">
        <w:fldChar w:fldCharType="begin"/>
      </w:r>
      <w:r w:rsidR="00087E3E">
        <w:instrText xml:space="preserve"> REF _Ref415054735 \r \h  \* MERGEFORMAT </w:instrText>
      </w:r>
      <w:r w:rsidR="00087E3E">
        <w:fldChar w:fldCharType="separate"/>
      </w:r>
      <w:ins w:id="536" w:author="Sumit Pabbi" w:date="2015-04-13T20:05:00Z">
        <w:r w:rsidR="00655E56" w:rsidRPr="00C72BB6">
          <w:rPr>
            <w:rFonts w:ascii="Arial" w:hAnsi="Arial" w:cs="Arial"/>
          </w:rPr>
          <w:t>8</w:t>
        </w:r>
      </w:ins>
      <w:del w:id="537" w:author="Sumit Pabbi" w:date="2015-04-12T20:52:00Z">
        <w:r w:rsidR="004563B7" w:rsidRPr="00C72BB6" w:rsidDel="00632731">
          <w:rPr>
            <w:rFonts w:ascii="Arial" w:hAnsi="Arial" w:cs="Arial"/>
          </w:rPr>
          <w:delText>7</w:delText>
        </w:r>
      </w:del>
      <w:r w:rsidR="00087E3E">
        <w:fldChar w:fldCharType="end"/>
      </w:r>
      <w:r w:rsidRPr="00C72BB6">
        <w:rPr>
          <w:rFonts w:ascii="Arial" w:hAnsi="Arial" w:cs="Arial"/>
        </w:rPr>
        <w:t xml:space="preserve"> for details.</w:t>
      </w:r>
    </w:p>
    <w:p w:rsidR="00005CE0" w:rsidRPr="00C72BB6" w:rsidRDefault="00B251F8" w:rsidP="00C7075E">
      <w:pPr>
        <w:pStyle w:val="ListParagraph"/>
        <w:numPr>
          <w:ilvl w:val="0"/>
          <w:numId w:val="46"/>
        </w:numPr>
        <w:spacing w:before="240" w:after="360" w:line="360" w:lineRule="auto"/>
        <w:ind w:left="720"/>
        <w:contextualSpacing w:val="0"/>
        <w:rPr>
          <w:rFonts w:ascii="Arial" w:hAnsi="Arial" w:cs="Arial"/>
        </w:rPr>
      </w:pPr>
      <w:r w:rsidRPr="00C72BB6">
        <w:rPr>
          <w:rFonts w:ascii="Arial" w:hAnsi="Arial" w:cs="Arial"/>
          <w:b/>
        </w:rPr>
        <w:t>Utility</w:t>
      </w:r>
      <w:r w:rsidR="00005CE0" w:rsidRPr="00C72BB6">
        <w:rPr>
          <w:rFonts w:ascii="Arial" w:hAnsi="Arial" w:cs="Arial"/>
          <w:b/>
        </w:rPr>
        <w:t xml:space="preserve">: </w:t>
      </w:r>
      <w:r w:rsidR="00005CE0" w:rsidRPr="00C72BB6">
        <w:rPr>
          <w:rFonts w:ascii="Arial" w:hAnsi="Arial" w:cs="Arial"/>
        </w:rPr>
        <w:t xml:space="preserve">This module shall provide APIs to MA, MK and Kilkari for common tasks such as data validation and logging CSV upload status. Refer section </w:t>
      </w:r>
      <w:r w:rsidR="00087E3E">
        <w:fldChar w:fldCharType="begin"/>
      </w:r>
      <w:r w:rsidR="00087E3E">
        <w:instrText xml:space="preserve"> REF _Ref415054912 \r \h  \* MERGEFORMAT </w:instrText>
      </w:r>
      <w:r w:rsidR="00087E3E">
        <w:fldChar w:fldCharType="separate"/>
      </w:r>
      <w:ins w:id="538" w:author="Sumit Pabbi" w:date="2015-04-13T20:05:00Z">
        <w:r w:rsidR="00655E56" w:rsidRPr="00C72BB6">
          <w:rPr>
            <w:rFonts w:ascii="Arial" w:hAnsi="Arial" w:cs="Arial"/>
          </w:rPr>
          <w:t>9</w:t>
        </w:r>
      </w:ins>
      <w:del w:id="539" w:author="Sumit Pabbi" w:date="2015-04-12T20:52:00Z">
        <w:r w:rsidR="004563B7" w:rsidRPr="00C72BB6" w:rsidDel="00632731">
          <w:rPr>
            <w:rFonts w:ascii="Arial" w:hAnsi="Arial" w:cs="Arial"/>
          </w:rPr>
          <w:delText>8</w:delText>
        </w:r>
      </w:del>
      <w:r w:rsidR="00087E3E">
        <w:fldChar w:fldCharType="end"/>
      </w:r>
      <w:r w:rsidR="00005CE0" w:rsidRPr="00C72BB6">
        <w:rPr>
          <w:rFonts w:ascii="Arial" w:hAnsi="Arial" w:cs="Arial"/>
        </w:rPr>
        <w:t xml:space="preserve"> for details.</w:t>
      </w:r>
    </w:p>
    <w:p w:rsidR="00B4534B" w:rsidRPr="00C72BB6" w:rsidRDefault="008126C9" w:rsidP="00AD5C2F">
      <w:pPr>
        <w:pStyle w:val="Heading2"/>
      </w:pPr>
      <w:bookmarkStart w:id="540" w:name="_Toc416719400"/>
      <w:r w:rsidRPr="00C72BB6">
        <w:t>Base Layer – MOTECH Platform components</w:t>
      </w:r>
      <w:bookmarkEnd w:id="540"/>
    </w:p>
    <w:p w:rsidR="002571D5" w:rsidRPr="00C72BB6" w:rsidRDefault="008126C9" w:rsidP="003D485F">
      <w:pPr>
        <w:spacing w:before="120" w:after="120" w:line="360" w:lineRule="auto"/>
        <w:rPr>
          <w:rFonts w:ascii="Arial" w:hAnsi="Arial" w:cs="Arial"/>
        </w:rPr>
      </w:pPr>
      <w:r w:rsidRPr="00C72BB6">
        <w:rPr>
          <w:rFonts w:ascii="Arial" w:hAnsi="Arial" w:cs="Arial"/>
        </w:rPr>
        <w:t xml:space="preserve">MA, MK, Kilkari services are built on top of Mobile Technology for Community Health (MOTECH) Platform. </w:t>
      </w:r>
    </w:p>
    <w:p w:rsidR="000744D2" w:rsidRPr="00C72BB6" w:rsidRDefault="008126C9" w:rsidP="003D485F">
      <w:pPr>
        <w:spacing w:before="120" w:after="120" w:line="360" w:lineRule="auto"/>
        <w:rPr>
          <w:rFonts w:ascii="Arial" w:hAnsi="Arial" w:cs="Arial"/>
        </w:rPr>
      </w:pPr>
      <w:r w:rsidRPr="00C72BB6">
        <w:rPr>
          <w:rFonts w:ascii="Arial" w:hAnsi="Arial" w:cs="Arial"/>
        </w:rPr>
        <w:t xml:space="preserve">MOTECH platform wraps several well-known open source systems, and augments and exposes their features to the other components. The main functions of the core are to wrap ActiveMQ (which provides the message queue) and present an internal pub/sub like event interface to the module and implementation layers. The core also provides a module loading environment (OSGi), an interface to the Scheduler, and access to the database. </w:t>
      </w:r>
    </w:p>
    <w:p w:rsidR="00215AA8" w:rsidRPr="00C72BB6" w:rsidRDefault="008126C9" w:rsidP="003D485F">
      <w:pPr>
        <w:spacing w:before="120" w:after="120" w:line="360" w:lineRule="auto"/>
        <w:rPr>
          <w:rFonts w:ascii="Arial" w:hAnsi="Arial" w:cs="Arial"/>
        </w:rPr>
      </w:pPr>
      <w:r w:rsidRPr="00C72BB6">
        <w:rPr>
          <w:rFonts w:ascii="Arial" w:hAnsi="Arial" w:cs="Arial"/>
        </w:rPr>
        <w:t>MA, MK, Kilkari modules within MOTECH are self-contained bits of functionality that are loaded into the server via the OSGi host.</w:t>
      </w:r>
    </w:p>
    <w:p w:rsidR="00215AA8" w:rsidRPr="00C72BB6" w:rsidRDefault="008126C9" w:rsidP="003D485F">
      <w:pPr>
        <w:spacing w:before="120" w:after="120" w:line="360" w:lineRule="auto"/>
        <w:rPr>
          <w:rFonts w:ascii="Arial" w:hAnsi="Arial" w:cs="Arial"/>
        </w:rPr>
      </w:pPr>
      <w:r w:rsidRPr="00C72BB6">
        <w:rPr>
          <w:rFonts w:ascii="Arial" w:hAnsi="Arial" w:cs="Arial"/>
        </w:rPr>
        <w:t>MOTECH is designed to be horizontally scalable with multiple MOTECHs all acting as workers connecting to the same message queue. A core design principle of the MOTECH platform is that the server should be stateless across requests to allow for horizontal scalability. It is expected that code running within the MOTECH server should perform a single action per request and then return. The module should never persist any state in memory or local disk and expect that state to be available to later requests.</w:t>
      </w:r>
    </w:p>
    <w:p w:rsidR="000744D2" w:rsidRPr="00C72BB6" w:rsidRDefault="008126C9" w:rsidP="003D485F">
      <w:pPr>
        <w:spacing w:before="360" w:after="120" w:line="360" w:lineRule="auto"/>
        <w:rPr>
          <w:rFonts w:ascii="Arial" w:hAnsi="Arial" w:cs="Arial"/>
        </w:rPr>
      </w:pPr>
      <w:r w:rsidRPr="00C72BB6">
        <w:rPr>
          <w:rFonts w:ascii="Arial" w:hAnsi="Arial" w:cs="Arial"/>
        </w:rPr>
        <w:t>MA, MK, Kilkari services shall use the following MOTECH Platform Modules:-</w:t>
      </w:r>
    </w:p>
    <w:p w:rsidR="000744D2"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Events</w:t>
      </w:r>
      <w:r w:rsidRPr="00C72BB6">
        <w:rPr>
          <w:rFonts w:ascii="Arial" w:hAnsi="Arial" w:cs="Arial"/>
        </w:rPr>
        <w:t xml:space="preserve">:  To aid in the development of stateless services, the MOTECH engine provides a pub/sub like event system. (The event system follows the publish-subscribe pattern but does not implement the standard Java pub/sub protocol.) It helps to decouple emitters of events from the modules that wish to consume them. </w:t>
      </w:r>
    </w:p>
    <w:p w:rsidR="000744D2"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Scheduled Events &amp; Timers</w:t>
      </w:r>
      <w:r w:rsidRPr="00C72BB6">
        <w:rPr>
          <w:rFonts w:ascii="Arial" w:hAnsi="Arial" w:cs="Arial"/>
        </w:rPr>
        <w:t>: To assist in the development of a stateless event-based server, the MOTECH platform provides access to a flexible scheduling system. Using the open source Quartz engine, MOTECH can easily schedule events for future consumption.</w:t>
      </w:r>
    </w:p>
    <w:p w:rsidR="000744D2" w:rsidRPr="00C72BB6" w:rsidRDefault="008126C9" w:rsidP="005B1FD3">
      <w:pPr>
        <w:pStyle w:val="ListParagraph"/>
        <w:numPr>
          <w:ilvl w:val="0"/>
          <w:numId w:val="6"/>
        </w:numPr>
        <w:spacing w:before="120" w:after="360" w:line="360" w:lineRule="auto"/>
        <w:contextualSpacing w:val="0"/>
        <w:rPr>
          <w:rFonts w:ascii="Arial" w:hAnsi="Arial" w:cs="Arial"/>
        </w:rPr>
      </w:pPr>
      <w:r w:rsidRPr="00C72BB6">
        <w:rPr>
          <w:rFonts w:ascii="Arial" w:hAnsi="Arial" w:cs="Arial"/>
          <w:b/>
        </w:rPr>
        <w:t>MOTECH Data Services (MDS)</w:t>
      </w:r>
      <w:r w:rsidRPr="00C72BB6">
        <w:rPr>
          <w:rFonts w:ascii="Arial" w:hAnsi="Arial" w:cs="Arial"/>
        </w:rPr>
        <w:t>: MOTECH Data Services is a flexible data modeling system that allows users to define and share custom schemas without code, and provides auditing and revision tracking. It is a JDBC-based user configurable database abstraction layer on top of a standard SQL database. It provides generated POJOs and OSGi service interfaces for the data objects, generated CRUD events, and generated user interface for data browsing and editing. In a future release it will also support auto-generation of REST APIs.</w:t>
      </w:r>
    </w:p>
    <w:p w:rsidR="000744D2" w:rsidRPr="00C72BB6" w:rsidRDefault="008126C9" w:rsidP="005B1FD3">
      <w:pPr>
        <w:pStyle w:val="ListParagraph"/>
        <w:numPr>
          <w:ilvl w:val="0"/>
          <w:numId w:val="8"/>
        </w:numPr>
        <w:spacing w:before="120" w:after="360" w:line="360" w:lineRule="auto"/>
        <w:contextualSpacing w:val="0"/>
        <w:rPr>
          <w:rFonts w:ascii="Arial" w:hAnsi="Arial" w:cs="Arial"/>
        </w:rPr>
      </w:pPr>
      <w:r w:rsidRPr="00C72BB6">
        <w:rPr>
          <w:rFonts w:ascii="Arial" w:hAnsi="Arial" w:cs="Arial"/>
          <w:b/>
        </w:rPr>
        <w:t>mTraining</w:t>
      </w:r>
      <w:r w:rsidRPr="00C72BB6">
        <w:rPr>
          <w:rFonts w:ascii="Arial" w:hAnsi="Arial" w:cs="Arial"/>
        </w:rPr>
        <w:t>: Provides data containers and APIs for defining mobile (e.g. SMS or IVR-based) training courses and tracking user enrollment and progress</w:t>
      </w:r>
    </w:p>
    <w:p w:rsidR="000744D2" w:rsidRPr="00C72BB6" w:rsidRDefault="008126C9" w:rsidP="005B1FD3">
      <w:pPr>
        <w:pStyle w:val="ListParagraph"/>
        <w:numPr>
          <w:ilvl w:val="0"/>
          <w:numId w:val="8"/>
        </w:numPr>
        <w:spacing w:before="120" w:after="360" w:line="360" w:lineRule="auto"/>
        <w:contextualSpacing w:val="0"/>
        <w:rPr>
          <w:rFonts w:ascii="Arial" w:hAnsi="Arial" w:cs="Arial"/>
        </w:rPr>
      </w:pPr>
      <w:r w:rsidRPr="00C72BB6">
        <w:rPr>
          <w:rFonts w:ascii="Arial" w:hAnsi="Arial" w:cs="Arial"/>
          <w:b/>
        </w:rPr>
        <w:t>SMS</w:t>
      </w:r>
      <w:r w:rsidRPr="00C72BB6">
        <w:rPr>
          <w:rFonts w:ascii="Arial" w:hAnsi="Arial" w:cs="Arial"/>
        </w:rPr>
        <w:t>: Provides a basic specification for integrating the MOTECH platform with an SMS provider to send/receive SMS messages.</w:t>
      </w:r>
    </w:p>
    <w:p w:rsidR="000744D2" w:rsidRPr="00C72BB6" w:rsidRDefault="008126C9" w:rsidP="005B1FD3">
      <w:pPr>
        <w:pStyle w:val="ListParagraph"/>
        <w:numPr>
          <w:ilvl w:val="0"/>
          <w:numId w:val="8"/>
        </w:numPr>
        <w:spacing w:before="120" w:after="360" w:line="360" w:lineRule="auto"/>
        <w:contextualSpacing w:val="0"/>
        <w:rPr>
          <w:rFonts w:ascii="Arial" w:hAnsi="Arial" w:cs="Arial"/>
        </w:rPr>
      </w:pPr>
      <w:r w:rsidRPr="00C72BB6">
        <w:rPr>
          <w:rFonts w:ascii="Arial" w:hAnsi="Arial" w:cs="Arial"/>
          <w:b/>
        </w:rPr>
        <w:t>Email</w:t>
      </w:r>
      <w:r w:rsidRPr="00C72BB6">
        <w:rPr>
          <w:rFonts w:ascii="Arial" w:hAnsi="Arial" w:cs="Arial"/>
        </w:rPr>
        <w:t>: Provides APIs for sending and logging email messages.</w:t>
      </w:r>
    </w:p>
    <w:p w:rsidR="008E2014" w:rsidRPr="00C72BB6" w:rsidRDefault="008126C9" w:rsidP="00AD5C2F">
      <w:pPr>
        <w:pStyle w:val="Heading2"/>
      </w:pPr>
      <w:bookmarkStart w:id="541" w:name="_Toc416719401"/>
      <w:r w:rsidRPr="00C72BB6">
        <w:t>Data Layer</w:t>
      </w:r>
      <w:bookmarkEnd w:id="541"/>
    </w:p>
    <w:p w:rsidR="000744D2" w:rsidRPr="00C72BB6" w:rsidRDefault="008126C9" w:rsidP="003D485F">
      <w:pPr>
        <w:spacing w:line="360" w:lineRule="auto"/>
        <w:rPr>
          <w:rFonts w:ascii="Arial" w:hAnsi="Arial" w:cs="Arial"/>
        </w:rPr>
      </w:pPr>
      <w:r w:rsidRPr="00C72BB6">
        <w:rPr>
          <w:rFonts w:ascii="Arial" w:hAnsi="Arial" w:cs="Arial"/>
        </w:rPr>
        <w:t>MySQL shall be used for storing MA, MK, Kilkari data as well as data required for generation of reports.</w:t>
      </w:r>
    </w:p>
    <w:p w:rsidR="009E7458" w:rsidRPr="00C72BB6" w:rsidRDefault="008126C9" w:rsidP="003D485F">
      <w:pPr>
        <w:spacing w:line="360" w:lineRule="auto"/>
        <w:rPr>
          <w:rFonts w:ascii="Arial" w:hAnsi="Arial" w:cs="Arial"/>
        </w:rPr>
      </w:pPr>
      <w:r w:rsidRPr="00C72BB6">
        <w:rPr>
          <w:rFonts w:ascii="Arial" w:hAnsi="Arial" w:cs="Arial"/>
        </w:rPr>
        <w:t>Database design is described in section</w:t>
      </w:r>
      <w:ins w:id="542" w:author="Sumit Pabbi" w:date="2015-04-10T23:05:00Z">
        <w:r w:rsidR="00C7075E" w:rsidRPr="00C72BB6">
          <w:rPr>
            <w:rFonts w:ascii="Arial" w:hAnsi="Arial" w:cs="Arial"/>
          </w:rPr>
          <w:t xml:space="preserve"> </w:t>
        </w:r>
        <w:r w:rsidR="0066491D" w:rsidRPr="00C72BB6">
          <w:rPr>
            <w:rFonts w:ascii="Arial" w:hAnsi="Arial" w:cs="Arial"/>
          </w:rPr>
          <w:fldChar w:fldCharType="begin"/>
        </w:r>
        <w:r w:rsidR="00C7075E" w:rsidRPr="00C72BB6">
          <w:rPr>
            <w:rFonts w:ascii="Arial" w:hAnsi="Arial" w:cs="Arial"/>
          </w:rPr>
          <w:instrText xml:space="preserve"> REF _Ref416470451 \r \h </w:instrText>
        </w:r>
      </w:ins>
      <w:r w:rsidR="001B2602"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43" w:author="Sumit Pabbi" w:date="2015-04-13T20:05:00Z">
        <w:r w:rsidR="00655E56" w:rsidRPr="00C72BB6">
          <w:rPr>
            <w:rFonts w:ascii="Arial" w:hAnsi="Arial" w:cs="Arial"/>
          </w:rPr>
          <w:t>10</w:t>
        </w:r>
      </w:ins>
      <w:ins w:id="544" w:author="Sumit Pabbi" w:date="2015-04-10T23:05:00Z">
        <w:r w:rsidR="0066491D" w:rsidRPr="00C72BB6">
          <w:rPr>
            <w:rFonts w:ascii="Arial" w:hAnsi="Arial" w:cs="Arial"/>
          </w:rPr>
          <w:fldChar w:fldCharType="end"/>
        </w:r>
      </w:ins>
      <w:r w:rsidRPr="00C72BB6">
        <w:rPr>
          <w:rFonts w:ascii="Arial" w:hAnsi="Arial" w:cs="Arial"/>
        </w:rPr>
        <w:t>.</w:t>
      </w:r>
    </w:p>
    <w:p w:rsidR="008E2014" w:rsidRPr="00C72BB6" w:rsidRDefault="008E2014" w:rsidP="008E2014">
      <w:pPr>
        <w:rPr>
          <w:rFonts w:ascii="Arial" w:hAnsi="Arial" w:cs="Arial"/>
        </w:rPr>
      </w:pPr>
    </w:p>
    <w:p w:rsidR="008E2014" w:rsidRPr="00C72BB6" w:rsidRDefault="008E2014" w:rsidP="008E2014">
      <w:pPr>
        <w:rPr>
          <w:rFonts w:ascii="Arial" w:hAnsi="Arial" w:cs="Arial"/>
        </w:rPr>
      </w:pPr>
    </w:p>
    <w:p w:rsidR="00B4534B" w:rsidRPr="00C72BB6" w:rsidRDefault="00B4534B" w:rsidP="00B4534B">
      <w:pPr>
        <w:rPr>
          <w:rFonts w:ascii="Arial" w:hAnsi="Arial" w:cs="Arial"/>
        </w:rPr>
      </w:pPr>
    </w:p>
    <w:p w:rsidR="00D56D92"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B4534B" w:rsidRPr="00C72BB6" w:rsidRDefault="008126C9" w:rsidP="00AD5C2F">
      <w:pPr>
        <w:pStyle w:val="Heading1"/>
      </w:pPr>
      <w:bookmarkStart w:id="545" w:name="_Ref411257573"/>
      <w:bookmarkStart w:id="546" w:name="_Ref411261936"/>
      <w:bookmarkStart w:id="547" w:name="_Toc413665692"/>
      <w:bookmarkStart w:id="548" w:name="_Toc413339898"/>
      <w:bookmarkStart w:id="549" w:name="_Toc416719402"/>
      <w:r w:rsidRPr="00C72BB6">
        <w:t xml:space="preserve">Mobile Academy </w:t>
      </w:r>
      <w:bookmarkEnd w:id="545"/>
      <w:bookmarkEnd w:id="546"/>
      <w:bookmarkEnd w:id="547"/>
      <w:bookmarkEnd w:id="548"/>
      <w:r w:rsidR="00952C56" w:rsidRPr="00C72BB6">
        <w:t>Module</w:t>
      </w:r>
      <w:bookmarkEnd w:id="549"/>
    </w:p>
    <w:p w:rsidR="007078ED" w:rsidRPr="00C72BB6" w:rsidRDefault="007078ED" w:rsidP="00AD5C2F">
      <w:pPr>
        <w:pStyle w:val="Heading2"/>
        <w:numPr>
          <w:ilvl w:val="1"/>
          <w:numId w:val="1"/>
        </w:numPr>
      </w:pPr>
      <w:bookmarkStart w:id="550" w:name="_Toc416719403"/>
      <w:r w:rsidRPr="00C72BB6">
        <w:t>Overview</w:t>
      </w:r>
      <w:bookmarkEnd w:id="550"/>
    </w:p>
    <w:p w:rsidR="007078ED" w:rsidRPr="00C72BB6" w:rsidRDefault="007078ED" w:rsidP="00010150">
      <w:pPr>
        <w:ind w:left="576"/>
        <w:rPr>
          <w:rFonts w:ascii="Arial" w:hAnsi="Arial" w:cs="Arial"/>
          <w:b/>
          <w:bCs/>
        </w:rPr>
      </w:pPr>
      <w:r w:rsidRPr="00C72BB6">
        <w:rPr>
          <w:rFonts w:ascii="Arial" w:hAnsi="Arial" w:cs="Arial"/>
        </w:rPr>
        <w:t xml:space="preserve">Mobile Academy </w:t>
      </w:r>
      <w:r w:rsidR="00010150" w:rsidRPr="00C72BB6">
        <w:rPr>
          <w:rFonts w:ascii="Arial" w:hAnsi="Arial" w:cs="Arial"/>
        </w:rPr>
        <w:t xml:space="preserve">(MA) </w:t>
      </w:r>
      <w:r w:rsidRPr="00C72BB6">
        <w:rPr>
          <w:rFonts w:ascii="Arial" w:hAnsi="Arial" w:cs="Arial"/>
        </w:rPr>
        <w:t>service enables a Front</w:t>
      </w:r>
      <w:r w:rsidR="00010150" w:rsidRPr="00C72BB6">
        <w:rPr>
          <w:rFonts w:ascii="Arial" w:hAnsi="Arial" w:cs="Arial"/>
        </w:rPr>
        <w:t xml:space="preserve"> L</w:t>
      </w:r>
      <w:r w:rsidRPr="00C72BB6">
        <w:rPr>
          <w:rFonts w:ascii="Arial" w:hAnsi="Arial" w:cs="Arial"/>
        </w:rPr>
        <w:t xml:space="preserve">ine Worker </w:t>
      </w:r>
      <w:r w:rsidR="00010150" w:rsidRPr="00C72BB6">
        <w:rPr>
          <w:rFonts w:ascii="Arial" w:hAnsi="Arial" w:cs="Arial"/>
        </w:rPr>
        <w:t xml:space="preserve">(FLW) </w:t>
      </w:r>
      <w:r w:rsidRPr="00C72BB6">
        <w:rPr>
          <w:rFonts w:ascii="Arial" w:hAnsi="Arial" w:cs="Arial"/>
        </w:rPr>
        <w:t xml:space="preserve">to take up a health course. When a user dials </w:t>
      </w:r>
      <w:r w:rsidR="00010150" w:rsidRPr="00C72BB6">
        <w:rPr>
          <w:rFonts w:ascii="Arial" w:hAnsi="Arial" w:cs="Arial"/>
        </w:rPr>
        <w:t xml:space="preserve">the </w:t>
      </w:r>
      <w:r w:rsidRPr="00C72BB6">
        <w:rPr>
          <w:rFonts w:ascii="Arial" w:hAnsi="Arial" w:cs="Arial"/>
        </w:rPr>
        <w:t>MA long code from her mobile phone, the call</w:t>
      </w:r>
      <w:r w:rsidR="00010150" w:rsidRPr="00C72BB6">
        <w:rPr>
          <w:rFonts w:ascii="Arial" w:hAnsi="Arial" w:cs="Arial"/>
        </w:rPr>
        <w:t xml:space="preserve"> lands at IVR</w:t>
      </w:r>
      <w:r w:rsidRPr="00C72BB6">
        <w:rPr>
          <w:rFonts w:ascii="Arial" w:hAnsi="Arial" w:cs="Arial"/>
        </w:rPr>
        <w:t xml:space="preserve">. MA exposes various web APIs which are invoked by IVR for data exchange and to facilitate </w:t>
      </w:r>
      <w:r w:rsidR="00010150" w:rsidRPr="00C72BB6">
        <w:rPr>
          <w:rFonts w:ascii="Arial" w:hAnsi="Arial" w:cs="Arial"/>
        </w:rPr>
        <w:t xml:space="preserve">the </w:t>
      </w:r>
      <w:r w:rsidRPr="00C72BB6">
        <w:rPr>
          <w:rFonts w:ascii="Arial" w:hAnsi="Arial" w:cs="Arial"/>
        </w:rPr>
        <w:t xml:space="preserve">user to take MA course.  </w:t>
      </w:r>
    </w:p>
    <w:p w:rsidR="007078ED" w:rsidRPr="00C72BB6" w:rsidRDefault="000B77F4" w:rsidP="00010150">
      <w:pPr>
        <w:ind w:left="576"/>
        <w:rPr>
          <w:rFonts w:ascii="Arial" w:hAnsi="Arial" w:cs="Arial"/>
          <w:b/>
          <w:bCs/>
        </w:rPr>
      </w:pPr>
      <w:r w:rsidRPr="00C72BB6">
        <w:rPr>
          <w:rFonts w:ascii="Arial" w:hAnsi="Arial" w:cs="Arial"/>
        </w:rPr>
        <w:t>Following database</w:t>
      </w:r>
      <w:r w:rsidR="007078ED" w:rsidRPr="00C72BB6">
        <w:rPr>
          <w:rFonts w:ascii="Arial" w:hAnsi="Arial" w:cs="Arial"/>
        </w:rPr>
        <w:t xml:space="preserve"> entities are used by MA for providing service to FLW users:</w:t>
      </w:r>
    </w:p>
    <w:p w:rsidR="007078ED" w:rsidRPr="00C72BB6" w:rsidRDefault="00B55062" w:rsidP="005B1FD3">
      <w:pPr>
        <w:pStyle w:val="ListParagraph"/>
        <w:numPr>
          <w:ilvl w:val="0"/>
          <w:numId w:val="19"/>
        </w:numPr>
        <w:spacing w:line="360" w:lineRule="auto"/>
        <w:rPr>
          <w:rFonts w:ascii="Arial" w:hAnsi="Arial" w:cs="Arial"/>
        </w:rPr>
      </w:pPr>
      <w:r w:rsidRPr="00C72BB6">
        <w:rPr>
          <w:rFonts w:ascii="Arial" w:hAnsi="Arial" w:cs="Arial"/>
          <w:b/>
          <w:i/>
        </w:rPr>
        <w:t>Configuration</w:t>
      </w:r>
      <w:r w:rsidRPr="00C72BB6">
        <w:rPr>
          <w:rFonts w:ascii="Arial" w:hAnsi="Arial" w:cs="Arial"/>
        </w:rPr>
        <w:t xml:space="preserve"> (r</w:t>
      </w:r>
      <w:r w:rsidR="007078ED" w:rsidRPr="00C72BB6">
        <w:rPr>
          <w:rFonts w:ascii="Arial" w:hAnsi="Arial" w:cs="Arial"/>
        </w:rPr>
        <w:t xml:space="preserve">efer </w:t>
      </w:r>
      <w:r w:rsidR="00087E3E">
        <w:fldChar w:fldCharType="begin"/>
      </w:r>
      <w:r w:rsidR="00087E3E">
        <w:instrText xml:space="preserve"> REF _Ref414970901 \r \h  \* MERGEFORMAT </w:instrText>
      </w:r>
      <w:r w:rsidR="00087E3E">
        <w:fldChar w:fldCharType="separate"/>
      </w:r>
      <w:ins w:id="551" w:author="Sumit Pabbi" w:date="2015-04-13T20:05:00Z">
        <w:r w:rsidR="00655E56" w:rsidRPr="00C72BB6">
          <w:rPr>
            <w:rFonts w:ascii="Arial" w:hAnsi="Arial" w:cs="Arial"/>
          </w:rPr>
          <w:t>10.1.5.1</w:t>
        </w:r>
      </w:ins>
      <w:del w:id="552" w:author="Sumit Pabbi" w:date="2015-04-10T23:02:00Z">
        <w:r w:rsidR="00D6491D" w:rsidRPr="00C72BB6" w:rsidDel="00C7075E">
          <w:rPr>
            <w:rFonts w:ascii="Arial" w:hAnsi="Arial" w:cs="Arial"/>
          </w:rPr>
          <w:delText>9.1.4.1</w:delText>
        </w:r>
      </w:del>
      <w:r w:rsidR="00087E3E">
        <w:fldChar w:fldCharType="end"/>
      </w:r>
      <w:r w:rsidRPr="00C72BB6">
        <w:rPr>
          <w:rFonts w:ascii="Arial" w:hAnsi="Arial" w:cs="Arial"/>
        </w:rPr>
        <w:t>)</w:t>
      </w:r>
    </w:p>
    <w:p w:rsidR="007078ED" w:rsidRPr="00C72BB6" w:rsidRDefault="00B55062" w:rsidP="005B1FD3">
      <w:pPr>
        <w:pStyle w:val="ListParagraph"/>
        <w:numPr>
          <w:ilvl w:val="0"/>
          <w:numId w:val="19"/>
        </w:numPr>
        <w:spacing w:line="360" w:lineRule="auto"/>
        <w:rPr>
          <w:rFonts w:ascii="Arial" w:hAnsi="Arial" w:cs="Arial"/>
        </w:rPr>
      </w:pPr>
      <w:r w:rsidRPr="00C72BB6">
        <w:rPr>
          <w:rFonts w:ascii="Arial" w:hAnsi="Arial" w:cs="Arial"/>
          <w:b/>
          <w:i/>
        </w:rPr>
        <w:t>Content Data</w:t>
      </w:r>
      <w:r w:rsidRPr="00C72BB6">
        <w:rPr>
          <w:rFonts w:ascii="Arial" w:hAnsi="Arial" w:cs="Arial"/>
        </w:rPr>
        <w:t xml:space="preserve"> (r</w:t>
      </w:r>
      <w:r w:rsidR="007078ED" w:rsidRPr="00C72BB6">
        <w:rPr>
          <w:rFonts w:ascii="Arial" w:hAnsi="Arial" w:cs="Arial"/>
        </w:rPr>
        <w:t xml:space="preserve">efer </w:t>
      </w:r>
      <w:r w:rsidR="00087E3E">
        <w:fldChar w:fldCharType="begin"/>
      </w:r>
      <w:r w:rsidR="00087E3E">
        <w:instrText xml:space="preserve"> REF _Ref415044499 \r \h  \* MERGEFORMAT </w:instrText>
      </w:r>
      <w:r w:rsidR="00087E3E">
        <w:fldChar w:fldCharType="separate"/>
      </w:r>
      <w:ins w:id="553" w:author="Sumit Pabbi" w:date="2015-04-13T20:05:00Z">
        <w:r w:rsidR="00655E56" w:rsidRPr="00C72BB6">
          <w:rPr>
            <w:rFonts w:ascii="Arial" w:hAnsi="Arial" w:cs="Arial"/>
          </w:rPr>
          <w:t>10.1.5.2</w:t>
        </w:r>
      </w:ins>
      <w:del w:id="554" w:author="Sumit Pabbi" w:date="2015-04-10T23:02:00Z">
        <w:r w:rsidR="00D6491D" w:rsidRPr="00C72BB6" w:rsidDel="00C7075E">
          <w:rPr>
            <w:rFonts w:ascii="Arial" w:hAnsi="Arial" w:cs="Arial"/>
          </w:rPr>
          <w:delText>9.1.4.2</w:delText>
        </w:r>
      </w:del>
      <w:r w:rsidR="00087E3E">
        <w:fldChar w:fldCharType="end"/>
      </w:r>
      <w:r w:rsidRPr="00C72BB6">
        <w:rPr>
          <w:rFonts w:ascii="Arial" w:hAnsi="Arial" w:cs="Arial"/>
        </w:rPr>
        <w:t>)</w:t>
      </w:r>
    </w:p>
    <w:p w:rsidR="007078ED" w:rsidRPr="00C72BB6" w:rsidRDefault="00B55062" w:rsidP="005B1FD3">
      <w:pPr>
        <w:pStyle w:val="ListParagraph"/>
        <w:numPr>
          <w:ilvl w:val="0"/>
          <w:numId w:val="19"/>
        </w:numPr>
        <w:spacing w:line="360" w:lineRule="auto"/>
        <w:rPr>
          <w:rFonts w:ascii="Arial" w:hAnsi="Arial" w:cs="Arial"/>
        </w:rPr>
      </w:pPr>
      <w:r w:rsidRPr="00C72BB6">
        <w:rPr>
          <w:rFonts w:ascii="Arial" w:hAnsi="Arial" w:cs="Arial"/>
          <w:b/>
          <w:i/>
        </w:rPr>
        <w:t>Course Content</w:t>
      </w:r>
      <w:r w:rsidRPr="00C72BB6">
        <w:rPr>
          <w:rFonts w:ascii="Arial" w:hAnsi="Arial" w:cs="Arial"/>
        </w:rPr>
        <w:t xml:space="preserve"> (r</w:t>
      </w:r>
      <w:r w:rsidR="007078ED" w:rsidRPr="00C72BB6">
        <w:rPr>
          <w:rFonts w:ascii="Arial" w:hAnsi="Arial" w:cs="Arial"/>
        </w:rPr>
        <w:t>efer</w:t>
      </w:r>
      <w:r w:rsidR="00B5007D" w:rsidRPr="00C72BB6">
        <w:rPr>
          <w:rFonts w:ascii="Arial" w:hAnsi="Arial" w:cs="Arial"/>
        </w:rPr>
        <w:t xml:space="preserve"> </w:t>
      </w:r>
      <w:r w:rsidR="00087E3E">
        <w:fldChar w:fldCharType="begin"/>
      </w:r>
      <w:r w:rsidR="00087E3E">
        <w:instrText xml:space="preserve"> REF _Ref415044516 \r \h  \* MERGEFORMAT </w:instrText>
      </w:r>
      <w:r w:rsidR="00087E3E">
        <w:fldChar w:fldCharType="separate"/>
      </w:r>
      <w:ins w:id="555" w:author="Sumit Pabbi" w:date="2015-04-13T20:05:00Z">
        <w:r w:rsidR="00655E56" w:rsidRPr="00C72BB6">
          <w:rPr>
            <w:rFonts w:ascii="Arial" w:hAnsi="Arial" w:cs="Arial"/>
          </w:rPr>
          <w:t>10.1.5.3</w:t>
        </w:r>
      </w:ins>
      <w:del w:id="556" w:author="Sumit Pabbi" w:date="2015-04-10T23:02:00Z">
        <w:r w:rsidR="00D6491D" w:rsidRPr="00C72BB6" w:rsidDel="00C7075E">
          <w:rPr>
            <w:rFonts w:ascii="Arial" w:hAnsi="Arial" w:cs="Arial"/>
          </w:rPr>
          <w:delText>9.1.4.3</w:delText>
        </w:r>
      </w:del>
      <w:r w:rsidR="00087E3E">
        <w:fldChar w:fldCharType="end"/>
      </w:r>
      <w:r w:rsidRPr="00C72BB6">
        <w:rPr>
          <w:rFonts w:ascii="Arial" w:hAnsi="Arial" w:cs="Arial"/>
        </w:rPr>
        <w:t>)</w:t>
      </w:r>
    </w:p>
    <w:p w:rsidR="007078ED" w:rsidRPr="00C72BB6" w:rsidRDefault="0037046F" w:rsidP="005B1FD3">
      <w:pPr>
        <w:pStyle w:val="ListParagraph"/>
        <w:numPr>
          <w:ilvl w:val="0"/>
          <w:numId w:val="19"/>
        </w:numPr>
        <w:spacing w:line="360" w:lineRule="auto"/>
        <w:rPr>
          <w:ins w:id="557" w:author="gur04599" w:date="2015-04-13T12:18:00Z"/>
          <w:rFonts w:ascii="Arial" w:hAnsi="Arial" w:cs="Arial"/>
        </w:rPr>
      </w:pPr>
      <w:r w:rsidRPr="00C72BB6">
        <w:rPr>
          <w:rFonts w:ascii="Arial" w:hAnsi="Arial" w:cs="Arial"/>
          <w:b/>
          <w:i/>
        </w:rPr>
        <w:t>FLW Usage D</w:t>
      </w:r>
      <w:r w:rsidR="00B55062" w:rsidRPr="00C72BB6">
        <w:rPr>
          <w:rFonts w:ascii="Arial" w:hAnsi="Arial" w:cs="Arial"/>
          <w:b/>
          <w:i/>
        </w:rPr>
        <w:t>ata</w:t>
      </w:r>
      <w:r w:rsidR="00B55062" w:rsidRPr="00C72BB6">
        <w:rPr>
          <w:rFonts w:ascii="Arial" w:hAnsi="Arial" w:cs="Arial"/>
        </w:rPr>
        <w:t xml:space="preserve"> (r</w:t>
      </w:r>
      <w:r w:rsidR="007078ED" w:rsidRPr="00C72BB6">
        <w:rPr>
          <w:rFonts w:ascii="Arial" w:hAnsi="Arial" w:cs="Arial"/>
        </w:rPr>
        <w:t xml:space="preserve">efer </w:t>
      </w:r>
      <w:r w:rsidR="00087E3E">
        <w:fldChar w:fldCharType="begin"/>
      </w:r>
      <w:r w:rsidR="00087E3E">
        <w:instrText xml:space="preserve"> REF _Ref414967043 \r \h  \* MERGEFORMAT </w:instrText>
      </w:r>
      <w:r w:rsidR="00087E3E">
        <w:fldChar w:fldCharType="separate"/>
      </w:r>
      <w:ins w:id="558" w:author="Sumit Pabbi" w:date="2015-04-13T20:05:00Z">
        <w:r w:rsidR="00655E56" w:rsidRPr="00C72BB6">
          <w:rPr>
            <w:rFonts w:ascii="Arial" w:hAnsi="Arial" w:cs="Arial"/>
          </w:rPr>
          <w:t>10.1.5.4</w:t>
        </w:r>
      </w:ins>
      <w:del w:id="559" w:author="Sumit Pabbi" w:date="2015-04-10T23:02:00Z">
        <w:r w:rsidR="00D6491D" w:rsidRPr="00C72BB6" w:rsidDel="00C7075E">
          <w:rPr>
            <w:rFonts w:ascii="Arial" w:hAnsi="Arial" w:cs="Arial"/>
          </w:rPr>
          <w:delText>9.1.4.4</w:delText>
        </w:r>
      </w:del>
      <w:r w:rsidR="00087E3E">
        <w:fldChar w:fldCharType="end"/>
      </w:r>
      <w:ins w:id="560" w:author="gur04599" w:date="2015-04-13T19:26:00Z">
        <w:r w:rsidR="00B55062" w:rsidRPr="00C72BB6">
          <w:rPr>
            <w:rFonts w:ascii="Arial" w:hAnsi="Arial" w:cs="Arial"/>
          </w:rPr>
          <w:t>)</w:t>
        </w:r>
      </w:ins>
      <w:del w:id="561" w:author="gur04599" w:date="2015-04-13T19:26:00Z">
        <w:r w:rsidR="00B55062" w:rsidRPr="00C72BB6">
          <w:rPr>
            <w:rFonts w:ascii="Arial" w:hAnsi="Arial" w:cs="Arial"/>
          </w:rPr>
          <w:delText>)</w:delText>
        </w:r>
      </w:del>
    </w:p>
    <w:p w:rsidR="009F0A24" w:rsidRPr="00C72BB6" w:rsidRDefault="009F0A24" w:rsidP="005B1FD3">
      <w:pPr>
        <w:pStyle w:val="ListParagraph"/>
        <w:numPr>
          <w:ilvl w:val="0"/>
          <w:numId w:val="19"/>
        </w:numPr>
        <w:spacing w:line="360" w:lineRule="auto"/>
        <w:rPr>
          <w:ins w:id="562" w:author="gur04599" w:date="2015-04-13T12:18:00Z"/>
          <w:rFonts w:ascii="Arial" w:hAnsi="Arial" w:cs="Arial"/>
        </w:rPr>
      </w:pPr>
      <w:ins w:id="563" w:author="gur04599" w:date="2015-04-13T12:18:00Z">
        <w:r w:rsidRPr="00C72BB6">
          <w:rPr>
            <w:rFonts w:ascii="Arial" w:hAnsi="Arial" w:cs="Arial"/>
            <w:b/>
            <w:i/>
          </w:rPr>
          <w:t xml:space="preserve">Call Details </w:t>
        </w:r>
      </w:ins>
      <w:ins w:id="564" w:author="gur04599" w:date="2015-04-13T12:19:00Z">
        <w:r w:rsidRPr="00C72BB6">
          <w:rPr>
            <w:rFonts w:ascii="Arial" w:hAnsi="Arial" w:cs="Arial"/>
          </w:rPr>
          <w:t xml:space="preserve">(refer </w:t>
        </w:r>
      </w:ins>
      <w:ins w:id="565" w:author="gur04599" w:date="2015-04-13T12:20:00Z">
        <w:r w:rsidR="0066491D" w:rsidRPr="00C72BB6">
          <w:rPr>
            <w:rFonts w:ascii="Arial" w:hAnsi="Arial" w:cs="Arial"/>
          </w:rPr>
          <w:fldChar w:fldCharType="begin"/>
        </w:r>
        <w:r w:rsidRPr="00C72BB6">
          <w:rPr>
            <w:rFonts w:ascii="Arial" w:hAnsi="Arial" w:cs="Arial"/>
          </w:rPr>
          <w:instrText xml:space="preserve"> REF _Ref416690934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66" w:author="Sumit Pabbi" w:date="2015-04-13T20:05:00Z">
        <w:r w:rsidR="00655E56" w:rsidRPr="00C72BB6">
          <w:rPr>
            <w:rFonts w:ascii="Arial" w:hAnsi="Arial" w:cs="Arial"/>
          </w:rPr>
          <w:t>10.1.5.5</w:t>
        </w:r>
      </w:ins>
      <w:ins w:id="567" w:author="gur04599" w:date="2015-04-13T12:20:00Z">
        <w:del w:id="568" w:author="Sumit Pabbi" w:date="2015-04-13T19:34:00Z">
          <w:r w:rsidRPr="00C72BB6" w:rsidDel="002B2310">
            <w:rPr>
              <w:rFonts w:ascii="Arial" w:hAnsi="Arial" w:cs="Arial"/>
            </w:rPr>
            <w:delText>10.1.4.5</w:delText>
          </w:r>
        </w:del>
        <w:r w:rsidR="0066491D" w:rsidRPr="00C72BB6">
          <w:rPr>
            <w:rFonts w:ascii="Arial" w:hAnsi="Arial" w:cs="Arial"/>
          </w:rPr>
          <w:fldChar w:fldCharType="end"/>
        </w:r>
      </w:ins>
      <w:ins w:id="569" w:author="gur04599" w:date="2015-04-13T12:19:00Z">
        <w:r w:rsidRPr="00C72BB6">
          <w:rPr>
            <w:rFonts w:ascii="Arial" w:hAnsi="Arial" w:cs="Arial"/>
          </w:rPr>
          <w:t>)</w:t>
        </w:r>
      </w:ins>
    </w:p>
    <w:p w:rsidR="009F0A24" w:rsidRPr="00C72BB6" w:rsidRDefault="009F0A24" w:rsidP="005B1FD3">
      <w:pPr>
        <w:pStyle w:val="ListParagraph"/>
        <w:numPr>
          <w:ilvl w:val="0"/>
          <w:numId w:val="19"/>
        </w:numPr>
        <w:spacing w:line="360" w:lineRule="auto"/>
        <w:rPr>
          <w:ins w:id="570" w:author="gur04599" w:date="2015-04-13T19:26:00Z"/>
          <w:rFonts w:ascii="Arial" w:hAnsi="Arial" w:cs="Arial"/>
        </w:rPr>
      </w:pPr>
      <w:ins w:id="571" w:author="gur04599" w:date="2015-04-13T12:19:00Z">
        <w:r w:rsidRPr="00C72BB6">
          <w:rPr>
            <w:rFonts w:ascii="Arial" w:hAnsi="Arial" w:cs="Arial"/>
            <w:b/>
            <w:i/>
          </w:rPr>
          <w:t xml:space="preserve">Content logs </w:t>
        </w:r>
        <w:r w:rsidRPr="00C72BB6">
          <w:rPr>
            <w:rFonts w:ascii="Arial" w:hAnsi="Arial" w:cs="Arial"/>
          </w:rPr>
          <w:t xml:space="preserve">(refer </w:t>
        </w:r>
      </w:ins>
      <w:ins w:id="572" w:author="gur04599" w:date="2015-04-13T12:20:00Z">
        <w:r w:rsidR="0066491D" w:rsidRPr="00C72BB6">
          <w:rPr>
            <w:rFonts w:ascii="Arial" w:hAnsi="Arial" w:cs="Arial"/>
          </w:rPr>
          <w:fldChar w:fldCharType="begin"/>
        </w:r>
        <w:r w:rsidRPr="00C72BB6">
          <w:rPr>
            <w:rFonts w:ascii="Arial" w:hAnsi="Arial" w:cs="Arial"/>
          </w:rPr>
          <w:instrText xml:space="preserve"> REF _Ref416453269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573" w:author="Sumit Pabbi" w:date="2015-04-13T20:05:00Z">
        <w:r w:rsidR="00655E56" w:rsidRPr="00C72BB6">
          <w:rPr>
            <w:rFonts w:ascii="Arial" w:hAnsi="Arial" w:cs="Arial"/>
          </w:rPr>
          <w:t></w:t>
        </w:r>
      </w:ins>
      <w:ins w:id="574" w:author="gur04599" w:date="2015-04-13T12:20:00Z">
        <w:del w:id="575" w:author="Sumit Pabbi" w:date="2015-04-13T19:34:00Z">
          <w:r w:rsidRPr="00C72BB6" w:rsidDel="002B2310">
            <w:rPr>
              <w:rFonts w:ascii="Arial" w:hAnsi="Arial" w:cs="Arial"/>
            </w:rPr>
            <w:delText>10.1.4.6</w:delText>
          </w:r>
        </w:del>
        <w:r w:rsidR="0066491D" w:rsidRPr="00C72BB6">
          <w:rPr>
            <w:rFonts w:ascii="Arial" w:hAnsi="Arial" w:cs="Arial"/>
          </w:rPr>
          <w:fldChar w:fldCharType="end"/>
        </w:r>
        <w:r w:rsidRPr="00C72BB6">
          <w:rPr>
            <w:rFonts w:ascii="Arial" w:hAnsi="Arial" w:cs="Arial"/>
          </w:rPr>
          <w:t>)</w:t>
        </w:r>
      </w:ins>
    </w:p>
    <w:p w:rsidR="007078ED" w:rsidRPr="00C72BB6" w:rsidRDefault="007078ED" w:rsidP="00AD5C2F">
      <w:pPr>
        <w:pStyle w:val="Heading2"/>
        <w:numPr>
          <w:ilvl w:val="1"/>
          <w:numId w:val="1"/>
        </w:numPr>
      </w:pPr>
      <w:bookmarkStart w:id="576" w:name="_Toc416719404"/>
      <w:r w:rsidRPr="00C72BB6">
        <w:t>Events</w:t>
      </w:r>
      <w:r w:rsidR="000B77F4" w:rsidRPr="00C72BB6">
        <w:t xml:space="preserve"> </w:t>
      </w:r>
      <w:r w:rsidR="00253E9F" w:rsidRPr="00C72BB6">
        <w:t>Consumed</w:t>
      </w:r>
      <w:bookmarkEnd w:id="576"/>
    </w:p>
    <w:p w:rsidR="007078ED" w:rsidRPr="00C72BB6" w:rsidRDefault="007078ED" w:rsidP="007078ED">
      <w:pPr>
        <w:rPr>
          <w:rFonts w:ascii="Arial" w:hAnsi="Arial" w:cs="Arial"/>
        </w:rPr>
      </w:pPr>
      <w:r w:rsidRPr="00C72BB6">
        <w:rPr>
          <w:rFonts w:ascii="Arial" w:hAnsi="Arial" w:cs="Arial"/>
        </w:rPr>
        <w:t>Mobile Academy subscribes to receive events for the following topics:</w:t>
      </w:r>
    </w:p>
    <w:p w:rsidR="007078ED" w:rsidRPr="00C72BB6" w:rsidRDefault="007078ED" w:rsidP="00AD5C2F">
      <w:pPr>
        <w:pStyle w:val="Heading3"/>
      </w:pPr>
      <w:bookmarkStart w:id="577" w:name="_Ref414975849"/>
      <w:bookmarkStart w:id="578" w:name="_Toc416719405"/>
      <w:r w:rsidRPr="00C72BB6">
        <w:t>Course Content CSV Upload Success</w:t>
      </w:r>
      <w:bookmarkEnd w:id="577"/>
      <w:bookmarkEnd w:id="578"/>
      <w:r w:rsidRPr="00C72BB6">
        <w:t xml:space="preserve"> </w:t>
      </w:r>
    </w:p>
    <w:p w:rsidR="007078ED" w:rsidRPr="00C72BB6" w:rsidRDefault="007078ED" w:rsidP="005B1FD3">
      <w:pPr>
        <w:pStyle w:val="ListParagraph"/>
        <w:numPr>
          <w:ilvl w:val="0"/>
          <w:numId w:val="19"/>
        </w:numPr>
        <w:spacing w:line="360" w:lineRule="auto"/>
        <w:rPr>
          <w:rFonts w:ascii="Arial" w:hAnsi="Arial" w:cs="Arial"/>
        </w:rPr>
      </w:pPr>
      <w:r w:rsidRPr="00C72BB6">
        <w:rPr>
          <w:rFonts w:ascii="Arial" w:hAnsi="Arial" w:cs="Arial"/>
        </w:rPr>
        <w:t xml:space="preserve">NMS Administrator/Support Person shall upload MA Content Data into NMS via the NMS Web Interface.  The CSV file provided by NMS Support person shall be uploaded into a temporary table. Once the CSV file is uploaded, MOTECH Platform shall generate this event which shall be received by MA Event Handler. [Refer section </w:t>
      </w:r>
      <w:r w:rsidR="00087E3E">
        <w:fldChar w:fldCharType="begin"/>
      </w:r>
      <w:r w:rsidR="00087E3E">
        <w:instrText xml:space="preserve"> REF _Ref411542189 \r \h  \* MERGEFORMAT </w:instrText>
      </w:r>
      <w:r w:rsidR="00087E3E">
        <w:fldChar w:fldCharType="separate"/>
      </w:r>
      <w:ins w:id="579" w:author="Sumit Pabbi" w:date="2015-04-13T20:05:00Z">
        <w:r w:rsidR="00655E56" w:rsidRPr="00C72BB6">
          <w:rPr>
            <w:rFonts w:ascii="Arial" w:hAnsi="Arial" w:cs="Arial"/>
          </w:rPr>
          <w:t>11.2</w:t>
        </w:r>
      </w:ins>
      <w:del w:id="580"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w:t>
      </w:r>
    </w:p>
    <w:p w:rsidR="007078ED" w:rsidRPr="00C72BB6" w:rsidRDefault="007078ED" w:rsidP="005B1FD3">
      <w:pPr>
        <w:pStyle w:val="ListParagraph"/>
        <w:numPr>
          <w:ilvl w:val="0"/>
          <w:numId w:val="19"/>
        </w:numPr>
        <w:spacing w:line="360" w:lineRule="auto"/>
        <w:rPr>
          <w:rFonts w:ascii="Arial" w:hAnsi="Arial" w:cs="Arial"/>
        </w:rPr>
      </w:pPr>
      <w:r w:rsidRPr="00C72BB6">
        <w:rPr>
          <w:rFonts w:ascii="Arial" w:hAnsi="Arial" w:cs="Arial"/>
        </w:rPr>
        <w:t>On receiving this event,</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 xml:space="preserve">MA shall check if MA course structure is already available in mTraining. If it is not available then MA course structure shall be created in mTraining as </w:t>
      </w:r>
      <w:r w:rsidR="00B55062" w:rsidRPr="00C72BB6">
        <w:rPr>
          <w:rFonts w:ascii="Arial" w:hAnsi="Arial" w:cs="Arial"/>
        </w:rPr>
        <w:t>described</w:t>
      </w:r>
      <w:r w:rsidRPr="00C72BB6">
        <w:rPr>
          <w:rFonts w:ascii="Arial" w:hAnsi="Arial" w:cs="Arial"/>
        </w:rPr>
        <w:t xml:space="preserve"> in section </w:t>
      </w:r>
      <w:r w:rsidR="00087E3E">
        <w:fldChar w:fldCharType="begin"/>
      </w:r>
      <w:r w:rsidR="00087E3E">
        <w:instrText xml:space="preserve"> REF _Ref414890984 \r \h  \* MERGEFORMAT</w:instrText>
      </w:r>
      <w:r w:rsidR="00087E3E">
        <w:instrText xml:space="preserve"> </w:instrText>
      </w:r>
      <w:r w:rsidR="00087E3E">
        <w:fldChar w:fldCharType="separate"/>
      </w:r>
      <w:r w:rsidR="00655E56" w:rsidRPr="00C72BB6">
        <w:rPr>
          <w:rFonts w:ascii="Arial" w:hAnsi="Arial" w:cs="Arial"/>
        </w:rPr>
        <w:t>3.2.1.1</w:t>
      </w:r>
      <w:r w:rsidR="00087E3E">
        <w:fldChar w:fldCharType="end"/>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 xml:space="preserve">Subsequently, the records in the temporary table shall be processed and the MA Content Tables shall be populated as described in section </w:t>
      </w:r>
      <w:r w:rsidR="00087E3E">
        <w:fldChar w:fldCharType="begin"/>
      </w:r>
      <w:r w:rsidR="00087E3E">
        <w:instrText xml:space="preserve"> REF _Ref414890997 \r \h  \* MERGEFORMAT </w:instrText>
      </w:r>
      <w:r w:rsidR="00087E3E">
        <w:fldChar w:fldCharType="separate"/>
      </w:r>
      <w:r w:rsidR="00655E56" w:rsidRPr="00C72BB6">
        <w:rPr>
          <w:rFonts w:ascii="Arial" w:hAnsi="Arial" w:cs="Arial"/>
        </w:rPr>
        <w:t>3.2.1.2</w:t>
      </w:r>
      <w:r w:rsidR="00087E3E">
        <w:fldChar w:fldCharType="end"/>
      </w:r>
      <w:r w:rsidRPr="00C72BB6">
        <w:rPr>
          <w:rFonts w:ascii="Arial" w:hAnsi="Arial" w:cs="Arial"/>
        </w:rPr>
        <w:t>.</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Records once processed are deleted from the temporary table.</w:t>
      </w:r>
    </w:p>
    <w:p w:rsidR="00592C81" w:rsidRPr="00C72BB6" w:rsidRDefault="00592C81" w:rsidP="005B1FD3">
      <w:pPr>
        <w:pStyle w:val="ListParagraph"/>
        <w:numPr>
          <w:ilvl w:val="0"/>
          <w:numId w:val="20"/>
        </w:numPr>
        <w:rPr>
          <w:rFonts w:ascii="Arial" w:hAnsi="Arial" w:cs="Arial"/>
        </w:rPr>
      </w:pPr>
      <w:r w:rsidRPr="00C72BB6">
        <w:rPr>
          <w:rFonts w:ascii="Arial" w:hAnsi="Arial" w:cs="Arial"/>
        </w:rPr>
        <w:t xml:space="preserve">If Validation of ChildCsv record fails or it’s mapping to Subscriber entity fails or record is rejected during processing ,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 _Ref414984310 \r \h  \* MERGEFORMAT </w:instrText>
      </w:r>
      <w:r w:rsidR="00087E3E">
        <w:fldChar w:fldCharType="separate"/>
      </w:r>
      <w:ins w:id="581" w:author="Sumit Pabbi" w:date="2015-04-13T20:05:00Z">
        <w:r w:rsidR="00655E56" w:rsidRPr="00C72BB6">
          <w:rPr>
            <w:rFonts w:ascii="Arial" w:hAnsi="Arial" w:cs="Arial"/>
          </w:rPr>
          <w:t>9.2.1.1</w:t>
        </w:r>
      </w:ins>
      <w:del w:id="582" w:author="Sumit Pabbi" w:date="2015-04-12T20:52:00Z">
        <w:r w:rsidR="004563B7" w:rsidRPr="00C72BB6" w:rsidDel="00632731">
          <w:rPr>
            <w:rFonts w:ascii="Arial" w:hAnsi="Arial" w:cs="Arial"/>
          </w:rPr>
          <w:delText>8.2.1.1</w:delText>
        </w:r>
      </w:del>
      <w:r w:rsidR="00087E3E">
        <w:fldChar w:fldCharType="end"/>
      </w:r>
      <w:r w:rsidRPr="00C72BB6">
        <w:rPr>
          <w:rFonts w:ascii="Arial" w:hAnsi="Arial" w:cs="Arial"/>
        </w:rPr>
        <w:t>.</w:t>
      </w:r>
    </w:p>
    <w:p w:rsidR="00592C81" w:rsidRPr="00C72BB6" w:rsidRDefault="00592C81" w:rsidP="005B1FD3">
      <w:pPr>
        <w:pStyle w:val="ListParagraph"/>
        <w:numPr>
          <w:ilvl w:val="0"/>
          <w:numId w:val="20"/>
        </w:numPr>
        <w:rPr>
          <w:rFonts w:ascii="Arial" w:hAnsi="Arial" w:cs="Arial"/>
        </w:rPr>
      </w:pPr>
      <w:r w:rsidRPr="00C72BB6">
        <w:rPr>
          <w:rFonts w:ascii="Arial" w:hAnsi="Arial" w:cs="Arial"/>
        </w:rPr>
        <w:t xml:space="preserve">After the processing of all csv uploaded records, Kilkari shall update the </w:t>
      </w:r>
      <w:r w:rsidR="004C20C6" w:rsidRPr="00C72BB6">
        <w:rPr>
          <w:rFonts w:ascii="Arial" w:hAnsi="Arial" w:cs="Arial"/>
        </w:rPr>
        <w:t>CSV</w:t>
      </w:r>
      <w:r w:rsidRPr="00C72BB6">
        <w:rPr>
          <w:rFonts w:ascii="Arial" w:hAnsi="Arial" w:cs="Arial"/>
        </w:rPr>
        <w:t xml:space="preserve"> Upload summary in </w:t>
      </w:r>
      <w:r w:rsidRPr="00C72BB6">
        <w:rPr>
          <w:rFonts w:ascii="Arial" w:hAnsi="Arial" w:cs="Arial"/>
          <w:i/>
        </w:rPr>
        <w:t>BullkUploadStatus</w:t>
      </w:r>
      <w:r w:rsidRPr="00C72BB6">
        <w:rPr>
          <w:rFonts w:ascii="Arial" w:hAnsi="Arial" w:cs="Arial"/>
        </w:rPr>
        <w:t xml:space="preserve"> entity. Kilakri shall use the API detailed in </w:t>
      </w:r>
      <w:r w:rsidR="00087E3E">
        <w:fldChar w:fldCharType="begin"/>
      </w:r>
      <w:r w:rsidR="00087E3E">
        <w:instrText xml:space="preserve"> REF _Ref414984399 \r \h  \* MERGEFORMAT </w:instrText>
      </w:r>
      <w:r w:rsidR="00087E3E">
        <w:fldChar w:fldCharType="separate"/>
      </w:r>
      <w:ins w:id="583" w:author="Sumit Pabbi" w:date="2015-04-13T20:05:00Z">
        <w:r w:rsidR="00655E56" w:rsidRPr="00C72BB6">
          <w:rPr>
            <w:rFonts w:ascii="Arial" w:hAnsi="Arial" w:cs="Arial"/>
          </w:rPr>
          <w:t>9.2.1.2</w:t>
        </w:r>
      </w:ins>
      <w:del w:id="584" w:author="Sumit Pabbi" w:date="2015-04-12T20:52:00Z">
        <w:r w:rsidR="004563B7" w:rsidRPr="00C72BB6" w:rsidDel="00632731">
          <w:rPr>
            <w:rFonts w:ascii="Arial" w:hAnsi="Arial" w:cs="Arial"/>
          </w:rPr>
          <w:delText>8.2.1.2</w:delText>
        </w:r>
      </w:del>
      <w:r w:rsidR="00087E3E">
        <w:fldChar w:fldCharType="end"/>
      </w:r>
      <w:r w:rsidRPr="00C72BB6">
        <w:rPr>
          <w:rFonts w:ascii="Arial" w:hAnsi="Arial" w:cs="Arial"/>
        </w:rPr>
        <w:t>.</w:t>
      </w:r>
    </w:p>
    <w:p w:rsidR="007078ED" w:rsidRPr="00C72BB6" w:rsidRDefault="007078ED" w:rsidP="00AD5C2F">
      <w:pPr>
        <w:pStyle w:val="Heading4"/>
        <w:numPr>
          <w:ilvl w:val="3"/>
          <w:numId w:val="1"/>
        </w:numPr>
      </w:pPr>
      <w:bookmarkStart w:id="585" w:name="_Ref414890984"/>
      <w:r w:rsidRPr="00C72BB6">
        <w:t>mTraining Course Structure Population</w:t>
      </w:r>
      <w:bookmarkEnd w:id="585"/>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MA Course shall have 11 Chapters each having 4 Lessons and 4 Questions. There shall be constants defined in MA module for number of Chapter, Lessons and questions. These constants shall be used for populating the course structure in mTraining using mTraining service APIs.</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MA shall generate names of these chapters, lessons and questions and shall create course structure in mTraining tables (using mTraining APIs). </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naming convention for content will be as follows:</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Chapter – Chapter&lt;index no.&gt; eg. Chapter01, Chapter02,…..,Chapter11</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Lesson – Lessons&lt;index no.&gt; eg. Lesson01, Lesson02,….., Lesson04</w:t>
      </w:r>
    </w:p>
    <w:p w:rsidR="007078ED" w:rsidRPr="00C72BB6" w:rsidRDefault="007078ED" w:rsidP="005B1FD3">
      <w:pPr>
        <w:pStyle w:val="ListParagraph"/>
        <w:numPr>
          <w:ilvl w:val="0"/>
          <w:numId w:val="20"/>
        </w:numPr>
        <w:spacing w:line="360" w:lineRule="auto"/>
        <w:rPr>
          <w:rFonts w:ascii="Arial" w:hAnsi="Arial" w:cs="Arial"/>
        </w:rPr>
      </w:pPr>
      <w:r w:rsidRPr="00C72BB6">
        <w:rPr>
          <w:rFonts w:ascii="Arial" w:hAnsi="Arial" w:cs="Arial"/>
        </w:rPr>
        <w:t>Questions – Question&lt;index no.&gt; eg. Question01, Question02,…,Question04</w:t>
      </w:r>
    </w:p>
    <w:p w:rsidR="007078ED" w:rsidRPr="00C72BB6" w:rsidRDefault="004858D5" w:rsidP="005B1FD3">
      <w:pPr>
        <w:pStyle w:val="ListParagraph"/>
        <w:numPr>
          <w:ilvl w:val="0"/>
          <w:numId w:val="20"/>
        </w:numPr>
        <w:spacing w:line="360" w:lineRule="auto"/>
        <w:rPr>
          <w:rFonts w:ascii="Arial" w:hAnsi="Arial" w:cs="Arial"/>
        </w:rPr>
      </w:pPr>
      <w:r w:rsidRPr="00C72BB6">
        <w:rPr>
          <w:rFonts w:ascii="Arial" w:hAnsi="Arial" w:cs="Arial"/>
        </w:rPr>
        <w:t>Quiz – Quiz</w:t>
      </w:r>
    </w:p>
    <w:p w:rsidR="004858D5" w:rsidRPr="00C72BB6" w:rsidRDefault="004858D5" w:rsidP="004858D5">
      <w:pPr>
        <w:pStyle w:val="ListParagraph"/>
        <w:numPr>
          <w:ilvl w:val="0"/>
          <w:numId w:val="5"/>
        </w:numPr>
        <w:spacing w:line="360" w:lineRule="auto"/>
        <w:rPr>
          <w:rFonts w:ascii="Arial" w:hAnsi="Arial" w:cs="Arial"/>
        </w:rPr>
      </w:pPr>
      <w:r w:rsidRPr="00C72BB6">
        <w:rPr>
          <w:rFonts w:ascii="Arial" w:hAnsi="Arial" w:cs="Arial"/>
        </w:rPr>
        <w:t xml:space="preserve">Once the course is created in mTraining tables, its state will be marked as INACTIVE </w:t>
      </w:r>
    </w:p>
    <w:p w:rsidR="007078ED" w:rsidRPr="00C72BB6" w:rsidRDefault="007078ED" w:rsidP="00AD5C2F">
      <w:pPr>
        <w:pStyle w:val="Heading4"/>
        <w:numPr>
          <w:ilvl w:val="3"/>
          <w:numId w:val="1"/>
        </w:numPr>
        <w:spacing w:line="360" w:lineRule="auto"/>
      </w:pPr>
      <w:bookmarkStart w:id="586" w:name="_Ref414890997"/>
      <w:r w:rsidRPr="00C72BB6">
        <w:t>Content Data Population</w:t>
      </w:r>
      <w:bookmarkEnd w:id="586"/>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MA shall read each record from CSV upload table and shall validate it as per rules </w:t>
      </w:r>
      <w:r w:rsidR="00B55062" w:rsidRPr="00C72BB6">
        <w:rPr>
          <w:rFonts w:ascii="Arial" w:hAnsi="Arial" w:cs="Arial"/>
        </w:rPr>
        <w:t>given</w:t>
      </w:r>
      <w:r w:rsidRPr="00C72BB6">
        <w:rPr>
          <w:rFonts w:ascii="Arial" w:hAnsi="Arial" w:cs="Arial"/>
        </w:rPr>
        <w:t xml:space="preserve"> in </w:t>
      </w:r>
      <w:r w:rsidR="00087E3E">
        <w:fldChar w:fldCharType="begin"/>
      </w:r>
      <w:r w:rsidR="00087E3E">
        <w:instrText xml:space="preserve"> REF _Ref411526052 \r \h  \* MERGEFORMAT </w:instrText>
      </w:r>
      <w:r w:rsidR="00087E3E">
        <w:fldChar w:fldCharType="separate"/>
      </w:r>
      <w:ins w:id="587" w:author="Sumit Pabbi" w:date="2015-04-13T20:05:00Z">
        <w:r w:rsidR="00655E56" w:rsidRPr="00C72BB6">
          <w:rPr>
            <w:rFonts w:ascii="Arial" w:hAnsi="Arial" w:cs="Arial"/>
          </w:rPr>
          <w:t>11.2.8.4</w:t>
        </w:r>
      </w:ins>
      <w:del w:id="588" w:author="Sumit Pabbi" w:date="2015-04-10T23:02:00Z">
        <w:r w:rsidR="00D6491D" w:rsidRPr="00C72BB6" w:rsidDel="00C7075E">
          <w:rPr>
            <w:rFonts w:ascii="Arial" w:hAnsi="Arial" w:cs="Arial"/>
          </w:rPr>
          <w:delText>10.2.8.4</w:delText>
        </w:r>
      </w:del>
      <w:r w:rsidR="00087E3E">
        <w:fldChar w:fldCharType="end"/>
      </w:r>
      <w:r w:rsidRPr="00C72BB6">
        <w:rPr>
          <w:rFonts w:ascii="Arial" w:hAnsi="Arial" w:cs="Arial"/>
        </w:rPr>
        <w:t xml:space="preserve">. </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validation and bulk upload error handling is done using the ParseDataHelper and BulkUploadError services respectively. These servic</w:t>
      </w:r>
      <w:r w:rsidR="00B55062" w:rsidRPr="00C72BB6">
        <w:rPr>
          <w:rFonts w:ascii="Arial" w:hAnsi="Arial" w:cs="Arial"/>
        </w:rPr>
        <w:t xml:space="preserve">es are </w:t>
      </w:r>
      <w:r w:rsidR="000B77F4" w:rsidRPr="00C72BB6">
        <w:rPr>
          <w:rFonts w:ascii="Arial" w:hAnsi="Arial" w:cs="Arial"/>
        </w:rPr>
        <w:t>provided by</w:t>
      </w:r>
      <w:r w:rsidR="00B55062" w:rsidRPr="00C72BB6">
        <w:rPr>
          <w:rFonts w:ascii="Arial" w:hAnsi="Arial" w:cs="Arial"/>
        </w:rPr>
        <w:t xml:space="preserve"> Utilities</w:t>
      </w:r>
      <w:r w:rsidR="000B77F4" w:rsidRPr="00C72BB6">
        <w:rPr>
          <w:rFonts w:ascii="Arial" w:hAnsi="Arial" w:cs="Arial"/>
        </w:rPr>
        <w:t xml:space="preserve"> module</w:t>
      </w:r>
      <w:r w:rsidR="00B55062" w:rsidRPr="00C72BB6">
        <w:rPr>
          <w:rFonts w:ascii="Arial" w:hAnsi="Arial" w:cs="Arial"/>
        </w:rPr>
        <w:t xml:space="preserve"> (r</w:t>
      </w:r>
      <w:r w:rsidRPr="00C72BB6">
        <w:rPr>
          <w:rFonts w:ascii="Arial" w:hAnsi="Arial" w:cs="Arial"/>
        </w:rPr>
        <w:t>efer</w:t>
      </w:r>
      <w:r w:rsidR="00592C81" w:rsidRPr="00C72BB6">
        <w:rPr>
          <w:rFonts w:ascii="Arial" w:hAnsi="Arial" w:cs="Arial"/>
        </w:rPr>
        <w:t xml:space="preserve"> </w:t>
      </w:r>
      <w:r w:rsidR="00087E3E">
        <w:fldChar w:fldCharType="begin"/>
      </w:r>
      <w:r w:rsidR="00087E3E">
        <w:instrText xml:space="preserve"> REF _Ref414982492 \r \h  \* MERGEFORMAT </w:instrText>
      </w:r>
      <w:r w:rsidR="00087E3E">
        <w:fldChar w:fldCharType="separate"/>
      </w:r>
      <w:ins w:id="589" w:author="Sumit Pabbi" w:date="2015-04-13T20:05:00Z">
        <w:r w:rsidR="00655E56" w:rsidRPr="00C72BB6">
          <w:rPr>
            <w:rFonts w:ascii="Arial" w:hAnsi="Arial" w:cs="Arial"/>
          </w:rPr>
          <w:t>9.2.2</w:t>
        </w:r>
      </w:ins>
      <w:del w:id="590" w:author="Sumit Pabbi" w:date="2015-04-12T20:52:00Z">
        <w:r w:rsidR="004563B7" w:rsidRPr="00C72BB6" w:rsidDel="00632731">
          <w:rPr>
            <w:rFonts w:ascii="Arial" w:hAnsi="Arial" w:cs="Arial"/>
          </w:rPr>
          <w:delText>8.2.2</w:delText>
        </w:r>
      </w:del>
      <w:r w:rsidR="00087E3E">
        <w:fldChar w:fldCharType="end"/>
      </w:r>
      <w:r w:rsidR="00592C81" w:rsidRPr="00C72BB6">
        <w:rPr>
          <w:rFonts w:ascii="Arial" w:hAnsi="Arial" w:cs="Arial"/>
        </w:rPr>
        <w:t xml:space="preserve">, </w:t>
      </w:r>
      <w:r w:rsidR="00087E3E">
        <w:fldChar w:fldCharType="begin"/>
      </w:r>
      <w:r w:rsidR="00087E3E">
        <w:instrText xml:space="preserve"> REF _Ref415053436 \r \h  \* MERGEFORMAT </w:instrText>
      </w:r>
      <w:r w:rsidR="00087E3E">
        <w:fldChar w:fldCharType="separate"/>
      </w:r>
      <w:ins w:id="591" w:author="Sumit Pabbi" w:date="2015-04-13T20:05:00Z">
        <w:r w:rsidR="00655E56" w:rsidRPr="00C72BB6">
          <w:rPr>
            <w:rFonts w:ascii="Arial" w:hAnsi="Arial" w:cs="Arial"/>
          </w:rPr>
          <w:t>9.2.1</w:t>
        </w:r>
      </w:ins>
      <w:del w:id="592" w:author="Sumit Pabbi" w:date="2015-04-12T20:52:00Z">
        <w:r w:rsidR="004563B7" w:rsidRPr="00C72BB6" w:rsidDel="00632731">
          <w:rPr>
            <w:rFonts w:ascii="Arial" w:hAnsi="Arial" w:cs="Arial"/>
          </w:rPr>
          <w:delText>8.2.1</w:delText>
        </w:r>
      </w:del>
      <w:r w:rsidR="00087E3E">
        <w:fldChar w:fldCharType="end"/>
      </w:r>
      <w:r w:rsidR="00B55062" w:rsidRPr="00C72BB6">
        <w:rPr>
          <w:rFonts w:ascii="Arial" w:hAnsi="Arial" w:cs="Arial"/>
        </w:rPr>
        <w:t>).</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If the LLC in record is already found in Content Data table then record is considered as modification record else it is considered as record for addition. </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In case of addition, it will also be validated that the CSV contains complete set of records for entire course for a particular LLC. Else that LLC will be rejected. On successful validation, a new record shall be created in Content Data Table (refer</w:t>
      </w:r>
      <w:r w:rsidR="00DF76CE" w:rsidRPr="00C72BB6">
        <w:rPr>
          <w:rFonts w:ascii="Arial" w:hAnsi="Arial" w:cs="Arial"/>
        </w:rPr>
        <w:t xml:space="preserve"> </w:t>
      </w:r>
      <w:r w:rsidR="00087E3E">
        <w:fldChar w:fldCharType="begin"/>
      </w:r>
      <w:r w:rsidR="00087E3E">
        <w:instrText xml:space="preserve"> REF _Ref415044499 \r \h  \* MERGEFORMAT </w:instrText>
      </w:r>
      <w:r w:rsidR="00087E3E">
        <w:fldChar w:fldCharType="separate"/>
      </w:r>
      <w:ins w:id="593" w:author="Sumit Pabbi" w:date="2015-04-13T20:05:00Z">
        <w:r w:rsidR="00655E56" w:rsidRPr="00C72BB6">
          <w:rPr>
            <w:rFonts w:ascii="Arial" w:hAnsi="Arial" w:cs="Arial"/>
          </w:rPr>
          <w:t>10.1.5.2</w:t>
        </w:r>
      </w:ins>
      <w:del w:id="594" w:author="Sumit Pabbi" w:date="2015-04-10T23:02:00Z">
        <w:r w:rsidR="00D6491D" w:rsidRPr="00C72BB6" w:rsidDel="00C7075E">
          <w:rPr>
            <w:rFonts w:ascii="Arial" w:hAnsi="Arial" w:cs="Arial"/>
          </w:rPr>
          <w:delText>9.1.4.2</w:delText>
        </w:r>
      </w:del>
      <w:r w:rsidR="00087E3E">
        <w:fldChar w:fldCharType="end"/>
      </w:r>
      <w:r w:rsidRPr="00C72BB6">
        <w:rPr>
          <w:rFonts w:ascii="Arial" w:hAnsi="Arial" w:cs="Arial"/>
        </w:rPr>
        <w:t>) which will be a copy of record in temporary table. This table shall contain Location-wise MA content information (audio file names, duration, etc.) and will be later used for data reporting purpose.</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The type of content shall be determined based on the naming convention for content name. The details on naming convention are available in </w:t>
      </w:r>
      <w:r w:rsidR="00087E3E">
        <w:fldChar w:fldCharType="begin"/>
      </w:r>
      <w:r w:rsidR="00087E3E">
        <w:instrText xml:space="preserve"> REF _Ref411518993 \r \h  \* MERGEFORMAT </w:instrText>
      </w:r>
      <w:r w:rsidR="00087E3E">
        <w:fldChar w:fldCharType="separate"/>
      </w:r>
      <w:ins w:id="595" w:author="Sumit Pabbi" w:date="2015-04-13T20:05:00Z">
        <w:r w:rsidR="00655E56" w:rsidRPr="00C72BB6">
          <w:rPr>
            <w:rFonts w:ascii="Arial" w:hAnsi="Arial" w:cs="Arial"/>
          </w:rPr>
          <w:t>11.2.7.5.1</w:t>
        </w:r>
      </w:ins>
      <w:del w:id="596" w:author="Sumit Pabbi" w:date="2015-04-10T23:02:00Z">
        <w:r w:rsidR="00D6491D" w:rsidRPr="00C72BB6" w:rsidDel="00C7075E">
          <w:rPr>
            <w:rFonts w:ascii="Arial" w:hAnsi="Arial" w:cs="Arial"/>
          </w:rPr>
          <w:delText>10.2.7.5.1</w:delText>
        </w:r>
      </w:del>
      <w:r w:rsidR="00087E3E">
        <w:fldChar w:fldCharType="end"/>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index number will also be determined from content name if content is of type chapter, lesson or question.</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Based on the type of content and index number of the content, the record shall be created/modified in MA content tables (refer</w:t>
      </w:r>
      <w:r w:rsidR="00DF76CE" w:rsidRPr="00C72BB6">
        <w:rPr>
          <w:rFonts w:ascii="Arial" w:hAnsi="Arial" w:cs="Arial"/>
        </w:rPr>
        <w:t xml:space="preserve"> </w:t>
      </w:r>
      <w:r w:rsidR="00087E3E">
        <w:fldChar w:fldCharType="begin"/>
      </w:r>
      <w:r w:rsidR="00087E3E">
        <w:instrText xml:space="preserve"> REF _Ref415044516 \r \h  \* MERGEFORMAT </w:instrText>
      </w:r>
      <w:r w:rsidR="00087E3E">
        <w:fldChar w:fldCharType="separate"/>
      </w:r>
      <w:ins w:id="597" w:author="Sumit Pabbi" w:date="2015-04-13T20:05:00Z">
        <w:r w:rsidR="00655E56" w:rsidRPr="00C72BB6">
          <w:rPr>
            <w:rFonts w:ascii="Arial" w:hAnsi="Arial" w:cs="Arial"/>
          </w:rPr>
          <w:t>10.1.5.3</w:t>
        </w:r>
      </w:ins>
      <w:del w:id="598" w:author="Sumit Pabbi" w:date="2015-04-10T23:02:00Z">
        <w:r w:rsidR="00D6491D" w:rsidRPr="00C72BB6" w:rsidDel="00C7075E">
          <w:rPr>
            <w:rFonts w:ascii="Arial" w:hAnsi="Arial" w:cs="Arial"/>
          </w:rPr>
          <w:delText>9.1.4.3</w:delText>
        </w:r>
      </w:del>
      <w:r w:rsidR="00087E3E">
        <w:fldChar w:fldCharType="end"/>
      </w:r>
      <w:r w:rsidRPr="00C72BB6">
        <w:rPr>
          <w:rFonts w:ascii="Arial" w:hAnsi="Arial" w:cs="Arial"/>
        </w:rPr>
        <w:t>). These tables shall contain the MA Chapter, Lesson, Quiz content information. Data in these tables along with the data in mTraining tables shall be used to create the MA Course Structure file that shall be shared with IVR.</w:t>
      </w:r>
    </w:p>
    <w:p w:rsidR="005D66BB" w:rsidRPr="00C72BB6" w:rsidRDefault="005D66BB" w:rsidP="005D66BB">
      <w:pPr>
        <w:pStyle w:val="ListParagraph"/>
        <w:numPr>
          <w:ilvl w:val="0"/>
          <w:numId w:val="5"/>
        </w:numPr>
        <w:spacing w:line="360" w:lineRule="auto"/>
        <w:rPr>
          <w:rFonts w:ascii="Arial" w:hAnsi="Arial" w:cs="Arial"/>
        </w:rPr>
      </w:pPr>
      <w:r w:rsidRPr="00C72BB6">
        <w:rPr>
          <w:rFonts w:ascii="Arial" w:hAnsi="Arial" w:cs="Arial"/>
        </w:rPr>
        <w:t xml:space="preserve">Once the course content is completely populated in content tables, the state of course will be marked as </w:t>
      </w:r>
      <w:r w:rsidRPr="00C72BB6">
        <w:rPr>
          <w:rFonts w:ascii="Arial" w:hAnsi="Arial" w:cs="Arial"/>
          <w:i/>
        </w:rPr>
        <w:t>ACTIVE</w:t>
      </w:r>
      <w:r w:rsidRPr="00C72BB6">
        <w:rPr>
          <w:rFonts w:ascii="Arial" w:hAnsi="Arial" w:cs="Arial"/>
        </w:rPr>
        <w:t xml:space="preserve"> in mTraining course table.</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In case of modification, it is possible to change following for a given Circle, LLC and Content Name:</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Audio file name :</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 xml:space="preserve"> Content ID</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Content Duration</w:t>
      </w:r>
    </w:p>
    <w:p w:rsidR="007078ED" w:rsidRPr="00C72BB6" w:rsidRDefault="007078ED" w:rsidP="005B1FD3">
      <w:pPr>
        <w:pStyle w:val="ListParagraph"/>
        <w:numPr>
          <w:ilvl w:val="0"/>
          <w:numId w:val="33"/>
        </w:numPr>
        <w:spacing w:line="360" w:lineRule="auto"/>
        <w:rPr>
          <w:rFonts w:ascii="Arial" w:hAnsi="Arial" w:cs="Arial"/>
        </w:rPr>
      </w:pPr>
      <w:r w:rsidRPr="00C72BB6">
        <w:rPr>
          <w:rFonts w:ascii="Arial" w:hAnsi="Arial" w:cs="Arial"/>
        </w:rPr>
        <w:t>Answer option for a question</w:t>
      </w:r>
    </w:p>
    <w:p w:rsidR="007078ED" w:rsidRPr="00C72BB6" w:rsidRDefault="007078ED" w:rsidP="005B1FD3">
      <w:pPr>
        <w:pStyle w:val="ListParagraph"/>
        <w:numPr>
          <w:ilvl w:val="0"/>
          <w:numId w:val="34"/>
        </w:numPr>
        <w:spacing w:line="360" w:lineRule="auto"/>
        <w:rPr>
          <w:rFonts w:ascii="Arial" w:hAnsi="Arial" w:cs="Arial"/>
        </w:rPr>
      </w:pPr>
      <w:r w:rsidRPr="00C72BB6">
        <w:rPr>
          <w:rFonts w:ascii="Arial" w:hAnsi="Arial" w:cs="Arial"/>
        </w:rPr>
        <w:t xml:space="preserve">If </w:t>
      </w:r>
      <w:r w:rsidRPr="00C72BB6">
        <w:rPr>
          <w:rFonts w:ascii="Arial" w:hAnsi="Arial" w:cs="Arial"/>
          <w:i/>
        </w:rPr>
        <w:t>audio file name</w:t>
      </w:r>
      <w:r w:rsidRPr="00C72BB6">
        <w:rPr>
          <w:rFonts w:ascii="Arial" w:hAnsi="Arial" w:cs="Arial"/>
        </w:rPr>
        <w:t xml:space="preserve"> or </w:t>
      </w:r>
      <w:r w:rsidRPr="00C72BB6">
        <w:rPr>
          <w:rFonts w:ascii="Arial" w:hAnsi="Arial" w:cs="Arial"/>
          <w:i/>
        </w:rPr>
        <w:t>answer option for a question</w:t>
      </w:r>
      <w:r w:rsidRPr="00C72BB6">
        <w:rPr>
          <w:rFonts w:ascii="Arial" w:hAnsi="Arial" w:cs="Arial"/>
        </w:rPr>
        <w:t xml:space="preserve"> has changed then it needs to be validated that same </w:t>
      </w:r>
      <w:r w:rsidRPr="00C72BB6">
        <w:rPr>
          <w:rFonts w:ascii="Arial" w:hAnsi="Arial" w:cs="Arial"/>
          <w:i/>
        </w:rPr>
        <w:t>audio file name</w:t>
      </w:r>
      <w:r w:rsidRPr="00C72BB6">
        <w:rPr>
          <w:rFonts w:ascii="Arial" w:hAnsi="Arial" w:cs="Arial"/>
        </w:rPr>
        <w:t xml:space="preserve"> or </w:t>
      </w:r>
      <w:r w:rsidRPr="00C72BB6">
        <w:rPr>
          <w:rFonts w:ascii="Arial" w:hAnsi="Arial" w:cs="Arial"/>
          <w:i/>
        </w:rPr>
        <w:t>answer option for a question</w:t>
      </w:r>
      <w:r w:rsidRPr="00C72BB6">
        <w:rPr>
          <w:rFonts w:ascii="Arial" w:hAnsi="Arial" w:cs="Arial"/>
        </w:rPr>
        <w:t xml:space="preserve"> has been received in CSV file for all existing LLCs in the system since the course structure is same across all LLCs. </w:t>
      </w:r>
    </w:p>
    <w:p w:rsidR="007078ED" w:rsidRPr="00C72BB6" w:rsidRDefault="007078ED" w:rsidP="005B1FD3">
      <w:pPr>
        <w:pStyle w:val="ListParagraph"/>
        <w:numPr>
          <w:ilvl w:val="0"/>
          <w:numId w:val="34"/>
        </w:numPr>
        <w:spacing w:line="360" w:lineRule="auto"/>
        <w:ind w:left="763"/>
        <w:rPr>
          <w:rFonts w:ascii="Arial" w:hAnsi="Arial" w:cs="Arial"/>
        </w:rPr>
      </w:pPr>
      <w:r w:rsidRPr="00C72BB6">
        <w:rPr>
          <w:rFonts w:ascii="Arial" w:hAnsi="Arial" w:cs="Arial"/>
        </w:rPr>
        <w:t xml:space="preserve">Every such modification is considered as a modification in course structure. Hence for every such modification the </w:t>
      </w:r>
      <w:r w:rsidRPr="00C72BB6">
        <w:rPr>
          <w:rFonts w:ascii="Arial" w:hAnsi="Arial" w:cs="Arial"/>
          <w:i/>
        </w:rPr>
        <w:t>modificationDate</w:t>
      </w:r>
      <w:r w:rsidRPr="00C72BB6">
        <w:rPr>
          <w:rFonts w:ascii="Arial" w:hAnsi="Arial" w:cs="Arial"/>
        </w:rPr>
        <w:t xml:space="preserve"> field in mTraining course table should be updated. In order to do so, the course object will be retrieved and will be updated with same object in database. This will generate a new value for </w:t>
      </w:r>
      <w:r w:rsidRPr="00C72BB6">
        <w:rPr>
          <w:rFonts w:ascii="Arial" w:hAnsi="Arial" w:cs="Arial"/>
          <w:i/>
        </w:rPr>
        <w:t>modificationDate</w:t>
      </w:r>
      <w:r w:rsidRPr="00C72BB6">
        <w:rPr>
          <w:rFonts w:ascii="Arial" w:hAnsi="Arial" w:cs="Arial"/>
        </w:rPr>
        <w:t xml:space="preserve"> field. This field will further serve as version of MA course in </w:t>
      </w:r>
      <w:r w:rsidRPr="00C72BB6">
        <w:rPr>
          <w:rFonts w:ascii="Arial" w:hAnsi="Arial" w:cs="Arial"/>
          <w:i/>
        </w:rPr>
        <w:t>Get Course Version</w:t>
      </w:r>
      <w:r w:rsidR="00AE6A49" w:rsidRPr="00C72BB6">
        <w:rPr>
          <w:rFonts w:ascii="Arial" w:hAnsi="Arial" w:cs="Arial"/>
        </w:rPr>
        <w:t xml:space="preserve"> API (r</w:t>
      </w:r>
      <w:r w:rsidRPr="00C72BB6">
        <w:rPr>
          <w:rFonts w:ascii="Arial" w:hAnsi="Arial" w:cs="Arial"/>
        </w:rPr>
        <w:t xml:space="preserve">efer </w:t>
      </w:r>
      <w:r w:rsidR="00087E3E">
        <w:fldChar w:fldCharType="begin"/>
      </w:r>
      <w:r w:rsidR="00087E3E">
        <w:instrText xml:space="preserve"> REF _Ref414962421 \r \h  \* MERGEFORMAT </w:instrText>
      </w:r>
      <w:r w:rsidR="00087E3E">
        <w:fldChar w:fldCharType="separate"/>
      </w:r>
      <w:r w:rsidR="00655E56" w:rsidRPr="00C72BB6">
        <w:rPr>
          <w:rFonts w:ascii="Arial" w:hAnsi="Arial" w:cs="Arial"/>
        </w:rPr>
        <w:t>3.3.4</w:t>
      </w:r>
      <w:r w:rsidR="00087E3E">
        <w:fldChar w:fldCharType="end"/>
      </w:r>
      <w:r w:rsidR="00AE6A49" w:rsidRPr="00C72BB6">
        <w:rPr>
          <w:rFonts w:ascii="Arial" w:hAnsi="Arial" w:cs="Arial"/>
        </w:rPr>
        <w:t>).</w:t>
      </w:r>
    </w:p>
    <w:p w:rsidR="007078ED" w:rsidRPr="00C72BB6" w:rsidRDefault="00432797" w:rsidP="00AD5C2F">
      <w:pPr>
        <w:pStyle w:val="Heading2"/>
        <w:numPr>
          <w:ilvl w:val="1"/>
          <w:numId w:val="1"/>
        </w:numPr>
      </w:pPr>
      <w:bookmarkStart w:id="599" w:name="_Toc416719406"/>
      <w:r w:rsidRPr="00C72BB6">
        <w:t>Service</w:t>
      </w:r>
      <w:r w:rsidR="000F2CC2" w:rsidRPr="00C72BB6">
        <w:t xml:space="preserve"> </w:t>
      </w:r>
      <w:r w:rsidR="00253E9F" w:rsidRPr="00C72BB6">
        <w:t>Provided</w:t>
      </w:r>
      <w:r w:rsidRPr="00C72BB6">
        <w:t xml:space="preserve"> to IVR</w:t>
      </w:r>
      <w:bookmarkEnd w:id="599"/>
    </w:p>
    <w:p w:rsidR="007078ED" w:rsidRPr="00C72BB6" w:rsidRDefault="007078ED" w:rsidP="004C20C6">
      <w:pPr>
        <w:rPr>
          <w:rFonts w:ascii="Arial" w:hAnsi="Arial" w:cs="Arial"/>
        </w:rPr>
      </w:pPr>
      <w:r w:rsidRPr="00C72BB6">
        <w:rPr>
          <w:rFonts w:ascii="Arial" w:hAnsi="Arial" w:cs="Arial"/>
        </w:rPr>
        <w:t xml:space="preserve">Mobile Academy exposes a service for data exchange between IVR and Mobile Academy </w:t>
      </w:r>
      <w:r w:rsidR="004C20C6" w:rsidRPr="00C72BB6">
        <w:rPr>
          <w:rFonts w:ascii="Arial" w:hAnsi="Arial" w:cs="Arial"/>
        </w:rPr>
        <w:t xml:space="preserve">module. </w:t>
      </w:r>
      <w:r w:rsidR="001829E3" w:rsidRPr="00C72BB6">
        <w:rPr>
          <w:rFonts w:ascii="Arial" w:hAnsi="Arial" w:cs="Arial"/>
        </w:rPr>
        <w:t xml:space="preserve">The </w:t>
      </w:r>
      <w:r w:rsidR="004C20C6" w:rsidRPr="00C72BB6">
        <w:rPr>
          <w:rFonts w:ascii="Arial" w:hAnsi="Arial" w:cs="Arial"/>
        </w:rPr>
        <w:t xml:space="preserve">design </w:t>
      </w:r>
      <w:r w:rsidR="001829E3" w:rsidRPr="00C72BB6">
        <w:rPr>
          <w:rFonts w:ascii="Arial" w:hAnsi="Arial" w:cs="Arial"/>
        </w:rPr>
        <w:t>description of the services interface API</w:t>
      </w:r>
      <w:r w:rsidR="004C20C6" w:rsidRPr="00C72BB6">
        <w:rPr>
          <w:rFonts w:ascii="Arial" w:hAnsi="Arial" w:cs="Arial"/>
        </w:rPr>
        <w:t>s</w:t>
      </w:r>
      <w:r w:rsidR="001829E3" w:rsidRPr="00C72BB6">
        <w:rPr>
          <w:rFonts w:ascii="Arial" w:hAnsi="Arial" w:cs="Arial"/>
        </w:rPr>
        <w:t xml:space="preserve"> is given </w:t>
      </w:r>
      <w:r w:rsidRPr="00C72BB6">
        <w:rPr>
          <w:rFonts w:ascii="Arial" w:hAnsi="Arial" w:cs="Arial"/>
        </w:rPr>
        <w:t>in following sections.</w:t>
      </w:r>
    </w:p>
    <w:p w:rsidR="007078ED" w:rsidRPr="00C72BB6" w:rsidRDefault="007078ED" w:rsidP="00AD5C2F">
      <w:pPr>
        <w:pStyle w:val="Heading3"/>
      </w:pPr>
      <w:bookmarkStart w:id="600" w:name="_Toc416719407"/>
      <w:r w:rsidRPr="00C72BB6">
        <w:t>Get User Details</w:t>
      </w:r>
      <w:bookmarkEnd w:id="600"/>
    </w:p>
    <w:p w:rsidR="007078ED" w:rsidRPr="00C72BB6" w:rsidRDefault="007078ED" w:rsidP="005B1FD3">
      <w:pPr>
        <w:pStyle w:val="ListParagraph"/>
        <w:numPr>
          <w:ilvl w:val="0"/>
          <w:numId w:val="25"/>
        </w:numPr>
        <w:spacing w:line="360" w:lineRule="auto"/>
        <w:ind w:left="1080"/>
        <w:rPr>
          <w:rFonts w:ascii="Arial" w:hAnsi="Arial" w:cs="Arial"/>
        </w:rPr>
      </w:pPr>
      <w:r w:rsidRPr="00C72BB6">
        <w:rPr>
          <w:rFonts w:ascii="Arial" w:hAnsi="Arial" w:cs="Arial"/>
        </w:rPr>
        <w:t xml:space="preserve">MA shall expose </w:t>
      </w:r>
      <w:r w:rsidRPr="00C72BB6">
        <w:rPr>
          <w:rFonts w:ascii="Arial" w:hAnsi="Arial" w:cs="Arial"/>
          <w:i/>
        </w:rPr>
        <w:t>Get User Details</w:t>
      </w:r>
      <w:r w:rsidRPr="00C72BB6">
        <w:rPr>
          <w:rFonts w:ascii="Arial" w:hAnsi="Arial" w:cs="Arial"/>
        </w:rPr>
        <w:t xml:space="preserve"> API for fetching the user details given the MSISDN, operator and circle from where call has originated. (refer</w:t>
      </w:r>
      <w:r w:rsidR="00973444" w:rsidRPr="00C72BB6">
        <w:rPr>
          <w:rFonts w:ascii="Arial" w:hAnsi="Arial" w:cs="Arial"/>
        </w:rPr>
        <w:t xml:space="preserve">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Pr="00C72BB6">
        <w:rPr>
          <w:rFonts w:ascii="Arial" w:hAnsi="Arial" w:cs="Arial"/>
        </w:rPr>
        <w:t>, section 2.2.1)</w:t>
      </w:r>
    </w:p>
    <w:p w:rsidR="007078ED" w:rsidRPr="00C72BB6" w:rsidRDefault="007078ED" w:rsidP="005B1FD3">
      <w:pPr>
        <w:pStyle w:val="ListParagraph"/>
        <w:numPr>
          <w:ilvl w:val="0"/>
          <w:numId w:val="25"/>
        </w:numPr>
        <w:spacing w:line="360" w:lineRule="auto"/>
        <w:ind w:left="1080"/>
        <w:rPr>
          <w:rFonts w:ascii="Arial" w:hAnsi="Arial" w:cs="Arial"/>
        </w:rPr>
      </w:pPr>
      <w:r w:rsidRPr="00C72BB6">
        <w:rPr>
          <w:rFonts w:ascii="Arial" w:hAnsi="Arial" w:cs="Arial"/>
        </w:rPr>
        <w:t>These parameters (circle, operator and MSIDN) shall go through data type validation and shall be used to further retrieve user detai</w:t>
      </w:r>
      <w:r w:rsidR="00973444" w:rsidRPr="00C72BB6">
        <w:rPr>
          <w:rFonts w:ascii="Arial" w:hAnsi="Arial" w:cs="Arial"/>
        </w:rPr>
        <w:t>ls from FrontLineWorker service API (refer</w:t>
      </w:r>
      <w:r w:rsidR="00FC1CD9" w:rsidRPr="00C72BB6">
        <w:rPr>
          <w:rFonts w:ascii="Arial" w:hAnsi="Arial" w:cs="Arial"/>
        </w:rPr>
        <w:t xml:space="preserve"> </w:t>
      </w:r>
      <w:r w:rsidR="00087E3E">
        <w:fldChar w:fldCharType="begin"/>
      </w:r>
      <w:r w:rsidR="00087E3E">
        <w:instrText xml:space="preserve"> REF _Ref415061481 \r \h  \* MERGEFORMAT </w:instrText>
      </w:r>
      <w:r w:rsidR="00087E3E">
        <w:fldChar w:fldCharType="separate"/>
      </w:r>
      <w:ins w:id="601" w:author="Sumit Pabbi" w:date="2015-04-13T20:05:00Z">
        <w:r w:rsidR="00655E56" w:rsidRPr="00C72BB6">
          <w:rPr>
            <w:rFonts w:ascii="Arial" w:hAnsi="Arial" w:cs="Arial"/>
          </w:rPr>
          <w:t>8.3.1</w:t>
        </w:r>
      </w:ins>
      <w:del w:id="602" w:author="Sumit Pabbi" w:date="2015-04-12T20:52:00Z">
        <w:r w:rsidR="004563B7" w:rsidRPr="00C72BB6" w:rsidDel="00632731">
          <w:rPr>
            <w:rFonts w:ascii="Arial" w:hAnsi="Arial" w:cs="Arial"/>
          </w:rPr>
          <w:delText>7.3.1</w:delText>
        </w:r>
      </w:del>
      <w:r w:rsidR="00087E3E">
        <w:fldChar w:fldCharType="end"/>
      </w:r>
      <w:r w:rsidR="00973444" w:rsidRPr="00C72BB6">
        <w:rPr>
          <w:rFonts w:ascii="Arial" w:hAnsi="Arial" w:cs="Arial"/>
        </w:rPr>
        <w:t>)</w:t>
      </w:r>
    </w:p>
    <w:p w:rsidR="007078ED" w:rsidRPr="00C72BB6" w:rsidRDefault="007078ED" w:rsidP="005B1FD3">
      <w:pPr>
        <w:pStyle w:val="ListParagraph"/>
        <w:numPr>
          <w:ilvl w:val="0"/>
          <w:numId w:val="25"/>
        </w:numPr>
        <w:spacing w:line="360" w:lineRule="auto"/>
        <w:ind w:left="1080"/>
        <w:rPr>
          <w:rFonts w:ascii="Arial" w:hAnsi="Arial" w:cs="Arial"/>
        </w:rPr>
      </w:pPr>
      <w:r w:rsidRPr="00C72BB6">
        <w:rPr>
          <w:rFonts w:ascii="Arial" w:hAnsi="Arial" w:cs="Arial"/>
        </w:rPr>
        <w:t>The FrontLineWorker service shall return following user details to MA:</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 xml:space="preserve">Whether FLW exists already </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Is default LLC applicable. This means circle for FLW is not available or is mapped to multiple LLCs so default LLC value shall be used to prompt FLW for entering her LLC preference.</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Value of default LLC</w:t>
      </w:r>
    </w:p>
    <w:p w:rsidR="007078ED" w:rsidRPr="00C72BB6" w:rsidRDefault="007078ED" w:rsidP="005B1FD3">
      <w:pPr>
        <w:pStyle w:val="ListParagraph"/>
        <w:numPr>
          <w:ilvl w:val="0"/>
          <w:numId w:val="41"/>
        </w:numPr>
        <w:spacing w:line="360" w:lineRule="auto"/>
        <w:rPr>
          <w:rFonts w:ascii="Arial" w:hAnsi="Arial" w:cs="Arial"/>
        </w:rPr>
      </w:pPr>
      <w:r w:rsidRPr="00C72BB6">
        <w:rPr>
          <w:rFonts w:ascii="Arial" w:hAnsi="Arial" w:cs="Arial"/>
        </w:rPr>
        <w:t xml:space="preserve">Circle </w:t>
      </w:r>
    </w:p>
    <w:p w:rsidR="007078ED" w:rsidRPr="00C72BB6" w:rsidRDefault="007078ED" w:rsidP="005B1FD3">
      <w:pPr>
        <w:pStyle w:val="ListParagraph"/>
        <w:numPr>
          <w:ilvl w:val="0"/>
          <w:numId w:val="41"/>
        </w:numPr>
        <w:spacing w:line="360" w:lineRule="auto"/>
        <w:rPr>
          <w:ins w:id="603" w:author="Sumit Pabbi" w:date="2015-04-10T23:07:00Z"/>
          <w:rFonts w:ascii="Arial" w:hAnsi="Arial" w:cs="Arial"/>
        </w:rPr>
      </w:pPr>
      <w:r w:rsidRPr="00C72BB6">
        <w:rPr>
          <w:rFonts w:ascii="Arial" w:hAnsi="Arial" w:cs="Arial"/>
        </w:rPr>
        <w:t>State level capping for MA usage</w:t>
      </w:r>
    </w:p>
    <w:p w:rsidR="00E523D0" w:rsidRPr="00C72BB6" w:rsidRDefault="00E523D0" w:rsidP="00E523D0">
      <w:pPr>
        <w:pStyle w:val="ListParagraph"/>
        <w:numPr>
          <w:ilvl w:val="0"/>
          <w:numId w:val="41"/>
        </w:numPr>
        <w:spacing w:line="360" w:lineRule="auto"/>
        <w:rPr>
          <w:ins w:id="604" w:author="Sumit Pabbi" w:date="2015-04-10T23:07:00Z"/>
          <w:rFonts w:ascii="Arial" w:hAnsi="Arial" w:cs="Arial"/>
        </w:rPr>
      </w:pPr>
      <w:ins w:id="605" w:author="Sumit Pabbi" w:date="2015-04-10T23:07:00Z">
        <w:r w:rsidRPr="00C72BB6">
          <w:rPr>
            <w:rFonts w:ascii="Arial" w:hAnsi="Arial" w:cs="Arial"/>
          </w:rPr>
          <w:t>Deployment status in that state</w:t>
        </w:r>
      </w:ins>
    </w:p>
    <w:p w:rsidR="00E523D0" w:rsidRPr="00C72BB6" w:rsidRDefault="006A3E99" w:rsidP="00E523D0">
      <w:pPr>
        <w:pStyle w:val="ListParagraph"/>
        <w:numPr>
          <w:ilvl w:val="0"/>
          <w:numId w:val="41"/>
        </w:numPr>
        <w:spacing w:line="360" w:lineRule="auto"/>
        <w:contextualSpacing w:val="0"/>
        <w:rPr>
          <w:ins w:id="606" w:author="Sumit Pabbi" w:date="2015-04-10T23:07:00Z"/>
          <w:rFonts w:ascii="Arial" w:hAnsi="Arial" w:cs="Arial"/>
        </w:rPr>
      </w:pPr>
      <w:ins w:id="607" w:author="Sumit Pabbi" w:date="2015-04-12T18:20:00Z">
        <w:r w:rsidRPr="00C72BB6">
          <w:rPr>
            <w:rFonts w:ascii="Arial" w:hAnsi="Arial" w:cs="Arial"/>
          </w:rPr>
          <w:t xml:space="preserve">Whether the FLW </w:t>
        </w:r>
      </w:ins>
      <w:ins w:id="608" w:author="Sumit Pabbi" w:date="2015-04-12T18:21:00Z">
        <w:r w:rsidRPr="00C72BB6">
          <w:rPr>
            <w:rFonts w:ascii="Arial" w:hAnsi="Arial" w:cs="Arial"/>
          </w:rPr>
          <w:t xml:space="preserve">is </w:t>
        </w:r>
      </w:ins>
      <w:ins w:id="609" w:author="Sumit Pabbi" w:date="2015-04-10T23:07:00Z">
        <w:r w:rsidR="00E523D0" w:rsidRPr="00C72BB6">
          <w:rPr>
            <w:rFonts w:ascii="Arial" w:hAnsi="Arial" w:cs="Arial"/>
          </w:rPr>
          <w:t>white-</w:t>
        </w:r>
      </w:ins>
      <w:ins w:id="610" w:author="Sumit Pabbi" w:date="2015-04-12T18:20:00Z">
        <w:r w:rsidRPr="00C72BB6">
          <w:rPr>
            <w:rFonts w:ascii="Arial" w:hAnsi="Arial" w:cs="Arial"/>
          </w:rPr>
          <w:t>listed</w:t>
        </w:r>
      </w:ins>
    </w:p>
    <w:p w:rsidR="007078ED" w:rsidRPr="00C72BB6" w:rsidRDefault="007078ED" w:rsidP="00E523D0">
      <w:pPr>
        <w:pStyle w:val="ListParagraph"/>
        <w:numPr>
          <w:ilvl w:val="0"/>
          <w:numId w:val="25"/>
        </w:numPr>
        <w:spacing w:line="360" w:lineRule="auto"/>
        <w:ind w:left="1080"/>
        <w:contextualSpacing w:val="0"/>
        <w:rPr>
          <w:rFonts w:ascii="Arial" w:hAnsi="Arial" w:cs="Arial"/>
        </w:rPr>
      </w:pPr>
      <w:r w:rsidRPr="00C72BB6">
        <w:rPr>
          <w:rFonts w:ascii="Arial" w:hAnsi="Arial" w:cs="Arial"/>
        </w:rPr>
        <w:t>MA needs to provide following parameters for an FLW to the IVR. Out of these parameter</w:t>
      </w:r>
      <w:r w:rsidR="00E37FD1" w:rsidRPr="00C72BB6">
        <w:rPr>
          <w:rFonts w:ascii="Arial" w:hAnsi="Arial" w:cs="Arial"/>
        </w:rPr>
        <w:t xml:space="preserve">s, the value of ‘circle’ </w:t>
      </w:r>
      <w:r w:rsidRPr="00C72BB6">
        <w:rPr>
          <w:rFonts w:ascii="Arial" w:hAnsi="Arial" w:cs="Arial"/>
        </w:rPr>
        <w:t xml:space="preserve">provided by FrontLineWorker Service </w:t>
      </w:r>
      <w:r w:rsidR="00E37FD1" w:rsidRPr="00C72BB6">
        <w:rPr>
          <w:rFonts w:ascii="Arial" w:hAnsi="Arial" w:cs="Arial"/>
        </w:rPr>
        <w:t xml:space="preserve">is used as is; </w:t>
      </w:r>
      <w:r w:rsidRPr="00C72BB6">
        <w:rPr>
          <w:rFonts w:ascii="Arial" w:hAnsi="Arial" w:cs="Arial"/>
        </w:rPr>
        <w:t>other parame</w:t>
      </w:r>
      <w:r w:rsidR="00E37FD1" w:rsidRPr="00C72BB6">
        <w:rPr>
          <w:rFonts w:ascii="Arial" w:hAnsi="Arial" w:cs="Arial"/>
        </w:rPr>
        <w:t>ters are determined by MA (as described in the following sections):</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Circle</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LLC</w:t>
      </w:r>
      <w:r w:rsidR="00973444" w:rsidRPr="00C72BB6">
        <w:rPr>
          <w:rFonts w:ascii="Arial" w:hAnsi="Arial" w:cs="Arial"/>
        </w:rPr>
        <w:t xml:space="preserve"> (r</w:t>
      </w:r>
      <w:r w:rsidRPr="00C72BB6">
        <w:rPr>
          <w:rFonts w:ascii="Arial" w:hAnsi="Arial" w:cs="Arial"/>
        </w:rPr>
        <w:t xml:space="preserve">efer section </w:t>
      </w:r>
      <w:r w:rsidR="00087E3E">
        <w:fldChar w:fldCharType="begin"/>
      </w:r>
      <w:r w:rsidR="00087E3E">
        <w:instrText xml:space="preserve"> REF _Ref414967112 \r \h  \* MERGEFORMAT </w:instrText>
      </w:r>
      <w:r w:rsidR="00087E3E">
        <w:fldChar w:fldCharType="separate"/>
      </w:r>
      <w:r w:rsidR="00655E56" w:rsidRPr="00C72BB6">
        <w:rPr>
          <w:rFonts w:ascii="Arial" w:hAnsi="Arial" w:cs="Arial"/>
        </w:rPr>
        <w:t>3.3.1.1</w:t>
      </w:r>
      <w:r w:rsidR="00087E3E">
        <w:fldChar w:fldCharType="end"/>
      </w:r>
      <w:r w:rsidR="00973444" w:rsidRPr="00C72BB6">
        <w:rPr>
          <w:rFonts w:ascii="Arial" w:hAnsi="Arial" w:cs="Arial"/>
        </w:rPr>
        <w:t>)</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Max Allowed Usage</w:t>
      </w:r>
      <w:r w:rsidR="00973444" w:rsidRPr="00C72BB6">
        <w:rPr>
          <w:rFonts w:ascii="Arial" w:hAnsi="Arial" w:cs="Arial"/>
        </w:rPr>
        <w:t xml:space="preserve"> (r</w:t>
      </w:r>
      <w:r w:rsidRPr="00C72BB6">
        <w:rPr>
          <w:rFonts w:ascii="Arial" w:hAnsi="Arial" w:cs="Arial"/>
        </w:rPr>
        <w:t xml:space="preserve">efer section </w:t>
      </w:r>
      <w:r w:rsidR="00087E3E">
        <w:fldChar w:fldCharType="begin"/>
      </w:r>
      <w:r w:rsidR="00087E3E">
        <w:instrText xml:space="preserve"> REF _Ref414967135 \r \h  \* MERGEFORMAT </w:instrText>
      </w:r>
      <w:r w:rsidR="00087E3E">
        <w:fldChar w:fldCharType="separate"/>
      </w:r>
      <w:r w:rsidR="00655E56" w:rsidRPr="00C72BB6">
        <w:rPr>
          <w:rFonts w:ascii="Arial" w:hAnsi="Arial" w:cs="Arial"/>
        </w:rPr>
        <w:t>3.3.1.2</w:t>
      </w:r>
      <w:r w:rsidR="00087E3E">
        <w:fldChar w:fldCharType="end"/>
      </w:r>
      <w:r w:rsidR="00973444" w:rsidRPr="00C72BB6">
        <w:rPr>
          <w:rFonts w:ascii="Arial" w:hAnsi="Arial" w:cs="Arial"/>
        </w:rPr>
        <w:t>)</w:t>
      </w:r>
    </w:p>
    <w:p w:rsidR="00D93810" w:rsidRPr="00C72BB6" w:rsidRDefault="00D93810" w:rsidP="005B1FD3">
      <w:pPr>
        <w:pStyle w:val="ListParagraph"/>
        <w:numPr>
          <w:ilvl w:val="0"/>
          <w:numId w:val="42"/>
        </w:numPr>
        <w:spacing w:line="360" w:lineRule="auto"/>
        <w:rPr>
          <w:rFonts w:ascii="Arial" w:hAnsi="Arial" w:cs="Arial"/>
        </w:rPr>
      </w:pPr>
      <w:r w:rsidRPr="00C72BB6">
        <w:rPr>
          <w:rFonts w:ascii="Arial" w:hAnsi="Arial" w:cs="Arial"/>
        </w:rPr>
        <w:t xml:space="preserve">Current Usage (refer section </w:t>
      </w:r>
      <w:r w:rsidR="00087E3E">
        <w:fldChar w:fldCharType="begin"/>
      </w:r>
      <w:r w:rsidR="00087E3E">
        <w:instrText xml:space="preserve"> REF _Ref415062405 \r \h  \* MERGEFORMAT </w:instrText>
      </w:r>
      <w:r w:rsidR="00087E3E">
        <w:fldChar w:fldCharType="separate"/>
      </w:r>
      <w:r w:rsidR="00655E56" w:rsidRPr="00C72BB6">
        <w:rPr>
          <w:rFonts w:ascii="Arial" w:hAnsi="Arial" w:cs="Arial"/>
        </w:rPr>
        <w:t>3.3.1.3</w:t>
      </w:r>
      <w:r w:rsidR="00087E3E">
        <w:fldChar w:fldCharType="end"/>
      </w:r>
      <w:r w:rsidRPr="00C72BB6">
        <w:rPr>
          <w:rFonts w:ascii="Arial" w:hAnsi="Arial" w:cs="Arial"/>
        </w:rPr>
        <w:t>)</w:t>
      </w:r>
    </w:p>
    <w:p w:rsidR="00D93810" w:rsidRPr="00C72BB6" w:rsidRDefault="00D93810" w:rsidP="005B1FD3">
      <w:pPr>
        <w:pStyle w:val="ListParagraph"/>
        <w:numPr>
          <w:ilvl w:val="0"/>
          <w:numId w:val="42"/>
        </w:numPr>
        <w:spacing w:line="360" w:lineRule="auto"/>
        <w:rPr>
          <w:rFonts w:ascii="Arial" w:hAnsi="Arial" w:cs="Arial"/>
        </w:rPr>
      </w:pPr>
      <w:r w:rsidRPr="00C72BB6">
        <w:rPr>
          <w:rFonts w:ascii="Arial" w:hAnsi="Arial" w:cs="Arial"/>
        </w:rPr>
        <w:t xml:space="preserve">Max Allowed End Of Usage Prompt Limit (refer section </w:t>
      </w:r>
      <w:r w:rsidR="00087E3E">
        <w:fldChar w:fldCharType="begin"/>
      </w:r>
      <w:r w:rsidR="00087E3E">
        <w:instrText xml:space="preserve"> REF _Ref414967165 \r \h  \* MERGEFORMAT </w:instrText>
      </w:r>
      <w:r w:rsidR="00087E3E">
        <w:fldChar w:fldCharType="separate"/>
      </w:r>
      <w:r w:rsidR="00655E56" w:rsidRPr="00C72BB6">
        <w:rPr>
          <w:rFonts w:ascii="Arial" w:hAnsi="Arial" w:cs="Arial"/>
        </w:rPr>
        <w:t>3.3.1.4</w:t>
      </w:r>
      <w:r w:rsidR="00087E3E">
        <w:fldChar w:fldCharType="end"/>
      </w:r>
      <w:r w:rsidRPr="00C72BB6">
        <w:rPr>
          <w:rFonts w:ascii="Arial" w:hAnsi="Arial" w:cs="Arial"/>
        </w:rPr>
        <w:t>)</w:t>
      </w:r>
    </w:p>
    <w:p w:rsidR="007078ED" w:rsidRPr="00C72BB6" w:rsidRDefault="007078ED" w:rsidP="005B1FD3">
      <w:pPr>
        <w:pStyle w:val="ListParagraph"/>
        <w:numPr>
          <w:ilvl w:val="0"/>
          <w:numId w:val="42"/>
        </w:numPr>
        <w:spacing w:line="360" w:lineRule="auto"/>
        <w:rPr>
          <w:rFonts w:ascii="Arial" w:hAnsi="Arial" w:cs="Arial"/>
        </w:rPr>
      </w:pPr>
      <w:r w:rsidRPr="00C72BB6">
        <w:rPr>
          <w:rFonts w:ascii="Arial" w:hAnsi="Arial" w:cs="Arial"/>
        </w:rPr>
        <w:t>End Of Usage Prompt Counter</w:t>
      </w:r>
      <w:r w:rsidR="00973444" w:rsidRPr="00C72BB6">
        <w:rPr>
          <w:rFonts w:ascii="Arial" w:hAnsi="Arial" w:cs="Arial"/>
        </w:rPr>
        <w:t xml:space="preserve"> (r</w:t>
      </w:r>
      <w:r w:rsidRPr="00C72BB6">
        <w:rPr>
          <w:rFonts w:ascii="Arial" w:hAnsi="Arial" w:cs="Arial"/>
        </w:rPr>
        <w:t>efer section</w:t>
      </w:r>
      <w:r w:rsidR="00D93810" w:rsidRPr="00C72BB6">
        <w:rPr>
          <w:rFonts w:ascii="Arial" w:hAnsi="Arial" w:cs="Arial"/>
        </w:rPr>
        <w:t xml:space="preserve"> </w:t>
      </w:r>
      <w:r w:rsidR="00087E3E">
        <w:fldChar w:fldCharType="begin"/>
      </w:r>
      <w:r w:rsidR="00087E3E">
        <w:instrText xml:space="preserve"> REF _Ref415062425 \r \h  \* MERGEFORMAT </w:instrText>
      </w:r>
      <w:r w:rsidR="00087E3E">
        <w:fldChar w:fldCharType="separate"/>
      </w:r>
      <w:r w:rsidR="00655E56" w:rsidRPr="00C72BB6">
        <w:rPr>
          <w:rFonts w:ascii="Arial" w:hAnsi="Arial" w:cs="Arial"/>
        </w:rPr>
        <w:t>3.3.1.5</w:t>
      </w:r>
      <w:r w:rsidR="00087E3E">
        <w:fldChar w:fldCharType="end"/>
      </w:r>
      <w:r w:rsidR="00973444" w:rsidRPr="00C72BB6">
        <w:rPr>
          <w:rFonts w:ascii="Arial" w:hAnsi="Arial" w:cs="Arial"/>
        </w:rPr>
        <w:t>)</w:t>
      </w:r>
    </w:p>
    <w:p w:rsidR="007078ED" w:rsidRPr="00C72BB6" w:rsidRDefault="0015662F" w:rsidP="00AD5C2F">
      <w:pPr>
        <w:pStyle w:val="Heading4"/>
        <w:numPr>
          <w:ilvl w:val="3"/>
          <w:numId w:val="1"/>
        </w:numPr>
      </w:pPr>
      <w:bookmarkStart w:id="611" w:name="_Ref414967112"/>
      <w:r w:rsidRPr="00C72BB6">
        <w:t>Language Location Code</w:t>
      </w:r>
      <w:r w:rsidR="007078ED" w:rsidRPr="00C72BB6">
        <w:t xml:space="preserve"> Selection</w:t>
      </w:r>
      <w:bookmarkEnd w:id="611"/>
    </w:p>
    <w:p w:rsidR="007078ED" w:rsidRPr="00C72BB6" w:rsidRDefault="007078ED" w:rsidP="007078ED">
      <w:pPr>
        <w:pStyle w:val="ListParagraph"/>
        <w:numPr>
          <w:ilvl w:val="0"/>
          <w:numId w:val="5"/>
        </w:numPr>
        <w:spacing w:line="360" w:lineRule="auto"/>
        <w:ind w:left="1080"/>
        <w:rPr>
          <w:rFonts w:ascii="Arial" w:hAnsi="Arial" w:cs="Arial"/>
        </w:rPr>
      </w:pPr>
      <w:r w:rsidRPr="00C72BB6">
        <w:rPr>
          <w:rFonts w:ascii="Arial" w:hAnsi="Arial" w:cs="Arial"/>
        </w:rPr>
        <w:t>Given the MSISDN of the user, the LLC of the user shall be determined using t</w:t>
      </w:r>
      <w:r w:rsidR="00973444" w:rsidRPr="00C72BB6">
        <w:rPr>
          <w:rFonts w:ascii="Arial" w:hAnsi="Arial" w:cs="Arial"/>
        </w:rPr>
        <w:t>he FrontLineWorker service API (refer</w:t>
      </w:r>
      <w:r w:rsidR="00FC1CD9" w:rsidRPr="00C72BB6">
        <w:rPr>
          <w:rFonts w:ascii="Arial" w:hAnsi="Arial" w:cs="Arial"/>
        </w:rPr>
        <w:t xml:space="preserve"> </w:t>
      </w:r>
      <w:r w:rsidR="00087E3E">
        <w:fldChar w:fldCharType="begin"/>
      </w:r>
      <w:r w:rsidR="00087E3E">
        <w:instrText xml:space="preserve"> REF _Ref415061481 \r \h  \* MERGEFORMAT </w:instrText>
      </w:r>
      <w:r w:rsidR="00087E3E">
        <w:fldChar w:fldCharType="separate"/>
      </w:r>
      <w:ins w:id="612" w:author="Sumit Pabbi" w:date="2015-04-13T20:05:00Z">
        <w:r w:rsidR="00655E56" w:rsidRPr="00C72BB6">
          <w:rPr>
            <w:rFonts w:ascii="Arial" w:hAnsi="Arial" w:cs="Arial"/>
          </w:rPr>
          <w:t>8.3.1</w:t>
        </w:r>
      </w:ins>
      <w:del w:id="613" w:author="Sumit Pabbi" w:date="2015-04-12T20:52:00Z">
        <w:r w:rsidR="004563B7" w:rsidRPr="00C72BB6" w:rsidDel="00632731">
          <w:rPr>
            <w:rFonts w:ascii="Arial" w:hAnsi="Arial" w:cs="Arial"/>
          </w:rPr>
          <w:delText>7.3.1</w:delText>
        </w:r>
      </w:del>
      <w:r w:rsidR="00087E3E">
        <w:fldChar w:fldCharType="end"/>
      </w:r>
      <w:r w:rsidR="00973444" w:rsidRPr="00C72BB6">
        <w:rPr>
          <w:rFonts w:ascii="Arial" w:hAnsi="Arial" w:cs="Arial"/>
        </w:rPr>
        <w:t>)</w:t>
      </w:r>
    </w:p>
    <w:p w:rsidR="007078ED" w:rsidRPr="00C72BB6" w:rsidRDefault="007078ED" w:rsidP="007078ED">
      <w:pPr>
        <w:pStyle w:val="ListParagraph"/>
        <w:numPr>
          <w:ilvl w:val="0"/>
          <w:numId w:val="5"/>
        </w:numPr>
        <w:spacing w:line="360" w:lineRule="auto"/>
        <w:ind w:left="1080"/>
        <w:rPr>
          <w:rFonts w:ascii="Arial" w:hAnsi="Arial" w:cs="Arial"/>
        </w:rPr>
      </w:pPr>
      <w:r w:rsidRPr="00C72BB6">
        <w:rPr>
          <w:rFonts w:ascii="Arial" w:hAnsi="Arial" w:cs="Arial"/>
        </w:rPr>
        <w:t>If neither LLC nor default LLC is received from FrontLineWorker Service then MA shall return DEFAULT_LANGUAGE_LOCATION_CODE to the IVR.  This code is used by IVR to determine the language in which the user should be prompted to enter her language preference.</w:t>
      </w:r>
    </w:p>
    <w:p w:rsidR="0047443B" w:rsidRPr="00C72BB6" w:rsidRDefault="0047443B" w:rsidP="00AD5C2F">
      <w:pPr>
        <w:pStyle w:val="Heading4"/>
        <w:numPr>
          <w:ilvl w:val="3"/>
          <w:numId w:val="1"/>
        </w:numPr>
      </w:pPr>
      <w:bookmarkStart w:id="614" w:name="_Ref414967135"/>
      <w:bookmarkStart w:id="615" w:name="_Ref414967124"/>
      <w:r w:rsidRPr="00C72BB6">
        <w:t>Maximum Allowed U</w:t>
      </w:r>
      <w:r w:rsidR="0015662F" w:rsidRPr="00C72BB6">
        <w:t>sage D</w:t>
      </w:r>
      <w:r w:rsidRPr="00C72BB6">
        <w:t>etermination</w:t>
      </w:r>
      <w:bookmarkEnd w:id="614"/>
      <w:r w:rsidRPr="00C72BB6">
        <w:t xml:space="preserve"> </w:t>
      </w:r>
    </w:p>
    <w:p w:rsidR="0047443B" w:rsidRPr="00C72BB6" w:rsidRDefault="0047443B" w:rsidP="005B1FD3">
      <w:pPr>
        <w:pStyle w:val="ListParagraph"/>
        <w:numPr>
          <w:ilvl w:val="0"/>
          <w:numId w:val="36"/>
        </w:numPr>
        <w:spacing w:line="360" w:lineRule="auto"/>
        <w:rPr>
          <w:rFonts w:ascii="Arial" w:hAnsi="Arial" w:cs="Arial"/>
        </w:rPr>
      </w:pPr>
      <w:r w:rsidRPr="00C72BB6">
        <w:rPr>
          <w:rFonts w:ascii="Arial" w:hAnsi="Arial" w:cs="Arial"/>
        </w:rPr>
        <w:t xml:space="preserve">The maximum allowed usage shall be filled based on the capping type configured in parameter CAPPING_TYPE (refer </w:t>
      </w:r>
      <w:r w:rsidR="00087E3E">
        <w:fldChar w:fldCharType="begin"/>
      </w:r>
      <w:r w:rsidR="00087E3E">
        <w:instrText xml:space="preserve"> REF _Ref415045507 \r \h  \* MERGEFORMAT </w:instrText>
      </w:r>
      <w:r w:rsidR="00087E3E">
        <w:fldChar w:fldCharType="separate"/>
      </w:r>
      <w:ins w:id="616" w:author="Sumit Pabbi" w:date="2015-04-13T20:05:00Z">
        <w:r w:rsidR="00655E56" w:rsidRPr="00C72BB6">
          <w:rPr>
            <w:rFonts w:ascii="Arial" w:hAnsi="Arial" w:cs="Arial"/>
          </w:rPr>
          <w:t>11.1.2.3.1</w:t>
        </w:r>
      </w:ins>
      <w:del w:id="617" w:author="Sumit Pabbi" w:date="2015-04-10T23:02:00Z">
        <w:r w:rsidR="00D6491D" w:rsidRPr="00C72BB6" w:rsidDel="00C7075E">
          <w:rPr>
            <w:rFonts w:ascii="Arial" w:hAnsi="Arial" w:cs="Arial"/>
          </w:rPr>
          <w:delText>10.1.2.3.1</w:delText>
        </w:r>
      </w:del>
      <w:r w:rsidR="00087E3E">
        <w:fldChar w:fldCharType="end"/>
      </w:r>
      <w:r w:rsidRPr="00C72BB6">
        <w:rPr>
          <w:rFonts w:ascii="Arial" w:hAnsi="Arial" w:cs="Arial"/>
        </w:rPr>
        <w:t xml:space="preserve">). </w:t>
      </w:r>
    </w:p>
    <w:p w:rsidR="0047443B" w:rsidRPr="00C72BB6" w:rsidRDefault="0047443B" w:rsidP="005B1FD3">
      <w:pPr>
        <w:pStyle w:val="ListParagraph"/>
        <w:numPr>
          <w:ilvl w:val="0"/>
          <w:numId w:val="39"/>
        </w:numPr>
        <w:spacing w:line="360" w:lineRule="auto"/>
        <w:rPr>
          <w:rFonts w:ascii="Arial" w:hAnsi="Arial" w:cs="Arial"/>
        </w:rPr>
      </w:pPr>
      <w:r w:rsidRPr="00C72BB6">
        <w:rPr>
          <w:rFonts w:ascii="Arial" w:hAnsi="Arial" w:cs="Arial"/>
        </w:rPr>
        <w:t>If it is configured as ‘No Capping’, there will not be any usage limit for all users who dial MA long code.</w:t>
      </w:r>
    </w:p>
    <w:p w:rsidR="0047443B" w:rsidRPr="00C72BB6" w:rsidRDefault="0047443B" w:rsidP="005B1FD3">
      <w:pPr>
        <w:pStyle w:val="ListParagraph"/>
        <w:numPr>
          <w:ilvl w:val="0"/>
          <w:numId w:val="39"/>
        </w:numPr>
        <w:spacing w:line="360" w:lineRule="auto"/>
        <w:rPr>
          <w:rFonts w:ascii="Arial" w:hAnsi="Arial" w:cs="Arial"/>
        </w:rPr>
      </w:pPr>
      <w:r w:rsidRPr="00C72BB6">
        <w:rPr>
          <w:rFonts w:ascii="Arial" w:hAnsi="Arial" w:cs="Arial"/>
        </w:rPr>
        <w:t>If it is configured to ‘National Capping’ then there will be a single cap for all Indian states for available free talk-time configured in NATIONAL_CAP_VALUE.</w:t>
      </w:r>
    </w:p>
    <w:p w:rsidR="0047443B" w:rsidRPr="00C72BB6" w:rsidRDefault="0047443B" w:rsidP="005B1FD3">
      <w:pPr>
        <w:pStyle w:val="ListParagraph"/>
        <w:numPr>
          <w:ilvl w:val="0"/>
          <w:numId w:val="39"/>
        </w:numPr>
        <w:spacing w:line="360" w:lineRule="auto"/>
        <w:rPr>
          <w:rFonts w:ascii="Arial" w:hAnsi="Arial" w:cs="Arial"/>
        </w:rPr>
      </w:pPr>
      <w:r w:rsidRPr="00C72BB6">
        <w:rPr>
          <w:rFonts w:ascii="Arial" w:hAnsi="Arial" w:cs="Arial"/>
        </w:rPr>
        <w:t xml:space="preserve">If it is configured to ‘State-wise Capping’ then the capping will be as per the usage limit defined for geographical state of the user (refer </w:t>
      </w:r>
      <w:r w:rsidR="00087E3E">
        <w:fldChar w:fldCharType="begin"/>
      </w:r>
      <w:r w:rsidR="00087E3E">
        <w:instrText xml:space="preserve"> REF _Ref412038949 \r \h  \* MERGEFORMAT </w:instrText>
      </w:r>
      <w:r w:rsidR="00087E3E">
        <w:fldChar w:fldCharType="separate"/>
      </w:r>
      <w:ins w:id="618" w:author="Sumit Pabbi" w:date="2015-04-13T20:05:00Z">
        <w:r w:rsidR="00655E56" w:rsidRPr="00C72BB6">
          <w:rPr>
            <w:rFonts w:ascii="Arial" w:hAnsi="Arial" w:cs="Arial"/>
          </w:rPr>
          <w:t>11.2.7.6.2</w:t>
        </w:r>
      </w:ins>
      <w:del w:id="619" w:author="Sumit Pabbi" w:date="2015-04-10T23:02:00Z">
        <w:r w:rsidR="00D6491D" w:rsidRPr="00C72BB6" w:rsidDel="00C7075E">
          <w:rPr>
            <w:rFonts w:ascii="Arial" w:hAnsi="Arial" w:cs="Arial"/>
          </w:rPr>
          <w:delText>10.2.7.6.2</w:delText>
        </w:r>
      </w:del>
      <w:r w:rsidR="00087E3E">
        <w:fldChar w:fldCharType="end"/>
      </w:r>
      <w:r w:rsidRPr="00C72BB6">
        <w:rPr>
          <w:rFonts w:ascii="Arial" w:hAnsi="Arial" w:cs="Arial"/>
        </w:rPr>
        <w:t>).</w:t>
      </w:r>
    </w:p>
    <w:p w:rsidR="007078ED" w:rsidRPr="00C72BB6" w:rsidRDefault="0047443B" w:rsidP="00AD5C2F">
      <w:pPr>
        <w:pStyle w:val="Heading4"/>
        <w:numPr>
          <w:ilvl w:val="3"/>
          <w:numId w:val="1"/>
        </w:numPr>
        <w:spacing w:line="360" w:lineRule="auto"/>
        <w:rPr>
          <w:shd w:val="clear" w:color="auto" w:fill="FFFFFF"/>
        </w:rPr>
      </w:pPr>
      <w:bookmarkStart w:id="620" w:name="_Ref415062405"/>
      <w:r w:rsidRPr="00C72BB6">
        <w:rPr>
          <w:shd w:val="clear" w:color="auto" w:fill="FFFFFF"/>
        </w:rPr>
        <w:t xml:space="preserve">Current </w:t>
      </w:r>
      <w:r w:rsidR="0015662F" w:rsidRPr="00C72BB6">
        <w:rPr>
          <w:shd w:val="clear" w:color="auto" w:fill="FFFFFF"/>
        </w:rPr>
        <w:t xml:space="preserve">Service </w:t>
      </w:r>
      <w:r w:rsidRPr="00C72BB6">
        <w:rPr>
          <w:shd w:val="clear" w:color="auto" w:fill="FFFFFF"/>
        </w:rPr>
        <w:t>U</w:t>
      </w:r>
      <w:r w:rsidR="0015662F" w:rsidRPr="00C72BB6">
        <w:rPr>
          <w:shd w:val="clear" w:color="auto" w:fill="FFFFFF"/>
        </w:rPr>
        <w:t>sage for MA U</w:t>
      </w:r>
      <w:r w:rsidR="007078ED" w:rsidRPr="00C72BB6">
        <w:rPr>
          <w:shd w:val="clear" w:color="auto" w:fill="FFFFFF"/>
        </w:rPr>
        <w:t>ser</w:t>
      </w:r>
      <w:bookmarkEnd w:id="615"/>
      <w:bookmarkEnd w:id="620"/>
    </w:p>
    <w:p w:rsidR="002C4B2C" w:rsidRPr="00C72BB6" w:rsidRDefault="007078ED" w:rsidP="007078ED">
      <w:pPr>
        <w:spacing w:line="360" w:lineRule="auto"/>
        <w:ind w:left="864"/>
        <w:rPr>
          <w:ins w:id="621" w:author="gur04599" w:date="2015-04-13T15:40:00Z"/>
          <w:rFonts w:ascii="Arial" w:hAnsi="Arial" w:cs="Arial"/>
        </w:rPr>
      </w:pPr>
      <w:r w:rsidRPr="00C72BB6">
        <w:rPr>
          <w:rFonts w:ascii="Arial" w:hAnsi="Arial" w:cs="Arial"/>
        </w:rPr>
        <w:t xml:space="preserve">This usage will be maintained </w:t>
      </w:r>
      <w:r w:rsidR="00973444" w:rsidRPr="00C72BB6">
        <w:rPr>
          <w:rFonts w:ascii="Arial" w:hAnsi="Arial" w:cs="Arial"/>
        </w:rPr>
        <w:t xml:space="preserve">by MA </w:t>
      </w:r>
      <w:r w:rsidRPr="00C72BB6">
        <w:rPr>
          <w:rFonts w:ascii="Arial" w:hAnsi="Arial" w:cs="Arial"/>
        </w:rPr>
        <w:t>in FLW Usage table</w:t>
      </w:r>
      <w:r w:rsidR="00973444" w:rsidRPr="00C72BB6">
        <w:rPr>
          <w:rFonts w:ascii="Arial" w:hAnsi="Arial" w:cs="Arial"/>
        </w:rPr>
        <w:t xml:space="preserve"> (</w:t>
      </w:r>
      <w:r w:rsidRPr="00C72BB6">
        <w:rPr>
          <w:rFonts w:ascii="Arial" w:hAnsi="Arial" w:cs="Arial"/>
        </w:rPr>
        <w:t xml:space="preserve">refer section </w:t>
      </w:r>
      <w:r w:rsidR="00087E3E">
        <w:fldChar w:fldCharType="begin"/>
      </w:r>
      <w:r w:rsidR="00087E3E">
        <w:instrText xml:space="preserve"> REF _Ref414967043 \r \h  \* MERGEFORMAT </w:instrText>
      </w:r>
      <w:r w:rsidR="00087E3E">
        <w:fldChar w:fldCharType="separate"/>
      </w:r>
      <w:ins w:id="622" w:author="Sumit Pabbi" w:date="2015-04-13T20:05:00Z">
        <w:r w:rsidR="00655E56" w:rsidRPr="00C72BB6">
          <w:rPr>
            <w:rFonts w:ascii="Arial" w:hAnsi="Arial" w:cs="Arial"/>
          </w:rPr>
          <w:t>10.1.5.4</w:t>
        </w:r>
      </w:ins>
      <w:del w:id="623" w:author="Sumit Pabbi" w:date="2015-04-10T23:02:00Z">
        <w:r w:rsidR="00D6491D" w:rsidRPr="00C72BB6" w:rsidDel="00C7075E">
          <w:rPr>
            <w:rFonts w:ascii="Arial" w:hAnsi="Arial" w:cs="Arial"/>
          </w:rPr>
          <w:delText>9.1.4.4</w:delText>
        </w:r>
      </w:del>
      <w:r w:rsidR="00087E3E">
        <w:fldChar w:fldCharType="end"/>
      </w:r>
      <w:r w:rsidR="00973444" w:rsidRPr="00C72BB6">
        <w:rPr>
          <w:rFonts w:ascii="Arial" w:hAnsi="Arial" w:cs="Arial"/>
        </w:rPr>
        <w:t>)</w:t>
      </w:r>
      <w:r w:rsidRPr="00C72BB6">
        <w:rPr>
          <w:rFonts w:ascii="Arial" w:hAnsi="Arial" w:cs="Arial"/>
        </w:rPr>
        <w:t>. These details will be populated while saving the call details for an FLW</w:t>
      </w:r>
      <w:del w:id="624" w:author="gur04599" w:date="2015-04-13T15:40:00Z">
        <w:r w:rsidRPr="00C72BB6">
          <w:rPr>
            <w:rFonts w:ascii="Arial" w:hAnsi="Arial" w:cs="Arial"/>
          </w:rPr>
          <w:delText>.</w:delText>
        </w:r>
      </w:del>
      <w:ins w:id="625" w:author="gur04599" w:date="2015-04-13T15:40:00Z">
        <w:r w:rsidRPr="00C72BB6">
          <w:rPr>
            <w:rFonts w:ascii="Arial" w:hAnsi="Arial" w:cs="Arial"/>
          </w:rPr>
          <w:t xml:space="preserve"> </w:t>
        </w:r>
      </w:ins>
      <w:ins w:id="626" w:author="gur04599" w:date="2015-04-13T15:38:00Z">
        <w:r w:rsidR="002C4B2C" w:rsidRPr="00C72BB6">
          <w:rPr>
            <w:rFonts w:ascii="Arial" w:hAnsi="Arial" w:cs="Arial"/>
          </w:rPr>
          <w:t xml:space="preserve">[Refer </w:t>
        </w:r>
        <w:r w:rsidR="0066491D" w:rsidRPr="00C72BB6">
          <w:rPr>
            <w:rFonts w:ascii="Arial" w:hAnsi="Arial" w:cs="Arial"/>
          </w:rPr>
          <w:fldChar w:fldCharType="begin"/>
        </w:r>
        <w:r w:rsidR="002C4B2C" w:rsidRPr="00C72BB6">
          <w:rPr>
            <w:rFonts w:ascii="Arial" w:hAnsi="Arial" w:cs="Arial"/>
          </w:rPr>
          <w:instrText xml:space="preserve"> REF _Ref416702845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627" w:author="Sumit Pabbi" w:date="2015-04-13T20:05:00Z">
        <w:r w:rsidR="00655E56" w:rsidRPr="00C72BB6">
          <w:rPr>
            <w:rFonts w:ascii="Arial" w:hAnsi="Arial" w:cs="Arial"/>
          </w:rPr>
          <w:t>3.3.7</w:t>
        </w:r>
      </w:ins>
      <w:ins w:id="628" w:author="gur04599" w:date="2015-04-13T15:38:00Z">
        <w:r w:rsidR="0066491D" w:rsidRPr="00C72BB6">
          <w:rPr>
            <w:rFonts w:ascii="Arial" w:hAnsi="Arial" w:cs="Arial"/>
          </w:rPr>
          <w:fldChar w:fldCharType="end"/>
        </w:r>
        <w:r w:rsidR="002C4B2C" w:rsidRPr="00C72BB6">
          <w:rPr>
            <w:rFonts w:ascii="Arial" w:hAnsi="Arial" w:cs="Arial"/>
          </w:rPr>
          <w:t>]</w:t>
        </w:r>
      </w:ins>
      <w:ins w:id="629" w:author="gur04599" w:date="2015-04-13T15:40:00Z">
        <w:r w:rsidR="002C4B2C" w:rsidRPr="00C72BB6">
          <w:rPr>
            <w:rFonts w:ascii="Arial" w:hAnsi="Arial" w:cs="Arial"/>
          </w:rPr>
          <w:t>.</w:t>
        </w:r>
      </w:ins>
    </w:p>
    <w:p w:rsidR="002C4B2C" w:rsidRPr="00C72BB6" w:rsidRDefault="002C4B2C" w:rsidP="007078ED">
      <w:pPr>
        <w:spacing w:line="360" w:lineRule="auto"/>
        <w:ind w:left="864"/>
        <w:rPr>
          <w:ins w:id="630" w:author="gur04599" w:date="2015-04-13T15:41:00Z"/>
          <w:rFonts w:ascii="Arial" w:hAnsi="Arial" w:cs="Arial"/>
        </w:rPr>
      </w:pPr>
      <w:ins w:id="631" w:author="gur04599" w:date="2015-04-13T15:40:00Z">
        <w:r w:rsidRPr="00C72BB6">
          <w:rPr>
            <w:rFonts w:ascii="Arial" w:hAnsi="Arial" w:cs="Arial"/>
          </w:rPr>
          <w:t>If lastAccessTime of an FLW in this table falls in previous months then</w:t>
        </w:r>
      </w:ins>
    </w:p>
    <w:p w:rsidR="00F33111" w:rsidRDefault="002C4B2C" w:rsidP="00F33111">
      <w:pPr>
        <w:pStyle w:val="ListParagraph"/>
        <w:numPr>
          <w:ilvl w:val="0"/>
          <w:numId w:val="33"/>
        </w:numPr>
        <w:spacing w:line="360" w:lineRule="auto"/>
        <w:rPr>
          <w:ins w:id="632" w:author="gur04599" w:date="2015-04-13T15:41:00Z"/>
          <w:rFonts w:ascii="Arial" w:hAnsi="Arial" w:cs="Arial"/>
        </w:rPr>
        <w:pPrChange w:id="633" w:author="Sumit Pabbi" w:date="2015-04-13T19:27:00Z">
          <w:pPr>
            <w:spacing w:line="360" w:lineRule="auto"/>
          </w:pPr>
        </w:pPrChange>
      </w:pPr>
      <w:ins w:id="634" w:author="gur04599" w:date="2015-04-13T15:40:00Z">
        <w:r w:rsidRPr="00C72BB6">
          <w:rPr>
            <w:rFonts w:ascii="Arial" w:hAnsi="Arial" w:cs="Arial"/>
          </w:rPr>
          <w:t xml:space="preserve">endOfUsagePromptCounter will </w:t>
        </w:r>
      </w:ins>
      <w:ins w:id="635" w:author="gur04599" w:date="2015-04-13T15:41:00Z">
        <w:r w:rsidRPr="00C72BB6">
          <w:rPr>
            <w:rFonts w:ascii="Arial" w:hAnsi="Arial" w:cs="Arial"/>
          </w:rPr>
          <w:t>be reset to zero</w:t>
        </w:r>
      </w:ins>
    </w:p>
    <w:p w:rsidR="00F33111" w:rsidRDefault="002C4B2C" w:rsidP="00F33111">
      <w:pPr>
        <w:pStyle w:val="ListParagraph"/>
        <w:numPr>
          <w:ilvl w:val="0"/>
          <w:numId w:val="33"/>
        </w:numPr>
        <w:spacing w:line="360" w:lineRule="auto"/>
        <w:rPr>
          <w:ins w:id="636" w:author="Sumit Pabbi" w:date="2015-04-13T19:27:00Z"/>
          <w:rFonts w:ascii="Arial" w:hAnsi="Arial" w:cs="Arial"/>
        </w:rPr>
        <w:pPrChange w:id="637" w:author="gur04599" w:date="2015-04-13T19:26:00Z">
          <w:pPr>
            <w:spacing w:line="360" w:lineRule="auto"/>
            <w:ind w:left="864"/>
          </w:pPr>
        </w:pPrChange>
      </w:pPr>
      <w:ins w:id="638" w:author="gur04599" w:date="2015-04-13T15:41:00Z">
        <w:r w:rsidRPr="00C72BB6">
          <w:rPr>
            <w:rFonts w:ascii="Arial" w:hAnsi="Arial" w:cs="Arial"/>
          </w:rPr>
          <w:t>currentUsageInPulses will be reset to zero.</w:t>
        </w:r>
      </w:ins>
      <w:del w:id="639" w:author="gur04599" w:date="2015-04-13T15:38:00Z">
        <w:r w:rsidR="007078ED" w:rsidRPr="00C72BB6" w:rsidDel="002C4B2C">
          <w:rPr>
            <w:rFonts w:ascii="Arial" w:hAnsi="Arial" w:cs="Arial"/>
          </w:rPr>
          <w:delText xml:space="preserve"> </w:delText>
        </w:r>
      </w:del>
    </w:p>
    <w:p w:rsidR="0047443B" w:rsidRPr="00C72BB6" w:rsidRDefault="0047443B" w:rsidP="00AD5C2F">
      <w:pPr>
        <w:pStyle w:val="Heading4"/>
        <w:numPr>
          <w:ilvl w:val="3"/>
          <w:numId w:val="1"/>
        </w:numPr>
        <w:spacing w:line="360" w:lineRule="auto"/>
      </w:pPr>
      <w:bookmarkStart w:id="640" w:name="_Ref414967165"/>
      <w:bookmarkStart w:id="641" w:name="_Ref414967148"/>
      <w:r w:rsidRPr="00C72BB6">
        <w:t xml:space="preserve">Maximum number of End of Usage </w:t>
      </w:r>
      <w:bookmarkEnd w:id="640"/>
      <w:r w:rsidRPr="00C72BB6">
        <w:t>messages</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 xml:space="preserve">This is determined from configuration parameter MAX_ALLOWED_END_OF_USAGE_PROMPT (refer </w:t>
      </w:r>
      <w:r w:rsidR="00087E3E">
        <w:fldChar w:fldCharType="begin"/>
      </w:r>
      <w:r w:rsidR="00087E3E">
        <w:instrText xml:space="preserve"> REF _Ref415045507 \r \h  \* MERGEFORMAT </w:instrText>
      </w:r>
      <w:r w:rsidR="00087E3E">
        <w:fldChar w:fldCharType="separate"/>
      </w:r>
      <w:ins w:id="642" w:author="Sumit Pabbi" w:date="2015-04-13T20:05:00Z">
        <w:r w:rsidR="00655E56" w:rsidRPr="00C72BB6">
          <w:rPr>
            <w:rFonts w:ascii="Arial" w:hAnsi="Arial" w:cs="Arial"/>
          </w:rPr>
          <w:t>11.1.2.3.1</w:t>
        </w:r>
      </w:ins>
      <w:del w:id="643" w:author="Sumit Pabbi" w:date="2015-04-10T23:02:00Z">
        <w:r w:rsidR="00D6491D" w:rsidRPr="00C72BB6" w:rsidDel="00C7075E">
          <w:rPr>
            <w:rFonts w:ascii="Arial" w:hAnsi="Arial" w:cs="Arial"/>
          </w:rPr>
          <w:delText>10.1.2.3.1</w:delText>
        </w:r>
      </w:del>
      <w:r w:rsidR="00087E3E">
        <w:fldChar w:fldCharType="end"/>
      </w:r>
      <w:r w:rsidRPr="00C72BB6">
        <w:rPr>
          <w:rFonts w:ascii="Arial" w:hAnsi="Arial" w:cs="Arial"/>
        </w:rPr>
        <w:t xml:space="preserve">). </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This indicates the maximum number of times end-of-usage message can be played to the user.</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If the usage limit for the user exhausts during the call or in new call, end-of-usage message is played to her and a counter is maintained for number of times this message has been played to her.</w:t>
      </w:r>
    </w:p>
    <w:p w:rsidR="0047443B" w:rsidRPr="00C72BB6" w:rsidRDefault="0047443B" w:rsidP="005B1FD3">
      <w:pPr>
        <w:pStyle w:val="ListParagraph"/>
        <w:numPr>
          <w:ilvl w:val="0"/>
          <w:numId w:val="18"/>
        </w:numPr>
        <w:spacing w:line="360" w:lineRule="auto"/>
        <w:ind w:left="1080"/>
        <w:rPr>
          <w:rFonts w:ascii="Arial" w:hAnsi="Arial" w:cs="Arial"/>
        </w:rPr>
      </w:pPr>
      <w:r w:rsidRPr="00C72BB6">
        <w:rPr>
          <w:rFonts w:ascii="Arial" w:hAnsi="Arial" w:cs="Arial"/>
        </w:rPr>
        <w:t>During subsequent calls, if number of times this message has been played to her is less than MAX_ALLOWED_END_OF_USAGE_PROMPT then this message is again played else the call is simply dropped.</w:t>
      </w:r>
    </w:p>
    <w:p w:rsidR="007078ED" w:rsidRPr="00C72BB6" w:rsidRDefault="0047443B" w:rsidP="00AD5C2F">
      <w:pPr>
        <w:pStyle w:val="Heading4"/>
        <w:numPr>
          <w:ilvl w:val="3"/>
          <w:numId w:val="1"/>
        </w:numPr>
        <w:spacing w:line="360" w:lineRule="auto"/>
      </w:pPr>
      <w:bookmarkStart w:id="644" w:name="_Ref415062425"/>
      <w:r w:rsidRPr="00C72BB6">
        <w:t xml:space="preserve">End </w:t>
      </w:r>
      <w:r w:rsidR="00E37FD1" w:rsidRPr="00C72BB6">
        <w:t>of</w:t>
      </w:r>
      <w:r w:rsidRPr="00C72BB6">
        <w:t xml:space="preserve"> Usage Message</w:t>
      </w:r>
      <w:r w:rsidR="007078ED" w:rsidRPr="00C72BB6">
        <w:t xml:space="preserve"> Count</w:t>
      </w:r>
      <w:bookmarkEnd w:id="641"/>
      <w:bookmarkEnd w:id="644"/>
    </w:p>
    <w:p w:rsidR="007078ED" w:rsidRPr="00C72BB6" w:rsidRDefault="007078ED" w:rsidP="001B2602">
      <w:pPr>
        <w:pStyle w:val="ListParagraph"/>
        <w:numPr>
          <w:ilvl w:val="0"/>
          <w:numId w:val="24"/>
        </w:numPr>
        <w:spacing w:line="360" w:lineRule="auto"/>
        <w:ind w:left="1080"/>
        <w:rPr>
          <w:rFonts w:ascii="Arial" w:hAnsi="Arial" w:cs="Arial"/>
        </w:rPr>
      </w:pPr>
      <w:r w:rsidRPr="00C72BB6">
        <w:rPr>
          <w:rFonts w:ascii="Arial" w:hAnsi="Arial" w:cs="Arial"/>
        </w:rPr>
        <w:t xml:space="preserve">This </w:t>
      </w:r>
      <w:ins w:id="645" w:author="Sumit Pabbi" w:date="2015-04-12T18:25:00Z">
        <w:r w:rsidR="00556F28" w:rsidRPr="00C72BB6">
          <w:rPr>
            <w:rFonts w:ascii="Arial" w:hAnsi="Arial" w:cs="Arial"/>
            <w:i/>
          </w:rPr>
          <w:t>endOfUsagePromptCounter</w:t>
        </w:r>
        <w:r w:rsidR="00556F28" w:rsidRPr="00C72BB6">
          <w:rPr>
            <w:rFonts w:ascii="Arial" w:hAnsi="Arial" w:cs="Arial"/>
          </w:rPr>
          <w:t xml:space="preserve"> </w:t>
        </w:r>
      </w:ins>
      <w:r w:rsidR="00973444" w:rsidRPr="00C72BB6">
        <w:rPr>
          <w:rFonts w:ascii="Arial" w:hAnsi="Arial" w:cs="Arial"/>
        </w:rPr>
        <w:t>shall</w:t>
      </w:r>
      <w:r w:rsidRPr="00C72BB6">
        <w:rPr>
          <w:rFonts w:ascii="Arial" w:hAnsi="Arial" w:cs="Arial"/>
        </w:rPr>
        <w:t xml:space="preserve"> be </w:t>
      </w:r>
      <w:ins w:id="646" w:author="Sumit Pabbi" w:date="2015-04-12T18:24:00Z">
        <w:r w:rsidR="009D7700" w:rsidRPr="00C72BB6">
          <w:rPr>
            <w:rFonts w:ascii="Arial" w:hAnsi="Arial" w:cs="Arial"/>
          </w:rPr>
          <w:t>retrieved from the</w:t>
        </w:r>
      </w:ins>
      <w:r w:rsidR="00973444" w:rsidRPr="00C72BB6">
        <w:rPr>
          <w:rFonts w:ascii="Arial" w:hAnsi="Arial" w:cs="Arial"/>
        </w:rPr>
        <w:t xml:space="preserve"> MA </w:t>
      </w:r>
      <w:r w:rsidRPr="00C72BB6">
        <w:rPr>
          <w:rFonts w:ascii="Arial" w:hAnsi="Arial" w:cs="Arial"/>
        </w:rPr>
        <w:t>in FLW Usage table</w:t>
      </w:r>
      <w:r w:rsidR="00973444" w:rsidRPr="00C72BB6">
        <w:rPr>
          <w:rFonts w:ascii="Arial" w:hAnsi="Arial" w:cs="Arial"/>
        </w:rPr>
        <w:t xml:space="preserve"> (</w:t>
      </w:r>
      <w:r w:rsidRPr="00C72BB6">
        <w:rPr>
          <w:rFonts w:ascii="Arial" w:hAnsi="Arial" w:cs="Arial"/>
        </w:rPr>
        <w:t xml:space="preserve">refer section </w:t>
      </w:r>
      <w:r w:rsidR="00087E3E">
        <w:fldChar w:fldCharType="begin"/>
      </w:r>
      <w:r w:rsidR="00087E3E">
        <w:instrText xml:space="preserve"> REF _Ref414967043 \r \h  \* MERGEFORMAT </w:instrText>
      </w:r>
      <w:r w:rsidR="00087E3E">
        <w:fldChar w:fldCharType="separate"/>
      </w:r>
      <w:ins w:id="647" w:author="Sumit Pabbi" w:date="2015-04-13T20:05:00Z">
        <w:r w:rsidR="00655E56" w:rsidRPr="00C72BB6">
          <w:rPr>
            <w:rFonts w:ascii="Arial" w:hAnsi="Arial" w:cs="Arial"/>
          </w:rPr>
          <w:t>10.1.5.4</w:t>
        </w:r>
      </w:ins>
      <w:del w:id="648" w:author="Sumit Pabbi" w:date="2015-04-10T23:02:00Z">
        <w:r w:rsidR="00D6491D" w:rsidRPr="00C72BB6" w:rsidDel="00C7075E">
          <w:rPr>
            <w:rFonts w:ascii="Arial" w:hAnsi="Arial" w:cs="Arial"/>
          </w:rPr>
          <w:delText>9.1.4.4</w:delText>
        </w:r>
      </w:del>
      <w:r w:rsidR="00087E3E">
        <w:fldChar w:fldCharType="end"/>
      </w:r>
      <w:r w:rsidR="00973444" w:rsidRPr="00C72BB6">
        <w:rPr>
          <w:rFonts w:ascii="Arial" w:hAnsi="Arial" w:cs="Arial"/>
        </w:rPr>
        <w:t>)</w:t>
      </w:r>
      <w:ins w:id="649" w:author="Sumit Pabbi" w:date="2015-04-12T18:24:00Z">
        <w:r w:rsidR="009D7700" w:rsidRPr="00C72BB6">
          <w:rPr>
            <w:rFonts w:ascii="Arial" w:hAnsi="Arial" w:cs="Arial"/>
          </w:rPr>
          <w:t>.</w:t>
        </w:r>
      </w:ins>
      <w:r w:rsidRPr="00C72BB6">
        <w:rPr>
          <w:rFonts w:ascii="Arial" w:hAnsi="Arial" w:cs="Arial"/>
        </w:rPr>
        <w:t xml:space="preserve"> </w:t>
      </w:r>
      <w:ins w:id="650" w:author="Sumit Pabbi" w:date="2015-04-12T18:24:00Z">
        <w:r w:rsidR="009D7700" w:rsidRPr="00C72BB6">
          <w:rPr>
            <w:rFonts w:ascii="Arial" w:hAnsi="Arial" w:cs="Arial"/>
          </w:rPr>
          <w:t xml:space="preserve">The counter is updated </w:t>
        </w:r>
      </w:ins>
      <w:r w:rsidRPr="00C72BB6">
        <w:rPr>
          <w:rFonts w:ascii="Arial" w:hAnsi="Arial" w:cs="Arial"/>
        </w:rPr>
        <w:t xml:space="preserve">while saving the call details for an FLW. </w:t>
      </w:r>
    </w:p>
    <w:p w:rsidR="007078ED" w:rsidRPr="00C72BB6" w:rsidRDefault="001B2602" w:rsidP="009D7700">
      <w:pPr>
        <w:pStyle w:val="ListParagraph"/>
        <w:numPr>
          <w:ilvl w:val="0"/>
          <w:numId w:val="24"/>
        </w:numPr>
        <w:spacing w:line="360" w:lineRule="auto"/>
        <w:ind w:left="1080"/>
        <w:rPr>
          <w:rFonts w:ascii="Arial" w:hAnsi="Arial" w:cs="Arial"/>
        </w:rPr>
      </w:pPr>
      <w:ins w:id="651" w:author="Sumit Pabbi" w:date="2015-04-10T23:08:00Z">
        <w:r w:rsidRPr="00C72BB6">
          <w:rPr>
            <w:rFonts w:ascii="Arial" w:hAnsi="Arial" w:cs="Arial"/>
          </w:rPr>
          <w:t xml:space="preserve">More details are available in section </w:t>
        </w:r>
      </w:ins>
      <w:ins w:id="652" w:author="Sumit Pabbi" w:date="2015-04-12T18:23:00Z">
        <w:r w:rsidR="0066491D" w:rsidRPr="00C72BB6">
          <w:rPr>
            <w:rFonts w:ascii="Arial" w:hAnsi="Arial" w:cs="Arial"/>
          </w:rPr>
          <w:fldChar w:fldCharType="begin"/>
        </w:r>
        <w:r w:rsidR="009D7700" w:rsidRPr="00C72BB6">
          <w:rPr>
            <w:rFonts w:ascii="Arial" w:hAnsi="Arial" w:cs="Arial"/>
          </w:rPr>
          <w:instrText xml:space="preserve"> REF _Ref416626319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653" w:author="Sumit Pabbi" w:date="2015-04-13T20:05:00Z">
        <w:r w:rsidR="00655E56" w:rsidRPr="00C72BB6">
          <w:rPr>
            <w:rFonts w:ascii="Arial" w:hAnsi="Arial" w:cs="Arial"/>
          </w:rPr>
          <w:t>3.3.7</w:t>
        </w:r>
      </w:ins>
      <w:ins w:id="654" w:author="Sumit Pabbi" w:date="2015-04-12T18:23:00Z">
        <w:r w:rsidR="0066491D" w:rsidRPr="00C72BB6">
          <w:rPr>
            <w:rFonts w:ascii="Arial" w:hAnsi="Arial" w:cs="Arial"/>
          </w:rPr>
          <w:fldChar w:fldCharType="end"/>
        </w:r>
      </w:ins>
    </w:p>
    <w:p w:rsidR="009E3823" w:rsidRPr="00C72BB6" w:rsidRDefault="009E3823" w:rsidP="00AD5C2F">
      <w:pPr>
        <w:pStyle w:val="Heading4"/>
      </w:pPr>
      <w:r w:rsidRPr="00C72BB6">
        <w:t>State-wise Service Deployment</w:t>
      </w:r>
      <w:ins w:id="655" w:author="Sumit Pabbi" w:date="2015-04-13T19:56:00Z">
        <w:r w:rsidR="005C2B30" w:rsidRPr="00C72BB6">
          <w:t xml:space="preserve"> Status</w:t>
        </w:r>
      </w:ins>
    </w:p>
    <w:p w:rsidR="001B2602" w:rsidRPr="00C72BB6" w:rsidRDefault="001B2602" w:rsidP="001B2602">
      <w:pPr>
        <w:pStyle w:val="ListParagraph"/>
        <w:numPr>
          <w:ilvl w:val="0"/>
          <w:numId w:val="24"/>
        </w:numPr>
        <w:spacing w:line="360" w:lineRule="auto"/>
        <w:ind w:left="1080"/>
        <w:rPr>
          <w:ins w:id="656" w:author="Sumit Pabbi" w:date="2015-04-10T23:09:00Z"/>
          <w:rFonts w:ascii="Arial" w:hAnsi="Arial" w:cs="Arial"/>
        </w:rPr>
      </w:pPr>
      <w:ins w:id="657" w:author="Sumit Pabbi" w:date="2015-04-10T23:09:00Z">
        <w:r w:rsidRPr="00C72BB6">
          <w:rPr>
            <w:rFonts w:ascii="Arial" w:hAnsi="Arial" w:cs="Arial"/>
          </w:rPr>
          <w:t xml:space="preserve">The list of Indian states where MA service </w:t>
        </w:r>
      </w:ins>
      <w:ins w:id="658" w:author="Sumit Pabbi" w:date="2015-04-12T18:26:00Z">
        <w:r w:rsidR="00556F28" w:rsidRPr="00C72BB6">
          <w:rPr>
            <w:rFonts w:ascii="Arial" w:hAnsi="Arial" w:cs="Arial"/>
          </w:rPr>
          <w:t>is</w:t>
        </w:r>
      </w:ins>
      <w:ins w:id="659" w:author="Sumit Pabbi" w:date="2015-04-10T23:09:00Z">
        <w:r w:rsidRPr="00C72BB6">
          <w:rPr>
            <w:rFonts w:ascii="Arial" w:hAnsi="Arial" w:cs="Arial"/>
          </w:rPr>
          <w:t xml:space="preserve"> deployed will be maintained </w:t>
        </w:r>
      </w:ins>
      <w:ins w:id="660" w:author="Sumit Pabbi" w:date="2015-04-12T18:26:00Z">
        <w:r w:rsidR="00556F28" w:rsidRPr="00C72BB6">
          <w:rPr>
            <w:rFonts w:ascii="Arial" w:hAnsi="Arial" w:cs="Arial"/>
          </w:rPr>
          <w:t>by</w:t>
        </w:r>
      </w:ins>
      <w:ins w:id="661" w:author="Sumit Pabbi" w:date="2015-04-10T23:09:00Z">
        <w:r w:rsidRPr="00C72BB6">
          <w:rPr>
            <w:rFonts w:ascii="Arial" w:hAnsi="Arial" w:cs="Arial"/>
          </w:rPr>
          <w:t xml:space="preserve"> Master Location Data</w:t>
        </w:r>
      </w:ins>
      <w:ins w:id="662" w:author="Sumit Pabbi" w:date="2015-04-12T18:26:00Z">
        <w:r w:rsidR="00556F28" w:rsidRPr="00C72BB6">
          <w:rPr>
            <w:rFonts w:ascii="Arial" w:hAnsi="Arial" w:cs="Arial"/>
          </w:rPr>
          <w:t xml:space="preserve"> module</w:t>
        </w:r>
      </w:ins>
      <w:ins w:id="663" w:author="Sumit Pabbi" w:date="2015-04-10T23:09:00Z">
        <w:r w:rsidRPr="00C72BB6">
          <w:rPr>
            <w:rFonts w:ascii="Arial" w:hAnsi="Arial" w:cs="Arial"/>
          </w:rPr>
          <w:t xml:space="preserve">. </w:t>
        </w:r>
      </w:ins>
    </w:p>
    <w:p w:rsidR="001B2602" w:rsidRPr="00C72BB6" w:rsidRDefault="001B2602" w:rsidP="001B2602">
      <w:pPr>
        <w:pStyle w:val="ListParagraph"/>
        <w:numPr>
          <w:ilvl w:val="0"/>
          <w:numId w:val="24"/>
        </w:numPr>
        <w:spacing w:line="360" w:lineRule="auto"/>
        <w:ind w:left="1080"/>
        <w:rPr>
          <w:ins w:id="664" w:author="gur04599" w:date="2015-04-13T12:27:00Z"/>
          <w:rFonts w:ascii="Arial" w:hAnsi="Arial" w:cs="Arial"/>
        </w:rPr>
      </w:pPr>
      <w:ins w:id="665" w:author="Sumit Pabbi" w:date="2015-04-10T23:09:00Z">
        <w:r w:rsidRPr="00C72BB6">
          <w:rPr>
            <w:rFonts w:ascii="Arial" w:hAnsi="Arial" w:cs="Arial"/>
          </w:rPr>
          <w:t xml:space="preserve">When FLW service shall be invoked for getting the user details of an FLW, the service will also determine whether MA service is deployed in that state and will return the deployment status to MA. </w:t>
        </w:r>
      </w:ins>
    </w:p>
    <w:p w:rsidR="0093194F" w:rsidRPr="00C72BB6" w:rsidDel="0093194F" w:rsidRDefault="0093194F" w:rsidP="001B2602">
      <w:pPr>
        <w:pStyle w:val="ListParagraph"/>
        <w:numPr>
          <w:ilvl w:val="0"/>
          <w:numId w:val="24"/>
        </w:numPr>
        <w:spacing w:line="360" w:lineRule="auto"/>
        <w:ind w:left="1080"/>
        <w:rPr>
          <w:ins w:id="666" w:author="Sumit Pabbi" w:date="2015-04-10T23:09:00Z"/>
          <w:del w:id="667" w:author="gur04599" w:date="2015-04-13T12:27:00Z"/>
          <w:rFonts w:ascii="Arial" w:hAnsi="Arial" w:cs="Arial"/>
        </w:rPr>
      </w:pPr>
    </w:p>
    <w:p w:rsidR="001B2602" w:rsidRPr="00C72BB6" w:rsidRDefault="001B2602" w:rsidP="001B2602">
      <w:pPr>
        <w:pStyle w:val="ListParagraph"/>
        <w:numPr>
          <w:ilvl w:val="0"/>
          <w:numId w:val="24"/>
        </w:numPr>
        <w:spacing w:line="360" w:lineRule="auto"/>
        <w:ind w:left="1080"/>
        <w:rPr>
          <w:ins w:id="668" w:author="gur04599" w:date="2015-04-13T12:27:00Z"/>
          <w:rFonts w:ascii="Arial" w:hAnsi="Arial" w:cs="Arial"/>
        </w:rPr>
      </w:pPr>
      <w:ins w:id="669" w:author="Sumit Pabbi" w:date="2015-04-10T23:09:00Z">
        <w:r w:rsidRPr="00C72BB6">
          <w:rPr>
            <w:rFonts w:ascii="Arial" w:hAnsi="Arial" w:cs="Arial"/>
          </w:rPr>
          <w:t>If the service is not deployed in FLW’s state, appropriate error mes</w:t>
        </w:r>
        <w:r w:rsidR="00D43AB9" w:rsidRPr="00C72BB6">
          <w:rPr>
            <w:rFonts w:ascii="Arial" w:hAnsi="Arial" w:cs="Arial"/>
          </w:rPr>
          <w:t>sage shall be returned to IVR</w:t>
        </w:r>
        <w:r w:rsidRPr="00C72BB6">
          <w:rPr>
            <w:rFonts w:ascii="Arial" w:hAnsi="Arial" w:cs="Arial"/>
          </w:rPr>
          <w:t xml:space="preserve"> </w:t>
        </w:r>
      </w:ins>
      <w:ins w:id="670" w:author="gur04599" w:date="2015-04-13T12:27:00Z">
        <w:r w:rsidRPr="00C72BB6">
          <w:rPr>
            <w:rFonts w:ascii="Arial" w:hAnsi="Arial" w:cs="Arial"/>
          </w:rPr>
          <w:t>(</w:t>
        </w:r>
      </w:ins>
      <w:ins w:id="671" w:author="Sumit Pabbi" w:date="2015-04-13T19:29:00Z">
        <w:r w:rsidR="002B2310" w:rsidRPr="00C72BB6">
          <w:rPr>
            <w:rFonts w:ascii="Arial" w:hAnsi="Arial" w:cs="Arial"/>
          </w:rPr>
          <w:t>r</w:t>
        </w:r>
      </w:ins>
      <w:ins w:id="672" w:author="gur04599" w:date="2015-04-13T12:27:00Z">
        <w:del w:id="673" w:author="Sumit Pabbi" w:date="2015-04-13T19:29:00Z">
          <w:r w:rsidRPr="00C72BB6" w:rsidDel="002B2310">
            <w:rPr>
              <w:rFonts w:ascii="Arial" w:hAnsi="Arial" w:cs="Arial"/>
            </w:rPr>
            <w:delText>R</w:delText>
          </w:r>
        </w:del>
        <w:r w:rsidRPr="00C72BB6">
          <w:rPr>
            <w:rFonts w:ascii="Arial" w:hAnsi="Arial" w:cs="Arial"/>
          </w:rPr>
          <w:t xml:space="preserve">efer FLW service </w:t>
        </w:r>
        <w:r w:rsidR="0066491D" w:rsidRPr="00C72BB6">
          <w:rPr>
            <w:rFonts w:ascii="Arial" w:hAnsi="Arial" w:cs="Arial"/>
          </w:rPr>
          <w:fldChar w:fldCharType="begin"/>
        </w:r>
        <w:r w:rsidR="0093194F" w:rsidRPr="00C72BB6">
          <w:rPr>
            <w:rFonts w:ascii="Arial" w:hAnsi="Arial" w:cs="Arial"/>
          </w:rPr>
          <w:instrText xml:space="preserve"> REF _Ref415061481 \r \h </w:instrText>
        </w:r>
      </w:ins>
      <w:r w:rsidR="00B7130E" w:rsidRPr="00C72BB6">
        <w:rPr>
          <w:rFonts w:ascii="Arial" w:hAnsi="Arial" w:cs="Arial"/>
        </w:rPr>
        <w:instrText xml:space="preserve"> \* MERGEFORMAT </w:instrText>
      </w:r>
      <w:r w:rsidR="0066491D" w:rsidRPr="00C72BB6">
        <w:rPr>
          <w:rFonts w:ascii="Arial" w:hAnsi="Arial" w:cs="Arial"/>
        </w:rPr>
      </w:r>
      <w:ins w:id="674" w:author="gur04599" w:date="2015-04-13T12:27:00Z">
        <w:r w:rsidR="0066491D" w:rsidRPr="00C72BB6">
          <w:rPr>
            <w:rFonts w:ascii="Arial" w:hAnsi="Arial" w:cs="Arial"/>
          </w:rPr>
          <w:fldChar w:fldCharType="separate"/>
        </w:r>
      </w:ins>
      <w:ins w:id="675" w:author="Sumit Pabbi" w:date="2015-04-13T20:05:00Z">
        <w:r w:rsidR="00655E56" w:rsidRPr="00C72BB6">
          <w:rPr>
            <w:rFonts w:ascii="Arial" w:hAnsi="Arial" w:cs="Arial"/>
          </w:rPr>
          <w:t>8.3.1</w:t>
        </w:r>
      </w:ins>
      <w:ins w:id="676" w:author="gur04599" w:date="2015-04-13T12:27:00Z">
        <w:del w:id="677" w:author="Sumit Pabbi" w:date="2015-04-13T19:34:00Z">
          <w:r w:rsidR="0093194F" w:rsidRPr="00C72BB6" w:rsidDel="002B2310">
            <w:rPr>
              <w:rFonts w:ascii="Arial" w:hAnsi="Arial" w:cs="Arial"/>
            </w:rPr>
            <w:delText>7.3.1</w:delText>
          </w:r>
        </w:del>
        <w:r w:rsidR="0066491D" w:rsidRPr="00C72BB6">
          <w:rPr>
            <w:rFonts w:ascii="Arial" w:hAnsi="Arial" w:cs="Arial"/>
          </w:rPr>
          <w:fldChar w:fldCharType="end"/>
        </w:r>
        <w:r w:rsidR="0093194F" w:rsidRPr="00C72BB6">
          <w:rPr>
            <w:rFonts w:ascii="Arial" w:hAnsi="Arial" w:cs="Arial"/>
          </w:rPr>
          <w:t>)</w:t>
        </w:r>
      </w:ins>
      <w:ins w:id="678" w:author="Sumit Pabbi" w:date="2015-04-10T23:09:00Z">
        <w:r w:rsidR="00D43AB9" w:rsidRPr="00C72BB6">
          <w:rPr>
            <w:rFonts w:ascii="Arial" w:hAnsi="Arial" w:cs="Arial"/>
            <w:highlight w:val="yellow"/>
          </w:rPr>
          <w:t>.</w:t>
        </w:r>
      </w:ins>
    </w:p>
    <w:p w:rsidR="00A20BA3" w:rsidRPr="00C72BB6" w:rsidRDefault="00A20BA3" w:rsidP="0093194F">
      <w:pPr>
        <w:pStyle w:val="Heading4"/>
        <w:rPr>
          <w:ins w:id="679" w:author="Sumit Pabbi" w:date="2015-04-10T23:11:00Z"/>
        </w:rPr>
      </w:pPr>
      <w:ins w:id="680" w:author="Sumit Pabbi" w:date="2015-04-10T23:11:00Z">
        <w:r w:rsidRPr="00C72BB6">
          <w:t>FLW Whitelisting</w:t>
        </w:r>
      </w:ins>
    </w:p>
    <w:p w:rsidR="00A20BA3" w:rsidRPr="00C72BB6" w:rsidRDefault="00A20BA3" w:rsidP="00A20BA3">
      <w:pPr>
        <w:pStyle w:val="ListParagraph"/>
        <w:numPr>
          <w:ilvl w:val="0"/>
          <w:numId w:val="24"/>
        </w:numPr>
        <w:spacing w:line="360" w:lineRule="auto"/>
        <w:ind w:left="1080"/>
        <w:rPr>
          <w:ins w:id="681" w:author="Sumit Pabbi" w:date="2015-04-10T23:12:00Z"/>
          <w:rFonts w:ascii="Arial" w:hAnsi="Arial" w:cs="Arial"/>
        </w:rPr>
      </w:pPr>
      <w:ins w:id="682" w:author="Sumit Pabbi" w:date="2015-04-10T23:11:00Z">
        <w:r w:rsidRPr="00C72BB6">
          <w:rPr>
            <w:rFonts w:ascii="Arial" w:hAnsi="Arial" w:cs="Arial"/>
          </w:rPr>
          <w:t xml:space="preserve">Once the state of FLW is determined, it will be responsibility of FLW </w:t>
        </w:r>
      </w:ins>
      <w:ins w:id="683" w:author="Sumit Pabbi" w:date="2015-04-10T23:12:00Z">
        <w:r w:rsidRPr="00C72BB6">
          <w:rPr>
            <w:rFonts w:ascii="Arial" w:hAnsi="Arial" w:cs="Arial"/>
          </w:rPr>
          <w:t>module</w:t>
        </w:r>
      </w:ins>
      <w:ins w:id="684" w:author="Sumit Pabbi" w:date="2015-04-10T23:11:00Z">
        <w:r w:rsidRPr="00C72BB6">
          <w:rPr>
            <w:rFonts w:ascii="Arial" w:hAnsi="Arial" w:cs="Arial"/>
          </w:rPr>
          <w:t xml:space="preserve"> to check if the subscriber is white</w:t>
        </w:r>
      </w:ins>
      <w:ins w:id="685" w:author="Sumit Pabbi" w:date="2015-04-12T18:26:00Z">
        <w:r w:rsidR="00556F28" w:rsidRPr="00C72BB6">
          <w:rPr>
            <w:rFonts w:ascii="Arial" w:hAnsi="Arial" w:cs="Arial"/>
          </w:rPr>
          <w:t>-</w:t>
        </w:r>
      </w:ins>
      <w:ins w:id="686" w:author="Sumit Pabbi" w:date="2015-04-10T23:11:00Z">
        <w:r w:rsidRPr="00C72BB6">
          <w:rPr>
            <w:rFonts w:ascii="Arial" w:hAnsi="Arial" w:cs="Arial"/>
          </w:rPr>
          <w:t xml:space="preserve">listed in that state. </w:t>
        </w:r>
      </w:ins>
    </w:p>
    <w:p w:rsidR="00A20BA3" w:rsidRPr="00C72BB6" w:rsidRDefault="00A20BA3" w:rsidP="00A20BA3">
      <w:pPr>
        <w:pStyle w:val="ListParagraph"/>
        <w:numPr>
          <w:ilvl w:val="0"/>
          <w:numId w:val="24"/>
        </w:numPr>
        <w:spacing w:line="360" w:lineRule="auto"/>
        <w:ind w:left="1080"/>
        <w:rPr>
          <w:ins w:id="687" w:author="Sumit Pabbi" w:date="2015-04-10T23:12:00Z"/>
          <w:rFonts w:ascii="Arial" w:hAnsi="Arial" w:cs="Arial"/>
        </w:rPr>
      </w:pPr>
      <w:ins w:id="688" w:author="Sumit Pabbi" w:date="2015-04-10T23:11:00Z">
        <w:r w:rsidRPr="00C72BB6">
          <w:rPr>
            <w:rFonts w:ascii="Arial" w:hAnsi="Arial" w:cs="Arial"/>
          </w:rPr>
          <w:t xml:space="preserve">If so, same information will be returned to MA while getting user details. </w:t>
        </w:r>
      </w:ins>
    </w:p>
    <w:p w:rsidR="00A20BA3" w:rsidRPr="00C72BB6" w:rsidRDefault="00A20BA3" w:rsidP="00124498">
      <w:pPr>
        <w:pStyle w:val="ListParagraph"/>
        <w:numPr>
          <w:ilvl w:val="0"/>
          <w:numId w:val="24"/>
        </w:numPr>
        <w:spacing w:line="360" w:lineRule="auto"/>
        <w:ind w:left="1080"/>
        <w:rPr>
          <w:ins w:id="689" w:author="Sumit Pabbi" w:date="2015-04-10T23:11:00Z"/>
          <w:rFonts w:ascii="Arial" w:hAnsi="Arial" w:cs="Arial"/>
        </w:rPr>
      </w:pPr>
      <w:ins w:id="690" w:author="Sumit Pabbi" w:date="2015-04-10T23:11:00Z">
        <w:r w:rsidRPr="00C72BB6">
          <w:rPr>
            <w:rFonts w:ascii="Arial" w:hAnsi="Arial" w:cs="Arial"/>
          </w:rPr>
          <w:t>If the user is not whitelisted, appropriate error message shall be returned to IVR. (Refer FLW service</w:t>
        </w:r>
        <w:del w:id="691" w:author="gur04599" w:date="2015-04-13T12:24:00Z">
          <w:r w:rsidRPr="00C72BB6">
            <w:rPr>
              <w:rFonts w:ascii="Arial" w:hAnsi="Arial" w:cs="Arial"/>
            </w:rPr>
            <w:delText xml:space="preserve"> </w:delText>
          </w:r>
        </w:del>
      </w:ins>
      <w:ins w:id="692" w:author="gur04599" w:date="2015-04-13T12:24:00Z">
        <w:r w:rsidR="00815527" w:rsidRPr="00C72BB6">
          <w:rPr>
            <w:rFonts w:ascii="Arial" w:hAnsi="Arial" w:cs="Arial"/>
          </w:rPr>
          <w:t xml:space="preserve"> </w:t>
        </w:r>
      </w:ins>
      <w:ins w:id="693" w:author="gur04599" w:date="2015-04-13T12:25:00Z">
        <w:r w:rsidR="0066491D" w:rsidRPr="00C72BB6">
          <w:rPr>
            <w:rFonts w:ascii="Arial" w:hAnsi="Arial" w:cs="Arial"/>
          </w:rPr>
          <w:fldChar w:fldCharType="begin"/>
        </w:r>
        <w:r w:rsidR="00815527" w:rsidRPr="00C72BB6">
          <w:rPr>
            <w:rFonts w:ascii="Arial" w:hAnsi="Arial" w:cs="Arial"/>
          </w:rPr>
          <w:instrText xml:space="preserve"> REF _Ref415061481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694" w:author="Sumit Pabbi" w:date="2015-04-13T20:05:00Z">
        <w:r w:rsidR="00655E56" w:rsidRPr="00C72BB6">
          <w:rPr>
            <w:rFonts w:ascii="Arial" w:hAnsi="Arial" w:cs="Arial"/>
          </w:rPr>
          <w:t>8.3.1</w:t>
        </w:r>
      </w:ins>
      <w:ins w:id="695" w:author="gur04599" w:date="2015-04-13T12:25:00Z">
        <w:del w:id="696" w:author="Sumit Pabbi" w:date="2015-04-13T19:34:00Z">
          <w:r w:rsidR="00815527" w:rsidRPr="00C72BB6" w:rsidDel="002B2310">
            <w:rPr>
              <w:rFonts w:ascii="Arial" w:hAnsi="Arial" w:cs="Arial"/>
            </w:rPr>
            <w:delText>7.3.1</w:delText>
          </w:r>
        </w:del>
        <w:r w:rsidR="0066491D" w:rsidRPr="00C72BB6">
          <w:rPr>
            <w:rFonts w:ascii="Arial" w:hAnsi="Arial" w:cs="Arial"/>
          </w:rPr>
          <w:fldChar w:fldCharType="end"/>
        </w:r>
      </w:ins>
      <w:ins w:id="697" w:author="Sumit Pabbi" w:date="2015-04-10T23:11:00Z">
        <w:r w:rsidRPr="00C72BB6">
          <w:rPr>
            <w:rFonts w:ascii="Arial" w:hAnsi="Arial" w:cs="Arial"/>
          </w:rPr>
          <w:t>)</w:t>
        </w:r>
      </w:ins>
    </w:p>
    <w:p w:rsidR="007078ED" w:rsidRPr="00C72BB6" w:rsidRDefault="009E3823" w:rsidP="00AD5C2F">
      <w:pPr>
        <w:pStyle w:val="Heading3"/>
        <w:rPr>
          <w:i/>
        </w:rPr>
      </w:pPr>
      <w:bookmarkStart w:id="698" w:name="_Toc416719408"/>
      <w:r w:rsidRPr="00C72BB6">
        <w:t>Set Language Location Code o</w:t>
      </w:r>
      <w:r w:rsidR="007078ED" w:rsidRPr="00C72BB6">
        <w:t xml:space="preserve">f an MA </w:t>
      </w:r>
      <w:r w:rsidR="007078ED" w:rsidRPr="00C72BB6">
        <w:rPr>
          <w:i/>
        </w:rPr>
        <w:t>Subscriber</w:t>
      </w:r>
      <w:bookmarkEnd w:id="698"/>
    </w:p>
    <w:p w:rsidR="007078ED" w:rsidRPr="00C72BB6" w:rsidRDefault="007078ED" w:rsidP="005B1FD3">
      <w:pPr>
        <w:pStyle w:val="ListParagraph"/>
        <w:numPr>
          <w:ilvl w:val="0"/>
          <w:numId w:val="24"/>
        </w:numPr>
        <w:spacing w:line="360" w:lineRule="auto"/>
        <w:ind w:left="1080"/>
        <w:rPr>
          <w:rFonts w:ascii="Arial" w:hAnsi="Arial" w:cs="Arial"/>
        </w:rPr>
      </w:pPr>
      <w:r w:rsidRPr="00C72BB6">
        <w:rPr>
          <w:rFonts w:ascii="Arial" w:hAnsi="Arial" w:cs="Arial"/>
          <w:i/>
        </w:rPr>
        <w:t>MA sh</w:t>
      </w:r>
      <w:r w:rsidRPr="00C72BB6">
        <w:rPr>
          <w:rFonts w:ascii="Arial" w:hAnsi="Arial" w:cs="Arial"/>
        </w:rPr>
        <w:t xml:space="preserve">all expose </w:t>
      </w:r>
      <w:r w:rsidRPr="00C72BB6">
        <w:rPr>
          <w:rFonts w:ascii="Arial" w:hAnsi="Arial" w:cs="Arial"/>
          <w:i/>
        </w:rPr>
        <w:t>Set User Language Location Code</w:t>
      </w:r>
      <w:r w:rsidRPr="00C72BB6">
        <w:rPr>
          <w:rFonts w:ascii="Arial" w:hAnsi="Arial" w:cs="Arial"/>
        </w:rPr>
        <w:t xml:space="preserve"> API for sett</w:t>
      </w:r>
      <w:r w:rsidR="00743695" w:rsidRPr="00C72BB6">
        <w:rPr>
          <w:rFonts w:ascii="Arial" w:hAnsi="Arial" w:cs="Arial"/>
        </w:rPr>
        <w:t>ing the LLC preference of a FLW</w:t>
      </w:r>
      <w:r w:rsidRPr="00C72BB6">
        <w:rPr>
          <w:rFonts w:ascii="Arial" w:hAnsi="Arial" w:cs="Arial"/>
        </w:rPr>
        <w:t xml:space="preserve"> (refer</w:t>
      </w:r>
      <w:r w:rsidR="00973444" w:rsidRPr="00C72BB6">
        <w:rPr>
          <w:rFonts w:ascii="Arial" w:hAnsi="Arial" w:cs="Arial"/>
        </w:rPr>
        <w:t xml:space="preserve">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Pr="00C72BB6">
        <w:rPr>
          <w:rFonts w:ascii="Arial" w:hAnsi="Arial" w:cs="Arial"/>
        </w:rPr>
        <w:t>, section 2.2.7).</w:t>
      </w:r>
    </w:p>
    <w:p w:rsidR="007078ED" w:rsidRPr="00C72BB6" w:rsidRDefault="007078ED" w:rsidP="005B1FD3">
      <w:pPr>
        <w:pStyle w:val="ListParagraph"/>
        <w:numPr>
          <w:ilvl w:val="0"/>
          <w:numId w:val="24"/>
        </w:numPr>
        <w:spacing w:line="360" w:lineRule="auto"/>
        <w:ind w:left="1080"/>
        <w:rPr>
          <w:rFonts w:ascii="Arial" w:hAnsi="Arial" w:cs="Arial"/>
        </w:rPr>
      </w:pPr>
      <w:r w:rsidRPr="00C72BB6">
        <w:rPr>
          <w:rFonts w:ascii="Arial" w:hAnsi="Arial" w:cs="Arial"/>
        </w:rPr>
        <w:t xml:space="preserve">The LLC and MSISDN received in the request will be passed to FrontLineWorker Service API </w:t>
      </w:r>
      <w:r w:rsidR="00973444" w:rsidRPr="00C72BB6">
        <w:rPr>
          <w:rFonts w:ascii="Arial" w:hAnsi="Arial" w:cs="Arial"/>
        </w:rPr>
        <w:t>(refer</w:t>
      </w:r>
      <w:r w:rsidR="002B7771" w:rsidRPr="00C72BB6">
        <w:rPr>
          <w:rFonts w:ascii="Arial" w:hAnsi="Arial" w:cs="Arial"/>
        </w:rPr>
        <w:t xml:space="preserve"> </w:t>
      </w:r>
      <w:r w:rsidR="00087E3E">
        <w:fldChar w:fldCharType="begin"/>
      </w:r>
      <w:r w:rsidR="00087E3E">
        <w:instrText xml:space="preserve"> REF _Ref415070623 \r \h  \* M</w:instrText>
      </w:r>
      <w:r w:rsidR="00087E3E">
        <w:instrText xml:space="preserve">ERGEFORMAT </w:instrText>
      </w:r>
      <w:r w:rsidR="00087E3E">
        <w:fldChar w:fldCharType="separate"/>
      </w:r>
      <w:ins w:id="699" w:author="Sumit Pabbi" w:date="2015-04-13T20:05:00Z">
        <w:r w:rsidR="00655E56" w:rsidRPr="00C72BB6">
          <w:rPr>
            <w:rFonts w:ascii="Arial" w:hAnsi="Arial" w:cs="Arial"/>
          </w:rPr>
          <w:t>8.3.2</w:t>
        </w:r>
      </w:ins>
      <w:del w:id="700" w:author="Sumit Pabbi" w:date="2015-04-12T20:52:00Z">
        <w:r w:rsidR="004563B7" w:rsidRPr="00C72BB6" w:rsidDel="00632731">
          <w:rPr>
            <w:rFonts w:ascii="Arial" w:hAnsi="Arial" w:cs="Arial"/>
          </w:rPr>
          <w:delText>7.3.2</w:delText>
        </w:r>
      </w:del>
      <w:r w:rsidR="00087E3E">
        <w:fldChar w:fldCharType="end"/>
      </w:r>
      <w:r w:rsidR="00973444" w:rsidRPr="00C72BB6">
        <w:rPr>
          <w:rFonts w:ascii="Arial" w:hAnsi="Arial" w:cs="Arial"/>
        </w:rPr>
        <w:t>)</w:t>
      </w:r>
      <w:r w:rsidRPr="00C72BB6">
        <w:rPr>
          <w:rFonts w:ascii="Arial" w:hAnsi="Arial" w:cs="Arial"/>
        </w:rPr>
        <w:t xml:space="preserve"> for setting the Language Location Code preference of the user.</w:t>
      </w:r>
    </w:p>
    <w:p w:rsidR="007078ED" w:rsidRPr="00C72BB6" w:rsidRDefault="007078ED" w:rsidP="00AD5C2F">
      <w:pPr>
        <w:pStyle w:val="Heading3"/>
      </w:pPr>
      <w:bookmarkStart w:id="701" w:name="_Toc416719409"/>
      <w:r w:rsidRPr="00C72BB6">
        <w:t>Get Course Structure</w:t>
      </w:r>
      <w:bookmarkEnd w:id="701"/>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 xml:space="preserve">MA shall expose </w:t>
      </w:r>
      <w:r w:rsidRPr="00C72BB6">
        <w:rPr>
          <w:rFonts w:ascii="Arial" w:hAnsi="Arial" w:cs="Arial"/>
          <w:i/>
        </w:rPr>
        <w:t>Get MA Course</w:t>
      </w:r>
      <w:r w:rsidRPr="00C72BB6">
        <w:rPr>
          <w:rFonts w:ascii="Arial" w:hAnsi="Arial" w:cs="Arial"/>
        </w:rPr>
        <w:t xml:space="preserve"> API to serve course structure to IVR (</w:t>
      </w:r>
      <w:r w:rsidR="00973444" w:rsidRPr="00C72BB6">
        <w:rPr>
          <w:rFonts w:ascii="Arial" w:hAnsi="Arial" w:cs="Arial"/>
        </w:rPr>
        <w:t xml:space="preserve">refer </w:t>
      </w:r>
      <w:r w:rsidR="00087E3E">
        <w:fldChar w:fldCharType="begin"/>
      </w:r>
      <w:r w:rsidR="00087E3E">
        <w:instrText xml:space="preserve"> REF _Re</w:instrText>
      </w:r>
      <w:r w:rsidR="00087E3E">
        <w:instrText xml:space="preserve">f415045096 \r \h  \* MERGEFORMAT </w:instrText>
      </w:r>
      <w:r w:rsidR="00087E3E">
        <w:fldChar w:fldCharType="separate"/>
      </w:r>
      <w:r w:rsidR="00655E56" w:rsidRPr="00C72BB6">
        <w:rPr>
          <w:rFonts w:ascii="Arial" w:hAnsi="Arial" w:cs="Arial"/>
        </w:rPr>
        <w:t>[2]</w:t>
      </w:r>
      <w:r w:rsidR="00087E3E">
        <w:fldChar w:fldCharType="end"/>
      </w:r>
      <w:r w:rsidRPr="00C72BB6">
        <w:rPr>
          <w:rFonts w:ascii="Arial" w:hAnsi="Arial" w:cs="Arial"/>
        </w:rPr>
        <w:t>, section 2.2.2).</w:t>
      </w:r>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The structure of course is independent of the Language Location Code of the user.</w:t>
      </w:r>
    </w:p>
    <w:p w:rsidR="007078ED" w:rsidRPr="00C72BB6" w:rsidRDefault="007078ED" w:rsidP="007078ED">
      <w:pPr>
        <w:pStyle w:val="ListParagraph"/>
        <w:spacing w:line="360" w:lineRule="auto"/>
        <w:ind w:left="1080"/>
        <w:rPr>
          <w:rFonts w:ascii="Arial" w:hAnsi="Arial" w:cs="Arial"/>
        </w:rPr>
      </w:pPr>
      <w:r w:rsidRPr="00C72BB6">
        <w:rPr>
          <w:rFonts w:ascii="Arial" w:hAnsi="Arial" w:cs="Arial"/>
        </w:rPr>
        <w:t xml:space="preserve">On receiving the request, MA shall read the course object from </w:t>
      </w:r>
      <w:r w:rsidRPr="00C72BB6">
        <w:rPr>
          <w:rFonts w:ascii="Arial" w:hAnsi="Arial" w:cs="Arial"/>
          <w:i/>
        </w:rPr>
        <w:t>mTraining</w:t>
      </w:r>
      <w:r w:rsidRPr="00C72BB6">
        <w:rPr>
          <w:rFonts w:ascii="Arial" w:hAnsi="Arial" w:cs="Arial"/>
        </w:rPr>
        <w:t xml:space="preserve"> tables (using mTraining module APIs). It shall </w:t>
      </w:r>
      <w:r w:rsidR="00067AB3" w:rsidRPr="00C72BB6">
        <w:rPr>
          <w:rFonts w:ascii="Arial" w:hAnsi="Arial" w:cs="Arial"/>
        </w:rPr>
        <w:t>check whether:</w:t>
      </w:r>
    </w:p>
    <w:p w:rsidR="007078ED" w:rsidRPr="00C72BB6" w:rsidRDefault="00067AB3" w:rsidP="005B1FD3">
      <w:pPr>
        <w:pStyle w:val="ListParagraph"/>
        <w:numPr>
          <w:ilvl w:val="0"/>
          <w:numId w:val="43"/>
        </w:numPr>
        <w:spacing w:line="360" w:lineRule="auto"/>
        <w:rPr>
          <w:rFonts w:ascii="Arial" w:hAnsi="Arial" w:cs="Arial"/>
        </w:rPr>
      </w:pPr>
      <w:r w:rsidRPr="00C72BB6">
        <w:rPr>
          <w:rFonts w:ascii="Arial" w:hAnsi="Arial" w:cs="Arial"/>
        </w:rPr>
        <w:t xml:space="preserve">The </w:t>
      </w:r>
      <w:r w:rsidR="007078ED" w:rsidRPr="00C72BB6">
        <w:rPr>
          <w:rFonts w:ascii="Arial" w:hAnsi="Arial" w:cs="Arial"/>
        </w:rPr>
        <w:t>course object exists in mTraining table using mTraining APIs. If the course object does not exist, error response shall be returned to IVR indicating that course is not yet populated.</w:t>
      </w:r>
    </w:p>
    <w:p w:rsidR="007078ED" w:rsidRPr="00C72BB6" w:rsidRDefault="007078ED" w:rsidP="005B1FD3">
      <w:pPr>
        <w:pStyle w:val="ListParagraph"/>
        <w:numPr>
          <w:ilvl w:val="0"/>
          <w:numId w:val="43"/>
        </w:numPr>
        <w:spacing w:line="360" w:lineRule="auto"/>
        <w:rPr>
          <w:rFonts w:ascii="Arial" w:hAnsi="Arial" w:cs="Arial"/>
        </w:rPr>
      </w:pPr>
      <w:r w:rsidRPr="00C72BB6">
        <w:rPr>
          <w:rFonts w:ascii="Arial" w:hAnsi="Arial" w:cs="Arial"/>
        </w:rPr>
        <w:t>State of course is ACTIVE. If state of course is not ACTIVE, error response shall be returned to IVR indicating that course upload is in progress.</w:t>
      </w:r>
    </w:p>
    <w:p w:rsidR="007078ED" w:rsidRPr="00C72BB6" w:rsidRDefault="007078ED" w:rsidP="005B1FD3">
      <w:pPr>
        <w:pStyle w:val="ListParagraph"/>
        <w:numPr>
          <w:ilvl w:val="0"/>
          <w:numId w:val="37"/>
        </w:numPr>
        <w:spacing w:line="360" w:lineRule="auto"/>
        <w:rPr>
          <w:rFonts w:ascii="Arial" w:hAnsi="Arial" w:cs="Arial"/>
        </w:rPr>
      </w:pPr>
      <w:r w:rsidRPr="00C72BB6">
        <w:rPr>
          <w:rFonts w:ascii="Arial" w:hAnsi="Arial" w:cs="Arial"/>
        </w:rPr>
        <w:t>If state of course is ACTIVE, it shall read content names and content audio files names from course content tables.</w:t>
      </w:r>
    </w:p>
    <w:p w:rsidR="007078ED" w:rsidRPr="00C72BB6" w:rsidRDefault="007078ED" w:rsidP="005B1FD3">
      <w:pPr>
        <w:pStyle w:val="ListParagraph"/>
        <w:numPr>
          <w:ilvl w:val="0"/>
          <w:numId w:val="35"/>
        </w:numPr>
        <w:spacing w:line="360" w:lineRule="auto"/>
        <w:rPr>
          <w:rFonts w:ascii="Arial" w:hAnsi="Arial" w:cs="Arial"/>
        </w:rPr>
      </w:pPr>
      <w:r w:rsidRPr="00C72BB6">
        <w:rPr>
          <w:rFonts w:ascii="Arial" w:hAnsi="Arial" w:cs="Arial"/>
        </w:rPr>
        <w:t xml:space="preserve">Having retrieved above course data, MA shall generate course structure in JSON format using </w:t>
      </w:r>
      <w:r w:rsidRPr="00C72BB6">
        <w:rPr>
          <w:rFonts w:ascii="Arial" w:hAnsi="Arial" w:cs="Arial"/>
          <w:i/>
        </w:rPr>
        <w:t>GSON</w:t>
      </w:r>
      <w:r w:rsidRPr="00C72BB6">
        <w:rPr>
          <w:rFonts w:ascii="Arial" w:hAnsi="Arial" w:cs="Arial"/>
        </w:rPr>
        <w:t xml:space="preserve"> library. The JSON shall then be returned to IVR.</w:t>
      </w:r>
    </w:p>
    <w:p w:rsidR="007078ED" w:rsidRPr="00C72BB6" w:rsidRDefault="007078ED" w:rsidP="00AD5C2F">
      <w:pPr>
        <w:pStyle w:val="Heading3"/>
      </w:pPr>
      <w:bookmarkStart w:id="702" w:name="_Ref414962421"/>
      <w:bookmarkStart w:id="703" w:name="_Toc416719410"/>
      <w:r w:rsidRPr="00C72BB6">
        <w:t>Get Course Version</w:t>
      </w:r>
      <w:bookmarkEnd w:id="702"/>
      <w:bookmarkEnd w:id="703"/>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 xml:space="preserve">MA shall expose </w:t>
      </w:r>
      <w:r w:rsidRPr="00C72BB6">
        <w:rPr>
          <w:rFonts w:ascii="Arial" w:hAnsi="Arial" w:cs="Arial"/>
          <w:i/>
        </w:rPr>
        <w:t>Get MA Course</w:t>
      </w:r>
      <w:r w:rsidRPr="00C72BB6">
        <w:rPr>
          <w:rFonts w:ascii="Arial" w:hAnsi="Arial" w:cs="Arial"/>
        </w:rPr>
        <w:t xml:space="preserve"> Version API to </w:t>
      </w:r>
      <w:r w:rsidR="00067AB3" w:rsidRPr="00C72BB6">
        <w:rPr>
          <w:rFonts w:ascii="Arial" w:hAnsi="Arial" w:cs="Arial"/>
        </w:rPr>
        <w:t>serve the course version to IVR</w:t>
      </w:r>
      <w:r w:rsidRPr="00C72BB6">
        <w:rPr>
          <w:rFonts w:ascii="Arial" w:hAnsi="Arial" w:cs="Arial"/>
        </w:rPr>
        <w:t xml:space="preserve"> (refer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00067AB3" w:rsidRPr="00C72BB6">
        <w:rPr>
          <w:rFonts w:ascii="Arial" w:hAnsi="Arial" w:cs="Arial"/>
        </w:rPr>
        <w:t xml:space="preserve">, </w:t>
      </w:r>
      <w:r w:rsidRPr="00C72BB6">
        <w:rPr>
          <w:rFonts w:ascii="Arial" w:hAnsi="Arial" w:cs="Arial"/>
        </w:rPr>
        <w:t>section 2.2.3).</w:t>
      </w:r>
    </w:p>
    <w:p w:rsidR="007078ED" w:rsidRPr="00C72BB6" w:rsidRDefault="007078ED" w:rsidP="005B1FD3">
      <w:pPr>
        <w:pStyle w:val="ListParagraph"/>
        <w:numPr>
          <w:ilvl w:val="0"/>
          <w:numId w:val="26"/>
        </w:numPr>
        <w:spacing w:line="360" w:lineRule="auto"/>
        <w:ind w:left="1080"/>
        <w:rPr>
          <w:rFonts w:ascii="Arial" w:hAnsi="Arial" w:cs="Arial"/>
        </w:rPr>
      </w:pPr>
      <w:r w:rsidRPr="00C72BB6">
        <w:rPr>
          <w:rFonts w:ascii="Arial" w:hAnsi="Arial" w:cs="Arial"/>
        </w:rPr>
        <w:t>On receivi</w:t>
      </w:r>
      <w:r w:rsidR="00067AB3" w:rsidRPr="00C72BB6">
        <w:rPr>
          <w:rFonts w:ascii="Arial" w:hAnsi="Arial" w:cs="Arial"/>
        </w:rPr>
        <w:t>ng this request, MA shall check whether</w:t>
      </w:r>
      <w:r w:rsidRPr="00C72BB6">
        <w:rPr>
          <w:rFonts w:ascii="Arial" w:hAnsi="Arial" w:cs="Arial"/>
        </w:rPr>
        <w:t>:</w:t>
      </w:r>
    </w:p>
    <w:p w:rsidR="007078ED" w:rsidRPr="00C72BB6" w:rsidRDefault="00067AB3" w:rsidP="005B1FD3">
      <w:pPr>
        <w:pStyle w:val="ListParagraph"/>
        <w:numPr>
          <w:ilvl w:val="0"/>
          <w:numId w:val="44"/>
        </w:numPr>
        <w:spacing w:line="360" w:lineRule="auto"/>
        <w:rPr>
          <w:rFonts w:ascii="Arial" w:hAnsi="Arial" w:cs="Arial"/>
        </w:rPr>
      </w:pPr>
      <w:r w:rsidRPr="00C72BB6">
        <w:rPr>
          <w:rFonts w:ascii="Arial" w:hAnsi="Arial" w:cs="Arial"/>
        </w:rPr>
        <w:t xml:space="preserve">The </w:t>
      </w:r>
      <w:r w:rsidR="007078ED" w:rsidRPr="00C72BB6">
        <w:rPr>
          <w:rFonts w:ascii="Arial" w:hAnsi="Arial" w:cs="Arial"/>
        </w:rPr>
        <w:t>course object exists in mTraining table using mTraining APIs. If the course object does not exist, error response shall be returned to IVR indicating that course is not yet populated.</w:t>
      </w:r>
    </w:p>
    <w:p w:rsidR="007078ED" w:rsidRPr="00C72BB6" w:rsidRDefault="007078ED" w:rsidP="005B1FD3">
      <w:pPr>
        <w:pStyle w:val="ListParagraph"/>
        <w:numPr>
          <w:ilvl w:val="0"/>
          <w:numId w:val="44"/>
        </w:numPr>
        <w:spacing w:line="360" w:lineRule="auto"/>
        <w:rPr>
          <w:rFonts w:ascii="Arial" w:hAnsi="Arial" w:cs="Arial"/>
        </w:rPr>
      </w:pPr>
      <w:r w:rsidRPr="00C72BB6">
        <w:rPr>
          <w:rFonts w:ascii="Arial" w:hAnsi="Arial" w:cs="Arial"/>
        </w:rPr>
        <w:t>State of course is ACTIVE. If state of course is not ACTIVE, error response shall be returned to IVR indicating that course upload is in progress.</w:t>
      </w:r>
    </w:p>
    <w:p w:rsidR="007078ED" w:rsidRPr="00C72BB6" w:rsidRDefault="007078ED" w:rsidP="005B1FD3">
      <w:pPr>
        <w:pStyle w:val="ListParagraph"/>
        <w:numPr>
          <w:ilvl w:val="0"/>
          <w:numId w:val="44"/>
        </w:numPr>
        <w:spacing w:line="360" w:lineRule="auto"/>
        <w:rPr>
          <w:rFonts w:ascii="Arial" w:hAnsi="Arial" w:cs="Arial"/>
        </w:rPr>
      </w:pPr>
      <w:r w:rsidRPr="00C72BB6">
        <w:rPr>
          <w:rFonts w:ascii="Arial" w:hAnsi="Arial" w:cs="Arial"/>
        </w:rPr>
        <w:t xml:space="preserve">If state of course is ACTIVE, then </w:t>
      </w:r>
      <w:r w:rsidRPr="00C72BB6">
        <w:rPr>
          <w:rFonts w:ascii="Arial" w:hAnsi="Arial" w:cs="Arial"/>
          <w:i/>
        </w:rPr>
        <w:t>modificationDate</w:t>
      </w:r>
      <w:r w:rsidRPr="00C72BB6">
        <w:rPr>
          <w:rFonts w:ascii="Arial" w:hAnsi="Arial" w:cs="Arial"/>
        </w:rPr>
        <w:t xml:space="preserve"> parameter value (in seconds) in mTraining course object shall be returned to user as course version.</w:t>
      </w:r>
    </w:p>
    <w:p w:rsidR="007078ED" w:rsidRPr="00C72BB6" w:rsidRDefault="007078ED" w:rsidP="00AD5C2F">
      <w:pPr>
        <w:pStyle w:val="Heading3"/>
      </w:pPr>
      <w:bookmarkStart w:id="704" w:name="_Ref416627148"/>
      <w:bookmarkStart w:id="705" w:name="_Toc416719411"/>
      <w:r w:rsidRPr="00C72BB6">
        <w:t>Get Bookmark</w:t>
      </w:r>
      <w:ins w:id="706" w:author="Sumit Pabbi" w:date="2015-04-10T23:13:00Z">
        <w:r w:rsidR="00124498" w:rsidRPr="00C72BB6">
          <w:t xml:space="preserve"> </w:t>
        </w:r>
      </w:ins>
      <w:ins w:id="707" w:author="Sumit Pabbi" w:date="2015-04-10T23:16:00Z">
        <w:r w:rsidR="00124498" w:rsidRPr="00C72BB6">
          <w:t>and</w:t>
        </w:r>
      </w:ins>
      <w:ins w:id="708" w:author="Sumit Pabbi" w:date="2015-04-10T23:13:00Z">
        <w:r w:rsidR="00124498" w:rsidRPr="00C72BB6">
          <w:t xml:space="preserve"> Score</w:t>
        </w:r>
      </w:ins>
      <w:bookmarkEnd w:id="704"/>
      <w:bookmarkEnd w:id="705"/>
    </w:p>
    <w:p w:rsidR="00124498" w:rsidRPr="00C72BB6" w:rsidRDefault="00124498" w:rsidP="00124498">
      <w:pPr>
        <w:pStyle w:val="ListParagraph"/>
        <w:numPr>
          <w:ilvl w:val="0"/>
          <w:numId w:val="26"/>
        </w:numPr>
        <w:spacing w:line="360" w:lineRule="auto"/>
        <w:ind w:left="1080"/>
        <w:rPr>
          <w:ins w:id="709" w:author="Sumit Pabbi" w:date="2015-04-10T23:13:00Z"/>
          <w:rFonts w:ascii="Arial" w:hAnsi="Arial" w:cs="Arial"/>
        </w:rPr>
      </w:pPr>
      <w:ins w:id="710" w:author="Sumit Pabbi" w:date="2015-04-10T23:13:00Z">
        <w:r w:rsidRPr="00C72BB6">
          <w:rPr>
            <w:rFonts w:ascii="Arial" w:hAnsi="Arial" w:cs="Arial"/>
          </w:rPr>
          <w:t xml:space="preserve">MA shall expose </w:t>
        </w:r>
        <w:r w:rsidRPr="00C72BB6">
          <w:rPr>
            <w:rFonts w:ascii="Arial" w:hAnsi="Arial" w:cs="Arial"/>
            <w:i/>
          </w:rPr>
          <w:t>Get Bookmark With Score</w:t>
        </w:r>
        <w:r w:rsidRPr="00C72BB6">
          <w:rPr>
            <w:rFonts w:ascii="Arial" w:hAnsi="Arial" w:cs="Arial"/>
          </w:rPr>
          <w:t xml:space="preserve"> API to get the bookmark of the user whose call is ongoing. </w:t>
        </w:r>
      </w:ins>
      <w:ins w:id="711" w:author="gur04599" w:date="2015-04-13T12:30:00Z">
        <w:r w:rsidR="00C714C6" w:rsidRPr="00C72BB6">
          <w:rPr>
            <w:rFonts w:ascii="Arial" w:hAnsi="Arial" w:cs="Arial"/>
          </w:rPr>
          <w:t xml:space="preserve">(refer </w:t>
        </w:r>
        <w:r w:rsidR="0066491D" w:rsidRPr="00C72BB6">
          <w:rPr>
            <w:rFonts w:ascii="Arial" w:hAnsi="Arial" w:cs="Arial"/>
          </w:rPr>
          <w:fldChar w:fldCharType="begin"/>
        </w:r>
        <w:r w:rsidR="00C714C6" w:rsidRPr="00C72BB6">
          <w:rPr>
            <w:rFonts w:ascii="Arial" w:hAnsi="Arial" w:cs="Arial"/>
          </w:rPr>
          <w:instrText xml:space="preserve"> REF _Ref415045096 \r \h  \* MERGEFORMAT </w:instrText>
        </w:r>
      </w:ins>
      <w:r w:rsidR="0066491D" w:rsidRPr="00C72BB6">
        <w:rPr>
          <w:rFonts w:ascii="Arial" w:hAnsi="Arial" w:cs="Arial"/>
        </w:rPr>
      </w:r>
      <w:ins w:id="712" w:author="gur04599" w:date="2015-04-13T12:30:00Z">
        <w:r w:rsidR="0066491D" w:rsidRPr="00C72BB6">
          <w:rPr>
            <w:rFonts w:ascii="Arial" w:hAnsi="Arial" w:cs="Arial"/>
          </w:rPr>
          <w:fldChar w:fldCharType="separate"/>
        </w:r>
      </w:ins>
      <w:ins w:id="713" w:author="Sumit Pabbi" w:date="2015-04-13T20:05:00Z">
        <w:r w:rsidR="00655E56" w:rsidRPr="00C72BB6">
          <w:rPr>
            <w:rFonts w:ascii="Arial" w:hAnsi="Arial" w:cs="Arial"/>
          </w:rPr>
          <w:t>[2]</w:t>
        </w:r>
      </w:ins>
      <w:ins w:id="714" w:author="gur04599" w:date="2015-04-13T12:30:00Z">
        <w:r w:rsidR="0066491D" w:rsidRPr="00C72BB6">
          <w:rPr>
            <w:rFonts w:ascii="Arial" w:hAnsi="Arial" w:cs="Arial"/>
          </w:rPr>
          <w:fldChar w:fldCharType="end"/>
        </w:r>
        <w:r w:rsidR="00C714C6" w:rsidRPr="00C72BB6">
          <w:rPr>
            <w:rFonts w:ascii="Arial" w:hAnsi="Arial" w:cs="Arial"/>
          </w:rPr>
          <w:t>, section 2.2.4).</w:t>
        </w:r>
      </w:ins>
      <w:ins w:id="715" w:author="Sumit Pabbi" w:date="2015-04-10T23:13:00Z">
        <w:r w:rsidRPr="00C72BB6">
          <w:rPr>
            <w:rFonts w:ascii="Arial" w:hAnsi="Arial" w:cs="Arial"/>
          </w:rPr>
          <w:t xml:space="preserve"> </w:t>
        </w:r>
      </w:ins>
    </w:p>
    <w:p w:rsidR="000510C0" w:rsidRPr="00C72BB6" w:rsidRDefault="00124498" w:rsidP="00124498">
      <w:pPr>
        <w:pStyle w:val="ListParagraph"/>
        <w:numPr>
          <w:ilvl w:val="0"/>
          <w:numId w:val="26"/>
        </w:numPr>
        <w:spacing w:line="360" w:lineRule="auto"/>
        <w:ind w:left="1080"/>
        <w:rPr>
          <w:ins w:id="716" w:author="Sumit Pabbi" w:date="2015-04-12T18:28:00Z"/>
          <w:rFonts w:ascii="Arial" w:hAnsi="Arial" w:cs="Arial"/>
        </w:rPr>
      </w:pPr>
      <w:ins w:id="717" w:author="Sumit Pabbi" w:date="2015-04-10T23:13:00Z">
        <w:r w:rsidRPr="00C72BB6">
          <w:rPr>
            <w:rFonts w:ascii="Arial" w:hAnsi="Arial" w:cs="Arial"/>
          </w:rPr>
          <w:t xml:space="preserve">The MSISDN of the user will be received in request and it will be validated </w:t>
        </w:r>
      </w:ins>
      <w:ins w:id="718" w:author="gur04599" w:date="2015-04-13T12:38:00Z">
        <w:r w:rsidR="000F31F6" w:rsidRPr="00C72BB6">
          <w:rPr>
            <w:rFonts w:ascii="Arial" w:hAnsi="Arial" w:cs="Arial"/>
          </w:rPr>
          <w:t>using FLW service</w:t>
        </w:r>
      </w:ins>
      <w:ins w:id="719" w:author="gur04599" w:date="2015-04-13T12:42:00Z">
        <w:r w:rsidR="002260DD" w:rsidRPr="00C72BB6">
          <w:rPr>
            <w:rFonts w:ascii="Arial" w:hAnsi="Arial" w:cs="Arial"/>
          </w:rPr>
          <w:t xml:space="preserve"> (refer </w:t>
        </w:r>
        <w:r w:rsidR="0066491D" w:rsidRPr="00C72BB6">
          <w:rPr>
            <w:rFonts w:ascii="Arial" w:hAnsi="Arial" w:cs="Arial"/>
          </w:rPr>
          <w:fldChar w:fldCharType="begin"/>
        </w:r>
        <w:r w:rsidR="002260DD" w:rsidRPr="00C72BB6">
          <w:rPr>
            <w:rFonts w:ascii="Arial" w:hAnsi="Arial" w:cs="Arial"/>
          </w:rPr>
          <w:instrText xml:space="preserve"> REF _Ref416692298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720" w:author="Sumit Pabbi" w:date="2015-04-13T20:05:00Z">
        <w:r w:rsidR="00655E56" w:rsidRPr="00C72BB6">
          <w:rPr>
            <w:rFonts w:ascii="Arial" w:hAnsi="Arial" w:cs="Arial"/>
          </w:rPr>
          <w:t>8.3</w:t>
        </w:r>
      </w:ins>
      <w:ins w:id="721" w:author="gur04599" w:date="2015-04-13T12:42:00Z">
        <w:del w:id="722" w:author="Sumit Pabbi" w:date="2015-04-13T19:34:00Z">
          <w:r w:rsidR="002260DD" w:rsidRPr="00C72BB6" w:rsidDel="002B2310">
            <w:rPr>
              <w:rFonts w:ascii="Arial" w:hAnsi="Arial" w:cs="Arial"/>
            </w:rPr>
            <w:delText>7.3</w:delText>
          </w:r>
        </w:del>
        <w:r w:rsidR="0066491D" w:rsidRPr="00C72BB6">
          <w:rPr>
            <w:rFonts w:ascii="Arial" w:hAnsi="Arial" w:cs="Arial"/>
          </w:rPr>
          <w:fldChar w:fldCharType="end"/>
        </w:r>
        <w:r w:rsidR="002260DD" w:rsidRPr="00C72BB6">
          <w:rPr>
            <w:rFonts w:ascii="Arial" w:hAnsi="Arial" w:cs="Arial"/>
          </w:rPr>
          <w:t>)</w:t>
        </w:r>
      </w:ins>
      <w:ins w:id="723" w:author="gur04599" w:date="2015-04-13T12:38:00Z">
        <w:r w:rsidR="000F31F6" w:rsidRPr="00C72BB6">
          <w:rPr>
            <w:rFonts w:ascii="Arial" w:hAnsi="Arial" w:cs="Arial"/>
          </w:rPr>
          <w:t xml:space="preserve"> that </w:t>
        </w:r>
      </w:ins>
      <w:ins w:id="724" w:author="Sumit Pabbi" w:date="2015-04-10T23:13:00Z">
        <w:del w:id="725" w:author="gur04599" w:date="2015-04-13T12:38:00Z">
          <w:r w:rsidRPr="00C72BB6">
            <w:rPr>
              <w:rFonts w:ascii="Arial" w:hAnsi="Arial" w:cs="Arial"/>
            </w:rPr>
            <w:delText xml:space="preserve">that </w:delText>
          </w:r>
        </w:del>
        <w:r w:rsidRPr="00C72BB6">
          <w:rPr>
            <w:rFonts w:ascii="Arial" w:hAnsi="Arial" w:cs="Arial"/>
          </w:rPr>
          <w:t xml:space="preserve">MSISDN exists in FLW records. </w:t>
        </w:r>
      </w:ins>
      <w:ins w:id="726" w:author="gur04599" w:date="2015-04-13T12:43:00Z">
        <w:r w:rsidR="00E02E59" w:rsidRPr="00C72BB6">
          <w:rPr>
            <w:rFonts w:ascii="Arial" w:hAnsi="Arial" w:cs="Arial"/>
          </w:rPr>
          <w:t>If MSISDN does not exist then appropriate error response shall be returned to the IVR.</w:t>
        </w:r>
      </w:ins>
      <w:ins w:id="727" w:author="Sumit Pabbi" w:date="2015-04-10T23:13:00Z">
        <w:r w:rsidRPr="00C72BB6">
          <w:rPr>
            <w:rFonts w:ascii="Arial" w:hAnsi="Arial" w:cs="Arial"/>
          </w:rPr>
          <w:t xml:space="preserve">. </w:t>
        </w:r>
      </w:ins>
    </w:p>
    <w:p w:rsidR="00124498" w:rsidRPr="00C72BB6" w:rsidRDefault="00124498" w:rsidP="00124498">
      <w:pPr>
        <w:pStyle w:val="ListParagraph"/>
        <w:numPr>
          <w:ilvl w:val="0"/>
          <w:numId w:val="26"/>
        </w:numPr>
        <w:spacing w:line="360" w:lineRule="auto"/>
        <w:ind w:left="1080"/>
        <w:rPr>
          <w:ins w:id="728" w:author="Sumit Pabbi" w:date="2015-04-10T23:13:00Z"/>
          <w:rFonts w:ascii="Arial" w:hAnsi="Arial" w:cs="Arial"/>
        </w:rPr>
      </w:pPr>
      <w:ins w:id="729" w:author="Sumit Pabbi" w:date="2015-04-10T23:13:00Z">
        <w:r w:rsidRPr="00C72BB6">
          <w:rPr>
            <w:rFonts w:ascii="Arial" w:hAnsi="Arial" w:cs="Arial"/>
          </w:rPr>
          <w:t>On receiving the request, MA shall retrieve following information from mTraining bookmark table:</w:t>
        </w:r>
      </w:ins>
    </w:p>
    <w:p w:rsidR="00124498" w:rsidRPr="00C72BB6" w:rsidRDefault="00124498" w:rsidP="00124498">
      <w:pPr>
        <w:pStyle w:val="ListParagraph"/>
        <w:numPr>
          <w:ilvl w:val="0"/>
          <w:numId w:val="44"/>
        </w:numPr>
        <w:spacing w:line="360" w:lineRule="auto"/>
        <w:rPr>
          <w:ins w:id="730" w:author="Sumit Pabbi" w:date="2015-04-10T23:13:00Z"/>
          <w:rFonts w:ascii="Arial" w:hAnsi="Arial" w:cs="Arial"/>
        </w:rPr>
      </w:pPr>
      <w:ins w:id="731" w:author="Sumit Pabbi" w:date="2015-04-10T23:13:00Z">
        <w:r w:rsidRPr="00C72BB6">
          <w:rPr>
            <w:rFonts w:ascii="Arial" w:hAnsi="Arial" w:cs="Arial"/>
          </w:rPr>
          <w:t xml:space="preserve">Actual bookmark. This will be stored in </w:t>
        </w:r>
        <w:r w:rsidRPr="00C72BB6">
          <w:rPr>
            <w:rFonts w:ascii="Arial" w:hAnsi="Arial" w:cs="Arial"/>
            <w:i/>
          </w:rPr>
          <w:t>progress</w:t>
        </w:r>
        <w:r w:rsidRPr="00C72BB6">
          <w:rPr>
            <w:rFonts w:ascii="Arial" w:hAnsi="Arial" w:cs="Arial"/>
          </w:rPr>
          <w:t xml:space="preserve"> map against key </w:t>
        </w:r>
        <w:r w:rsidRPr="00C72BB6">
          <w:rPr>
            <w:rFonts w:ascii="Arial" w:hAnsi="Arial" w:cs="Arial"/>
            <w:i/>
          </w:rPr>
          <w:t>bookmark</w:t>
        </w:r>
        <w:r w:rsidRPr="00C72BB6">
          <w:rPr>
            <w:rFonts w:ascii="Arial" w:hAnsi="Arial" w:cs="Arial"/>
          </w:rPr>
          <w:t>_</w:t>
        </w:r>
        <w:r w:rsidRPr="00C72BB6">
          <w:rPr>
            <w:rFonts w:ascii="Arial" w:hAnsi="Arial" w:cs="Arial"/>
            <w:i/>
          </w:rPr>
          <w:t>id</w:t>
        </w:r>
      </w:ins>
    </w:p>
    <w:p w:rsidR="00124498" w:rsidRPr="00C72BB6" w:rsidRDefault="00124498" w:rsidP="00124498">
      <w:pPr>
        <w:pStyle w:val="ListParagraph"/>
        <w:numPr>
          <w:ilvl w:val="0"/>
          <w:numId w:val="44"/>
        </w:numPr>
        <w:spacing w:line="360" w:lineRule="auto"/>
        <w:rPr>
          <w:ins w:id="732" w:author="Sumit Pabbi" w:date="2015-04-10T23:13:00Z"/>
          <w:rFonts w:ascii="Arial" w:hAnsi="Arial" w:cs="Arial"/>
        </w:rPr>
      </w:pPr>
      <w:ins w:id="733" w:author="Sumit Pabbi" w:date="2015-04-10T23:13:00Z">
        <w:r w:rsidRPr="00C72BB6">
          <w:rPr>
            <w:rFonts w:ascii="Arial" w:hAnsi="Arial" w:cs="Arial"/>
          </w:rPr>
          <w:t xml:space="preserve">Scores by chapter. This refers to the scores achieved by user per chapter. This will also be stored in </w:t>
        </w:r>
        <w:r w:rsidRPr="00C72BB6">
          <w:rPr>
            <w:rFonts w:ascii="Arial" w:hAnsi="Arial" w:cs="Arial"/>
            <w:i/>
          </w:rPr>
          <w:t>progress</w:t>
        </w:r>
        <w:r w:rsidRPr="00C72BB6">
          <w:rPr>
            <w:rFonts w:ascii="Arial" w:hAnsi="Arial" w:cs="Arial"/>
          </w:rPr>
          <w:t xml:space="preserve"> map with key being chapter no.</w:t>
        </w:r>
      </w:ins>
    </w:p>
    <w:p w:rsidR="00124498" w:rsidRPr="00C72BB6" w:rsidRDefault="00124498" w:rsidP="00124498">
      <w:pPr>
        <w:pStyle w:val="ListParagraph"/>
        <w:numPr>
          <w:ilvl w:val="0"/>
          <w:numId w:val="26"/>
        </w:numPr>
        <w:spacing w:line="360" w:lineRule="auto"/>
        <w:ind w:left="1080"/>
        <w:rPr>
          <w:ins w:id="734" w:author="Sumit Pabbi" w:date="2015-04-10T23:13:00Z"/>
          <w:rFonts w:ascii="Arial" w:hAnsi="Arial" w:cs="Arial"/>
        </w:rPr>
      </w:pPr>
      <w:ins w:id="735" w:author="Sumit Pabbi" w:date="2015-04-10T23:13:00Z">
        <w:r w:rsidRPr="00C72BB6">
          <w:rPr>
            <w:rFonts w:ascii="Arial" w:hAnsi="Arial" w:cs="Arial"/>
          </w:rPr>
          <w:t xml:space="preserve">A sample of </w:t>
        </w:r>
        <w:r w:rsidRPr="00C72BB6">
          <w:rPr>
            <w:rFonts w:ascii="Arial" w:hAnsi="Arial" w:cs="Arial"/>
            <w:i/>
          </w:rPr>
          <w:t>progress</w:t>
        </w:r>
        <w:r w:rsidRPr="00C72BB6">
          <w:rPr>
            <w:rFonts w:ascii="Arial" w:hAnsi="Arial" w:cs="Arial"/>
          </w:rPr>
          <w:t xml:space="preserve"> map in mTraining Bookmark table is given below-</w:t>
        </w:r>
      </w:ins>
    </w:p>
    <w:tbl>
      <w:tblPr>
        <w:tblStyle w:val="TableGrid"/>
        <w:tblW w:w="9828" w:type="dxa"/>
        <w:tblInd w:w="1440" w:type="dxa"/>
        <w:tblLook w:val="04A0" w:firstRow="1" w:lastRow="0" w:firstColumn="1" w:lastColumn="0" w:noHBand="0" w:noVBand="1"/>
      </w:tblPr>
      <w:tblGrid>
        <w:gridCol w:w="9828"/>
      </w:tblGrid>
      <w:tr w:rsidR="00124498" w:rsidRPr="00C72BB6" w:rsidTr="00124498">
        <w:trPr>
          <w:ins w:id="736" w:author="Sumit Pabbi" w:date="2015-04-10T23:13:00Z"/>
        </w:trPr>
        <w:tc>
          <w:tcPr>
            <w:tcW w:w="9828" w:type="dxa"/>
          </w:tcPr>
          <w:p w:rsidR="00124498" w:rsidRPr="00C72BB6" w:rsidRDefault="00124498" w:rsidP="000E2AD2">
            <w:pPr>
              <w:rPr>
                <w:ins w:id="737" w:author="Sumit Pabbi" w:date="2015-04-10T23:13:00Z"/>
                <w:rFonts w:ascii="Arial" w:hAnsi="Arial" w:cs="Arial"/>
              </w:rPr>
            </w:pPr>
          </w:p>
          <w:p w:rsidR="00124498" w:rsidRPr="00C72BB6" w:rsidRDefault="00124498" w:rsidP="000E2AD2">
            <w:pPr>
              <w:rPr>
                <w:ins w:id="738" w:author="Sumit Pabbi" w:date="2015-04-10T23:13:00Z"/>
                <w:rFonts w:ascii="Arial" w:hAnsi="Arial" w:cs="Arial"/>
              </w:rPr>
            </w:pPr>
            <w:ins w:id="739" w:author="Sumit Pabbi" w:date="2015-04-10T23:13:00Z">
              <w:r w:rsidRPr="00C72BB6">
                <w:rPr>
                  <w:rFonts w:ascii="Arial" w:hAnsi="Arial" w:cs="Arial"/>
                </w:rPr>
                <w:t>{</w:t>
              </w:r>
            </w:ins>
          </w:p>
          <w:p w:rsidR="00124498" w:rsidRPr="00C72BB6" w:rsidRDefault="00124498" w:rsidP="000E2AD2">
            <w:pPr>
              <w:rPr>
                <w:ins w:id="740" w:author="Sumit Pabbi" w:date="2015-04-10T23:13:00Z"/>
                <w:rFonts w:ascii="Arial" w:hAnsi="Arial" w:cs="Arial"/>
              </w:rPr>
            </w:pPr>
            <w:ins w:id="741" w:author="Sumit Pabbi" w:date="2015-04-10T23:13:00Z">
              <w:r w:rsidRPr="00C72BB6">
                <w:rPr>
                  <w:rFonts w:ascii="Arial" w:hAnsi="Arial" w:cs="Arial"/>
                </w:rPr>
                <w:tab/>
                <w:t>"bookmark_id" -&gt; "Chapter05_Question01",</w:t>
              </w:r>
            </w:ins>
          </w:p>
          <w:p w:rsidR="00124498" w:rsidRPr="00C72BB6" w:rsidRDefault="00124498" w:rsidP="000E2AD2">
            <w:pPr>
              <w:rPr>
                <w:ins w:id="742" w:author="Sumit Pabbi" w:date="2015-04-10T23:13:00Z"/>
                <w:rFonts w:ascii="Arial" w:hAnsi="Arial" w:cs="Arial"/>
              </w:rPr>
            </w:pPr>
            <w:ins w:id="743" w:author="Sumit Pabbi" w:date="2015-04-10T23:13:00Z">
              <w:r w:rsidRPr="00C72BB6">
                <w:rPr>
                  <w:rFonts w:ascii="Arial" w:hAnsi="Arial" w:cs="Arial"/>
                </w:rPr>
                <w:tab/>
                <w:t>"1" -&gt; 1,</w:t>
              </w:r>
            </w:ins>
          </w:p>
          <w:p w:rsidR="00124498" w:rsidRPr="00C72BB6" w:rsidRDefault="00124498" w:rsidP="000E2AD2">
            <w:pPr>
              <w:rPr>
                <w:ins w:id="744" w:author="Sumit Pabbi" w:date="2015-04-10T23:13:00Z"/>
                <w:rFonts w:ascii="Arial" w:hAnsi="Arial" w:cs="Arial"/>
              </w:rPr>
            </w:pPr>
            <w:ins w:id="745" w:author="Sumit Pabbi" w:date="2015-04-10T23:13:00Z">
              <w:r w:rsidRPr="00C72BB6">
                <w:rPr>
                  <w:rFonts w:ascii="Arial" w:hAnsi="Arial" w:cs="Arial"/>
                </w:rPr>
                <w:tab/>
                <w:t>"2" -&gt; 4,</w:t>
              </w:r>
            </w:ins>
          </w:p>
          <w:p w:rsidR="00124498" w:rsidRPr="00C72BB6" w:rsidRDefault="00124498" w:rsidP="000E2AD2">
            <w:pPr>
              <w:rPr>
                <w:ins w:id="746" w:author="Sumit Pabbi" w:date="2015-04-10T23:13:00Z"/>
                <w:rFonts w:ascii="Arial" w:hAnsi="Arial" w:cs="Arial"/>
              </w:rPr>
            </w:pPr>
            <w:ins w:id="747" w:author="Sumit Pabbi" w:date="2015-04-10T23:13:00Z">
              <w:r w:rsidRPr="00C72BB6">
                <w:rPr>
                  <w:rFonts w:ascii="Arial" w:hAnsi="Arial" w:cs="Arial"/>
                </w:rPr>
                <w:tab/>
                <w:t>"3" -&gt; 3,</w:t>
              </w:r>
            </w:ins>
          </w:p>
          <w:p w:rsidR="00124498" w:rsidRPr="00C72BB6" w:rsidRDefault="00124498" w:rsidP="000E2AD2">
            <w:pPr>
              <w:rPr>
                <w:ins w:id="748" w:author="Sumit Pabbi" w:date="2015-04-10T23:13:00Z"/>
                <w:rFonts w:ascii="Arial" w:hAnsi="Arial" w:cs="Arial"/>
              </w:rPr>
            </w:pPr>
            <w:ins w:id="749" w:author="Sumit Pabbi" w:date="2015-04-10T23:13:00Z">
              <w:r w:rsidRPr="00C72BB6">
                <w:rPr>
                  <w:rFonts w:ascii="Arial" w:hAnsi="Arial" w:cs="Arial"/>
                </w:rPr>
                <w:tab/>
                <w:t>"4" -&gt; 2</w:t>
              </w:r>
            </w:ins>
          </w:p>
          <w:p w:rsidR="00124498" w:rsidRPr="00C72BB6" w:rsidRDefault="00124498" w:rsidP="000E2AD2">
            <w:pPr>
              <w:rPr>
                <w:ins w:id="750" w:author="Sumit Pabbi" w:date="2015-04-10T23:13:00Z"/>
                <w:rFonts w:ascii="Arial" w:hAnsi="Arial" w:cs="Arial"/>
              </w:rPr>
            </w:pPr>
            <w:ins w:id="751" w:author="Sumit Pabbi" w:date="2015-04-10T23:13:00Z">
              <w:r w:rsidRPr="00C72BB6">
                <w:rPr>
                  <w:rFonts w:ascii="Arial" w:hAnsi="Arial" w:cs="Arial"/>
                </w:rPr>
                <w:tab/>
                <w:t>}</w:t>
              </w:r>
            </w:ins>
          </w:p>
          <w:p w:rsidR="00124498" w:rsidRPr="00C72BB6" w:rsidRDefault="00124498" w:rsidP="000E2AD2">
            <w:pPr>
              <w:rPr>
                <w:ins w:id="752" w:author="Sumit Pabbi" w:date="2015-04-10T23:13:00Z"/>
                <w:rFonts w:ascii="Arial" w:hAnsi="Arial" w:cs="Arial"/>
              </w:rPr>
            </w:pPr>
          </w:p>
        </w:tc>
      </w:tr>
    </w:tbl>
    <w:p w:rsidR="007078ED" w:rsidRPr="00C72BB6" w:rsidRDefault="007078ED" w:rsidP="001D7326">
      <w:pPr>
        <w:ind w:left="720"/>
        <w:rPr>
          <w:rFonts w:ascii="Arial" w:hAnsi="Arial" w:cs="Arial"/>
        </w:rPr>
      </w:pPr>
    </w:p>
    <w:p w:rsidR="007078ED" w:rsidRPr="00C72BB6" w:rsidRDefault="007078ED" w:rsidP="00AD5C2F">
      <w:pPr>
        <w:pStyle w:val="Heading3"/>
      </w:pPr>
      <w:bookmarkStart w:id="753" w:name="_Toc416719412"/>
      <w:r w:rsidRPr="00C72BB6">
        <w:t>Save Bookmark</w:t>
      </w:r>
      <w:ins w:id="754" w:author="Sumit Pabbi" w:date="2015-04-10T23:16:00Z">
        <w:r w:rsidR="00124498" w:rsidRPr="00C72BB6">
          <w:t xml:space="preserve"> and Score</w:t>
        </w:r>
      </w:ins>
      <w:bookmarkEnd w:id="753"/>
    </w:p>
    <w:p w:rsidR="00F04478" w:rsidRPr="00C72BB6" w:rsidRDefault="00124498" w:rsidP="00124498">
      <w:pPr>
        <w:pStyle w:val="ListParagraph"/>
        <w:numPr>
          <w:ilvl w:val="0"/>
          <w:numId w:val="26"/>
        </w:numPr>
        <w:spacing w:line="360" w:lineRule="auto"/>
        <w:ind w:left="1080"/>
        <w:contextualSpacing w:val="0"/>
        <w:rPr>
          <w:ins w:id="755" w:author="Sumit Pabbi" w:date="2015-04-12T18:35:00Z"/>
          <w:del w:id="756" w:author="gur04599" w:date="2015-04-13T16:17:00Z"/>
          <w:rFonts w:ascii="Arial" w:hAnsi="Arial" w:cs="Arial"/>
        </w:rPr>
      </w:pPr>
      <w:ins w:id="757" w:author="Sumit Pabbi" w:date="2015-04-10T23:16:00Z">
        <w:r w:rsidRPr="00C72BB6">
          <w:rPr>
            <w:rFonts w:ascii="Arial" w:hAnsi="Arial" w:cs="Arial"/>
          </w:rPr>
          <w:t xml:space="preserve">MA shall expose </w:t>
        </w:r>
        <w:r w:rsidRPr="00C72BB6">
          <w:rPr>
            <w:rFonts w:ascii="Arial" w:hAnsi="Arial" w:cs="Arial"/>
            <w:i/>
          </w:rPr>
          <w:t>Save Bookmark With Score</w:t>
        </w:r>
        <w:r w:rsidRPr="00C72BB6">
          <w:rPr>
            <w:rFonts w:ascii="Arial" w:hAnsi="Arial" w:cs="Arial"/>
          </w:rPr>
          <w:t xml:space="preserve"> API to save the bookmark and chapter scores of a user. </w:t>
        </w:r>
        <w:del w:id="758" w:author="gur04599" w:date="2015-04-13T16:12:00Z">
          <w:r w:rsidRPr="00C72BB6">
            <w:rPr>
              <w:rFonts w:ascii="Arial" w:hAnsi="Arial" w:cs="Arial"/>
            </w:rPr>
            <w:delText>This will be invoked only after disconnect of the call</w:delText>
          </w:r>
        </w:del>
      </w:ins>
      <w:ins w:id="759" w:author="gur04599" w:date="2015-04-13T13:23:00Z">
        <w:r w:rsidR="00AD0F2D" w:rsidRPr="00C72BB6">
          <w:rPr>
            <w:rFonts w:ascii="Arial" w:hAnsi="Arial" w:cs="Arial"/>
          </w:rPr>
          <w:t xml:space="preserve">(refer </w:t>
        </w:r>
        <w:r w:rsidR="0066491D" w:rsidRPr="00C72BB6">
          <w:rPr>
            <w:rFonts w:ascii="Arial" w:hAnsi="Arial" w:cs="Arial"/>
          </w:rPr>
          <w:fldChar w:fldCharType="begin"/>
        </w:r>
        <w:r w:rsidR="00AD0F2D" w:rsidRPr="00C72BB6">
          <w:rPr>
            <w:rFonts w:ascii="Arial" w:hAnsi="Arial" w:cs="Arial"/>
          </w:rPr>
          <w:instrText xml:space="preserve"> REF _Ref415045096 \r \h  \* MERGEFORMAT </w:instrText>
        </w:r>
      </w:ins>
      <w:r w:rsidR="0066491D" w:rsidRPr="00C72BB6">
        <w:rPr>
          <w:rFonts w:ascii="Arial" w:hAnsi="Arial" w:cs="Arial"/>
        </w:rPr>
      </w:r>
      <w:ins w:id="760" w:author="gur04599" w:date="2015-04-13T13:23:00Z">
        <w:r w:rsidR="0066491D" w:rsidRPr="00C72BB6">
          <w:rPr>
            <w:rFonts w:ascii="Arial" w:hAnsi="Arial" w:cs="Arial"/>
          </w:rPr>
          <w:fldChar w:fldCharType="separate"/>
        </w:r>
      </w:ins>
      <w:ins w:id="761" w:author="Sumit Pabbi" w:date="2015-04-13T20:05:00Z">
        <w:r w:rsidR="00655E56" w:rsidRPr="00C72BB6">
          <w:rPr>
            <w:rFonts w:ascii="Arial" w:hAnsi="Arial" w:cs="Arial"/>
          </w:rPr>
          <w:t>[2]</w:t>
        </w:r>
      </w:ins>
      <w:ins w:id="762" w:author="gur04599" w:date="2015-04-13T13:23:00Z">
        <w:r w:rsidR="0066491D" w:rsidRPr="00C72BB6">
          <w:rPr>
            <w:rFonts w:ascii="Arial" w:hAnsi="Arial" w:cs="Arial"/>
          </w:rPr>
          <w:fldChar w:fldCharType="end"/>
        </w:r>
        <w:r w:rsidR="00AD0F2D" w:rsidRPr="00C72BB6">
          <w:rPr>
            <w:rFonts w:ascii="Arial" w:hAnsi="Arial" w:cs="Arial"/>
          </w:rPr>
          <w:t>, section 2.2.</w:t>
        </w:r>
      </w:ins>
      <w:ins w:id="763" w:author="gur04599" w:date="2015-04-13T13:24:00Z">
        <w:r w:rsidR="00AD0F2D" w:rsidRPr="00C72BB6">
          <w:rPr>
            <w:rFonts w:ascii="Arial" w:hAnsi="Arial" w:cs="Arial"/>
          </w:rPr>
          <w:t>5</w:t>
        </w:r>
      </w:ins>
      <w:ins w:id="764" w:author="gur04599" w:date="2015-04-13T13:23:00Z">
        <w:r w:rsidR="00AD0F2D" w:rsidRPr="00C72BB6">
          <w:rPr>
            <w:rFonts w:ascii="Arial" w:hAnsi="Arial" w:cs="Arial"/>
          </w:rPr>
          <w:t>).</w:t>
        </w:r>
      </w:ins>
      <w:ins w:id="765" w:author="Sumit Pabbi" w:date="2015-04-10T23:16:00Z">
        <w:del w:id="766" w:author="gur04599" w:date="2015-04-13T13:23:00Z">
          <w:r w:rsidRPr="00C72BB6">
            <w:rPr>
              <w:rFonts w:ascii="Arial" w:hAnsi="Arial" w:cs="Arial"/>
            </w:rPr>
            <w:delText xml:space="preserve">. </w:delText>
          </w:r>
        </w:del>
      </w:ins>
    </w:p>
    <w:p w:rsidR="00124498" w:rsidRPr="00C72BB6" w:rsidRDefault="00124498" w:rsidP="00124498">
      <w:pPr>
        <w:pStyle w:val="ListParagraph"/>
        <w:numPr>
          <w:ilvl w:val="0"/>
          <w:numId w:val="26"/>
        </w:numPr>
        <w:spacing w:line="360" w:lineRule="auto"/>
        <w:ind w:left="1080"/>
        <w:contextualSpacing w:val="0"/>
        <w:rPr>
          <w:ins w:id="767" w:author="Sumit Pabbi" w:date="2015-04-10T23:16:00Z"/>
          <w:rFonts w:ascii="Arial" w:hAnsi="Arial" w:cs="Arial"/>
        </w:rPr>
      </w:pPr>
      <w:ins w:id="768" w:author="Sumit Pabbi" w:date="2015-04-10T23:16:00Z">
        <w:del w:id="769" w:author="gur04599" w:date="2015-04-13T16:17:00Z">
          <w:r w:rsidRPr="00C72BB6">
            <w:rPr>
              <w:rFonts w:ascii="Arial" w:hAnsi="Arial" w:cs="Arial"/>
            </w:rPr>
            <w:delText xml:space="preserve">There will be a single JSON containing bookmark and chapter </w:delText>
          </w:r>
        </w:del>
      </w:ins>
      <w:ins w:id="770" w:author="Sumit Pabbi" w:date="2015-04-12T18:35:00Z">
        <w:del w:id="771" w:author="gur04599" w:date="2015-04-13T16:17:00Z">
          <w:r w:rsidR="00F04478" w:rsidRPr="00C72BB6">
            <w:rPr>
              <w:rFonts w:ascii="Arial" w:hAnsi="Arial" w:cs="Arial"/>
            </w:rPr>
            <w:delText xml:space="preserve">scores </w:delText>
          </w:r>
        </w:del>
      </w:ins>
      <w:ins w:id="772" w:author="Sumit Pabbi" w:date="2015-04-10T23:16:00Z">
        <w:del w:id="773" w:author="gur04599" w:date="2015-04-13T16:17:00Z">
          <w:r w:rsidRPr="00C72BB6">
            <w:rPr>
              <w:rFonts w:ascii="Arial" w:hAnsi="Arial" w:cs="Arial"/>
            </w:rPr>
            <w:delText>of a user which will be received in request. The scores of only those chapters shall be provided in the request which have been attempted till the bookmark point.</w:delText>
          </w:r>
        </w:del>
      </w:ins>
    </w:p>
    <w:p w:rsidR="007D6B4F" w:rsidRPr="00C72BB6" w:rsidRDefault="007D6B4F" w:rsidP="007D6B4F">
      <w:pPr>
        <w:pStyle w:val="ListParagraph"/>
        <w:numPr>
          <w:ilvl w:val="0"/>
          <w:numId w:val="26"/>
        </w:numPr>
        <w:spacing w:line="360" w:lineRule="auto"/>
        <w:ind w:left="1080"/>
        <w:rPr>
          <w:ins w:id="774" w:author="gur04599" w:date="2015-04-13T16:18:00Z"/>
          <w:rFonts w:ascii="Arial" w:hAnsi="Arial" w:cs="Arial"/>
        </w:rPr>
      </w:pPr>
      <w:ins w:id="775" w:author="gur04599" w:date="2015-04-13T16:18:00Z">
        <w:r w:rsidRPr="00C72BB6">
          <w:rPr>
            <w:rFonts w:ascii="Arial" w:hAnsi="Arial" w:cs="Arial"/>
          </w:rPr>
          <w:t xml:space="preserve">The MSISDN of the user will be received in request and it will be validated using FLW service (refer </w:t>
        </w:r>
        <w:r w:rsidR="0066491D" w:rsidRPr="00C72BB6">
          <w:rPr>
            <w:rFonts w:ascii="Arial" w:hAnsi="Arial" w:cs="Arial"/>
          </w:rPr>
          <w:fldChar w:fldCharType="begin"/>
        </w:r>
        <w:r w:rsidRPr="00C72BB6">
          <w:rPr>
            <w:rFonts w:ascii="Arial" w:hAnsi="Arial" w:cs="Arial"/>
          </w:rPr>
          <w:instrText xml:space="preserve"> REF _Ref416692298 \r \h </w:instrText>
        </w:r>
      </w:ins>
      <w:r w:rsidR="00B7130E" w:rsidRPr="00C72BB6">
        <w:rPr>
          <w:rFonts w:ascii="Arial" w:hAnsi="Arial" w:cs="Arial"/>
        </w:rPr>
        <w:instrText xml:space="preserve"> \* MERGEFORMAT </w:instrText>
      </w:r>
      <w:r w:rsidR="0066491D" w:rsidRPr="00C72BB6">
        <w:rPr>
          <w:rFonts w:ascii="Arial" w:hAnsi="Arial" w:cs="Arial"/>
        </w:rPr>
      </w:r>
      <w:ins w:id="776" w:author="gur04599" w:date="2015-04-13T16:18:00Z">
        <w:r w:rsidR="0066491D" w:rsidRPr="00C72BB6">
          <w:rPr>
            <w:rFonts w:ascii="Arial" w:hAnsi="Arial" w:cs="Arial"/>
          </w:rPr>
          <w:fldChar w:fldCharType="separate"/>
        </w:r>
      </w:ins>
      <w:ins w:id="777" w:author="Sumit Pabbi" w:date="2015-04-13T20:05:00Z">
        <w:r w:rsidR="00655E56" w:rsidRPr="00C72BB6">
          <w:rPr>
            <w:rFonts w:ascii="Arial" w:hAnsi="Arial" w:cs="Arial"/>
          </w:rPr>
          <w:t>8.3</w:t>
        </w:r>
      </w:ins>
      <w:ins w:id="778" w:author="gur04599" w:date="2015-04-13T16:18:00Z">
        <w:del w:id="779" w:author="Sumit Pabbi" w:date="2015-04-13T19:34:00Z">
          <w:r w:rsidRPr="00C72BB6" w:rsidDel="002B2310">
            <w:rPr>
              <w:rFonts w:ascii="Arial" w:hAnsi="Arial" w:cs="Arial"/>
            </w:rPr>
            <w:delText>7.3</w:delText>
          </w:r>
        </w:del>
        <w:r w:rsidR="0066491D" w:rsidRPr="00C72BB6">
          <w:rPr>
            <w:rFonts w:ascii="Arial" w:hAnsi="Arial" w:cs="Arial"/>
          </w:rPr>
          <w:fldChar w:fldCharType="end"/>
        </w:r>
        <w:r w:rsidRPr="00C72BB6">
          <w:rPr>
            <w:rFonts w:ascii="Arial" w:hAnsi="Arial" w:cs="Arial"/>
          </w:rPr>
          <w:t>) that MSISDN exists in FLW records. If MSISDN does not exist then appropriate error response shall be returned to the IVR.</w:t>
        </w:r>
      </w:ins>
    </w:p>
    <w:p w:rsidR="00F04478" w:rsidRPr="00C72BB6" w:rsidRDefault="00124498" w:rsidP="00124498">
      <w:pPr>
        <w:pStyle w:val="ListParagraph"/>
        <w:numPr>
          <w:ilvl w:val="0"/>
          <w:numId w:val="26"/>
        </w:numPr>
        <w:spacing w:line="360" w:lineRule="auto"/>
        <w:ind w:left="1080"/>
        <w:contextualSpacing w:val="0"/>
        <w:rPr>
          <w:ins w:id="780" w:author="gur04599" w:date="2015-04-13T16:13:00Z"/>
          <w:rFonts w:ascii="Arial" w:hAnsi="Arial" w:cs="Arial"/>
        </w:rPr>
      </w:pPr>
      <w:ins w:id="781" w:author="Sumit Pabbi" w:date="2015-04-10T23:16:00Z">
        <w:r w:rsidRPr="00C72BB6">
          <w:rPr>
            <w:rFonts w:ascii="Arial" w:hAnsi="Arial" w:cs="Arial"/>
          </w:rPr>
          <w:t>Each node in the course structure which can be bookmarked has a unique identifier</w:t>
        </w:r>
      </w:ins>
      <w:ins w:id="782" w:author="gur04599" w:date="2015-04-13T13:25:00Z">
        <w:r w:rsidR="00AD0F2D" w:rsidRPr="00C72BB6">
          <w:rPr>
            <w:rFonts w:ascii="Arial" w:hAnsi="Arial" w:cs="Arial"/>
          </w:rPr>
          <w:t xml:space="preserve"> which is already shared with IVR as part of </w:t>
        </w:r>
      </w:ins>
      <w:ins w:id="783" w:author="gur04599" w:date="2015-04-13T13:26:00Z">
        <w:r w:rsidR="00AD0F2D" w:rsidRPr="00C72BB6">
          <w:rPr>
            <w:rFonts w:ascii="Arial" w:hAnsi="Arial" w:cs="Arial"/>
          </w:rPr>
          <w:t xml:space="preserve">MA </w:t>
        </w:r>
      </w:ins>
      <w:ins w:id="784" w:author="gur04599" w:date="2015-04-13T13:25:00Z">
        <w:r w:rsidR="00AD0F2D" w:rsidRPr="00C72BB6">
          <w:rPr>
            <w:rFonts w:ascii="Arial" w:hAnsi="Arial" w:cs="Arial"/>
          </w:rPr>
          <w:t>course structure</w:t>
        </w:r>
      </w:ins>
      <w:ins w:id="785" w:author="Sumit Pabbi" w:date="2015-04-10T23:16:00Z">
        <w:r w:rsidRPr="00C72BB6">
          <w:rPr>
            <w:rFonts w:ascii="Arial" w:hAnsi="Arial" w:cs="Arial"/>
          </w:rPr>
          <w:t xml:space="preserve">. Same identifier shall be sent by IVR in this request.  </w:t>
        </w:r>
      </w:ins>
      <w:ins w:id="786" w:author="gur04599" w:date="2015-04-13T16:13:00Z">
        <w:r w:rsidR="009C3819" w:rsidRPr="00C72BB6">
          <w:rPr>
            <w:rFonts w:ascii="Arial" w:hAnsi="Arial" w:cs="Arial"/>
          </w:rPr>
          <w:t>However, it will not be validated at MA whether bookmark is valid or not. Whatever is shared by IVR will be saved as it is with MA.</w:t>
        </w:r>
      </w:ins>
      <w:ins w:id="787" w:author="Sumit Pabbi" w:date="2015-04-10T23:16:00Z">
        <w:r w:rsidRPr="00C72BB6">
          <w:rPr>
            <w:rFonts w:ascii="Arial" w:hAnsi="Arial" w:cs="Arial"/>
          </w:rPr>
          <w:t xml:space="preserve"> </w:t>
        </w:r>
      </w:ins>
    </w:p>
    <w:p w:rsidR="009C3819" w:rsidRPr="00C72BB6" w:rsidRDefault="009C3819" w:rsidP="00124498">
      <w:pPr>
        <w:pStyle w:val="ListParagraph"/>
        <w:numPr>
          <w:ilvl w:val="0"/>
          <w:numId w:val="26"/>
        </w:numPr>
        <w:spacing w:line="360" w:lineRule="auto"/>
        <w:ind w:left="1080"/>
        <w:contextualSpacing w:val="0"/>
        <w:rPr>
          <w:ins w:id="788" w:author="Sumit Pabbi" w:date="2015-04-12T18:34:00Z"/>
          <w:rFonts w:ascii="Arial" w:hAnsi="Arial" w:cs="Arial"/>
        </w:rPr>
      </w:pPr>
      <w:ins w:id="789" w:author="gur04599" w:date="2015-04-13T16:14:00Z">
        <w:r w:rsidRPr="00C72BB6">
          <w:rPr>
            <w:rFonts w:ascii="Arial" w:hAnsi="Arial" w:cs="Arial"/>
          </w:rPr>
          <w:t>MA does not use this bookmark internally. It is solely for c</w:t>
        </w:r>
      </w:ins>
      <w:ins w:id="790" w:author="gur04599" w:date="2015-04-13T16:15:00Z">
        <w:r w:rsidRPr="00C72BB6">
          <w:rPr>
            <w:rFonts w:ascii="Arial" w:hAnsi="Arial" w:cs="Arial"/>
          </w:rPr>
          <w:t>ommunicating the IVR the bookmark location in MA course.</w:t>
        </w:r>
      </w:ins>
    </w:p>
    <w:p w:rsidR="00124498" w:rsidRPr="00C72BB6" w:rsidRDefault="00124498" w:rsidP="00124498">
      <w:pPr>
        <w:pStyle w:val="ListParagraph"/>
        <w:numPr>
          <w:ilvl w:val="0"/>
          <w:numId w:val="26"/>
        </w:numPr>
        <w:spacing w:line="360" w:lineRule="auto"/>
        <w:ind w:left="1080"/>
        <w:contextualSpacing w:val="0"/>
        <w:rPr>
          <w:ins w:id="791" w:author="Sumit Pabbi" w:date="2015-04-10T23:16:00Z"/>
          <w:rFonts w:ascii="Arial" w:hAnsi="Arial" w:cs="Arial"/>
        </w:rPr>
      </w:pPr>
      <w:ins w:id="792" w:author="Sumit Pabbi" w:date="2015-04-10T23:16:00Z">
        <w:r w:rsidRPr="00C72BB6">
          <w:rPr>
            <w:rFonts w:ascii="Arial" w:hAnsi="Arial" w:cs="Arial"/>
          </w:rPr>
          <w:t xml:space="preserve">The scores per chapter will also be sent by IVR in this request. The bookmark as well as scores for the user shall be saved in </w:t>
        </w:r>
        <w:r w:rsidRPr="00C72BB6">
          <w:rPr>
            <w:rFonts w:ascii="Arial" w:hAnsi="Arial" w:cs="Arial"/>
            <w:i/>
          </w:rPr>
          <w:t>progress</w:t>
        </w:r>
        <w:r w:rsidRPr="00C72BB6">
          <w:rPr>
            <w:rFonts w:ascii="Arial" w:hAnsi="Arial" w:cs="Arial"/>
          </w:rPr>
          <w:t xml:space="preserve"> map in mTraining bookmarks table. A sample of </w:t>
        </w:r>
        <w:r w:rsidRPr="00C72BB6">
          <w:rPr>
            <w:rFonts w:ascii="Arial" w:hAnsi="Arial" w:cs="Arial"/>
            <w:i/>
          </w:rPr>
          <w:t>progress</w:t>
        </w:r>
        <w:r w:rsidRPr="00C72BB6">
          <w:rPr>
            <w:rFonts w:ascii="Arial" w:hAnsi="Arial" w:cs="Arial"/>
          </w:rPr>
          <w:t xml:space="preserve"> map is given in section</w:t>
        </w:r>
      </w:ins>
      <w:ins w:id="793" w:author="gur04599" w:date="2015-04-13T16:23:00Z">
        <w:r w:rsidR="007D6B4F" w:rsidRPr="00C72BB6">
          <w:rPr>
            <w:rFonts w:ascii="Arial" w:hAnsi="Arial" w:cs="Arial"/>
          </w:rPr>
          <w:t xml:space="preserve"> </w:t>
        </w:r>
      </w:ins>
      <w:ins w:id="794" w:author="Sumit Pabbi" w:date="2015-04-12T18:37:00Z">
        <w:r w:rsidR="0066491D" w:rsidRPr="00C72BB6">
          <w:rPr>
            <w:rFonts w:ascii="Arial" w:hAnsi="Arial" w:cs="Arial"/>
          </w:rPr>
          <w:fldChar w:fldCharType="begin"/>
        </w:r>
        <w:r w:rsidR="00BA5EFB" w:rsidRPr="00C72BB6">
          <w:rPr>
            <w:rFonts w:ascii="Arial" w:hAnsi="Arial" w:cs="Arial"/>
          </w:rPr>
          <w:instrText xml:space="preserve"> REF _Ref416627148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795" w:author="Sumit Pabbi" w:date="2015-04-13T20:05:00Z">
        <w:r w:rsidR="00655E56" w:rsidRPr="00C72BB6">
          <w:rPr>
            <w:rFonts w:ascii="Arial" w:hAnsi="Arial" w:cs="Arial"/>
          </w:rPr>
          <w:t>3.3.5</w:t>
        </w:r>
      </w:ins>
      <w:ins w:id="796" w:author="Sumit Pabbi" w:date="2015-04-12T18:37:00Z">
        <w:r w:rsidR="0066491D" w:rsidRPr="00C72BB6">
          <w:rPr>
            <w:rFonts w:ascii="Arial" w:hAnsi="Arial" w:cs="Arial"/>
          </w:rPr>
          <w:fldChar w:fldCharType="end"/>
        </w:r>
      </w:ins>
      <w:ins w:id="797" w:author="Sumit Pabbi" w:date="2015-04-10T23:16:00Z">
        <w:r w:rsidRPr="00C72BB6">
          <w:rPr>
            <w:rFonts w:ascii="Arial" w:hAnsi="Arial" w:cs="Arial"/>
          </w:rPr>
          <w:t>.</w:t>
        </w:r>
      </w:ins>
    </w:p>
    <w:p w:rsidR="007078ED" w:rsidRPr="00C72BB6" w:rsidRDefault="007078ED" w:rsidP="00AD5C2F">
      <w:pPr>
        <w:pStyle w:val="Heading3"/>
      </w:pPr>
      <w:bookmarkStart w:id="798" w:name="_Ref416626319"/>
      <w:bookmarkStart w:id="799" w:name="_Ref416702845"/>
      <w:bookmarkStart w:id="800" w:name="_Ref416706965"/>
      <w:bookmarkStart w:id="801" w:name="_Toc416719413"/>
      <w:r w:rsidRPr="00C72BB6">
        <w:t>Save Call Details</w:t>
      </w:r>
      <w:bookmarkEnd w:id="798"/>
      <w:bookmarkEnd w:id="799"/>
      <w:bookmarkEnd w:id="800"/>
      <w:bookmarkEnd w:id="801"/>
    </w:p>
    <w:p w:rsidR="00707555" w:rsidRPr="00C72BB6" w:rsidRDefault="00707555" w:rsidP="00AD5C2F">
      <w:pPr>
        <w:pStyle w:val="ListParagraph"/>
        <w:numPr>
          <w:ilvl w:val="0"/>
          <w:numId w:val="59"/>
        </w:numPr>
        <w:contextualSpacing w:val="0"/>
        <w:rPr>
          <w:ins w:id="802" w:author="Sumit Pabbi" w:date="2015-04-10T23:17:00Z"/>
          <w:rFonts w:ascii="Arial" w:hAnsi="Arial" w:cs="Arial"/>
        </w:rPr>
      </w:pPr>
      <w:ins w:id="803" w:author="Sumit Pabbi" w:date="2015-04-10T23:17:00Z">
        <w:r w:rsidRPr="00C72BB6">
          <w:rPr>
            <w:rFonts w:ascii="Arial" w:hAnsi="Arial" w:cs="Arial"/>
          </w:rPr>
          <w:t xml:space="preserve">This API shall be invoked once the call gets disconnected. The IVR shall invoke this API and shall provide call related data and course content related </w:t>
        </w:r>
        <w:del w:id="804" w:author="gur04599" w:date="2015-04-13T13:39:00Z">
          <w:r w:rsidRPr="00C72BB6">
            <w:rPr>
              <w:rFonts w:ascii="Arial" w:hAnsi="Arial" w:cs="Arial"/>
            </w:rPr>
            <w:delText>data</w:delText>
          </w:r>
        </w:del>
      </w:ins>
      <w:ins w:id="805" w:author="gur04599" w:date="2015-04-13T13:39:00Z">
        <w:r w:rsidR="00C66FF2" w:rsidRPr="00C72BB6">
          <w:rPr>
            <w:rFonts w:ascii="Arial" w:hAnsi="Arial" w:cs="Arial"/>
          </w:rPr>
          <w:t>logs</w:t>
        </w:r>
      </w:ins>
      <w:ins w:id="806" w:author="Sumit Pabbi" w:date="2015-04-10T23:17:00Z">
        <w:r w:rsidRPr="00C72BB6">
          <w:rPr>
            <w:rFonts w:ascii="Arial" w:hAnsi="Arial" w:cs="Arial"/>
          </w:rPr>
          <w:t xml:space="preserve"> in the Save Call Details request.</w:t>
        </w:r>
      </w:ins>
      <w:ins w:id="807" w:author="gur04599" w:date="2015-04-13T13:27:00Z">
        <w:r w:rsidR="00E66C50" w:rsidRPr="00C72BB6">
          <w:rPr>
            <w:rFonts w:ascii="Arial" w:hAnsi="Arial" w:cs="Arial"/>
          </w:rPr>
          <w:t xml:space="preserve"> (refer </w:t>
        </w:r>
        <w:r w:rsidR="0066491D" w:rsidRPr="00C72BB6">
          <w:rPr>
            <w:rFonts w:ascii="Arial" w:hAnsi="Arial" w:cs="Arial"/>
          </w:rPr>
          <w:fldChar w:fldCharType="begin"/>
        </w:r>
        <w:r w:rsidR="00E66C50" w:rsidRPr="00C72BB6">
          <w:rPr>
            <w:rFonts w:ascii="Arial" w:hAnsi="Arial" w:cs="Arial"/>
          </w:rPr>
          <w:instrText xml:space="preserve"> REF _Ref415045096 \r \h  \* MERGEFORMAT </w:instrText>
        </w:r>
      </w:ins>
      <w:r w:rsidR="0066491D" w:rsidRPr="00C72BB6">
        <w:rPr>
          <w:rFonts w:ascii="Arial" w:hAnsi="Arial" w:cs="Arial"/>
        </w:rPr>
      </w:r>
      <w:ins w:id="808" w:author="gur04599" w:date="2015-04-13T13:27:00Z">
        <w:r w:rsidR="0066491D" w:rsidRPr="00C72BB6">
          <w:rPr>
            <w:rFonts w:ascii="Arial" w:hAnsi="Arial" w:cs="Arial"/>
          </w:rPr>
          <w:fldChar w:fldCharType="separate"/>
        </w:r>
      </w:ins>
      <w:ins w:id="809" w:author="Sumit Pabbi" w:date="2015-04-13T20:05:00Z">
        <w:r w:rsidR="00655E56" w:rsidRPr="00C72BB6">
          <w:rPr>
            <w:rFonts w:ascii="Arial" w:hAnsi="Arial" w:cs="Arial"/>
          </w:rPr>
          <w:t>[2]</w:t>
        </w:r>
      </w:ins>
      <w:ins w:id="810" w:author="gur04599" w:date="2015-04-13T13:27:00Z">
        <w:r w:rsidR="0066491D" w:rsidRPr="00C72BB6">
          <w:rPr>
            <w:rFonts w:ascii="Arial" w:hAnsi="Arial" w:cs="Arial"/>
          </w:rPr>
          <w:fldChar w:fldCharType="end"/>
        </w:r>
        <w:r w:rsidR="00E66C50" w:rsidRPr="00C72BB6">
          <w:rPr>
            <w:rFonts w:ascii="Arial" w:hAnsi="Arial" w:cs="Arial"/>
          </w:rPr>
          <w:t>, section 2.2.6).</w:t>
        </w:r>
      </w:ins>
    </w:p>
    <w:p w:rsidR="00C66FF2" w:rsidRPr="00C72BB6" w:rsidRDefault="00C66FF2" w:rsidP="00AD5C2F">
      <w:pPr>
        <w:pStyle w:val="ListParagraph"/>
        <w:numPr>
          <w:ilvl w:val="0"/>
          <w:numId w:val="59"/>
        </w:numPr>
        <w:contextualSpacing w:val="0"/>
        <w:rPr>
          <w:ins w:id="811" w:author="gur04599" w:date="2015-04-13T13:39:00Z"/>
          <w:rFonts w:ascii="Arial" w:hAnsi="Arial" w:cs="Arial"/>
        </w:rPr>
      </w:pPr>
      <w:ins w:id="812" w:author="gur04599" w:date="2015-04-13T13:39:00Z">
        <w:r w:rsidRPr="00C72BB6">
          <w:rPr>
            <w:rFonts w:ascii="Arial" w:hAnsi="Arial" w:cs="Arial"/>
          </w:rPr>
          <w:t xml:space="preserve">The course content related logs will be in the form of list of </w:t>
        </w:r>
      </w:ins>
      <w:ins w:id="813" w:author="gur04599" w:date="2015-04-13T13:40:00Z">
        <w:r w:rsidRPr="00C72BB6">
          <w:rPr>
            <w:rFonts w:ascii="Arial" w:hAnsi="Arial" w:cs="Arial"/>
          </w:rPr>
          <w:t>details for each content file being listened to by the user.</w:t>
        </w:r>
      </w:ins>
    </w:p>
    <w:p w:rsidR="00707555" w:rsidRPr="00C72BB6" w:rsidRDefault="00707555" w:rsidP="00AD5C2F">
      <w:pPr>
        <w:pStyle w:val="ListParagraph"/>
        <w:numPr>
          <w:ilvl w:val="0"/>
          <w:numId w:val="59"/>
        </w:numPr>
        <w:contextualSpacing w:val="0"/>
        <w:rPr>
          <w:ins w:id="814" w:author="Sumit Pabbi" w:date="2015-04-10T23:17:00Z"/>
          <w:rFonts w:ascii="Arial" w:hAnsi="Arial" w:cs="Arial"/>
        </w:rPr>
      </w:pPr>
      <w:ins w:id="815" w:author="Sumit Pabbi" w:date="2015-04-10T23:17:00Z">
        <w:r w:rsidRPr="00C72BB6">
          <w:rPr>
            <w:rFonts w:ascii="Arial" w:hAnsi="Arial" w:cs="Arial"/>
          </w:rPr>
          <w:t xml:space="preserve">The data related to call shall be saved in Call Details table [Refer </w:t>
        </w:r>
        <w:r w:rsidR="0066491D" w:rsidRPr="00C72BB6">
          <w:rPr>
            <w:rFonts w:ascii="Arial" w:hAnsi="Arial" w:cs="Arial"/>
          </w:rPr>
          <w:fldChar w:fldCharType="begin"/>
        </w:r>
        <w:r w:rsidRPr="00C72BB6">
          <w:rPr>
            <w:rFonts w:ascii="Arial" w:hAnsi="Arial" w:cs="Arial"/>
          </w:rPr>
          <w:instrText xml:space="preserve"> REF _Ref416453443 \r \h </w:instrText>
        </w:r>
      </w:ins>
      <w:r w:rsidRPr="00C72BB6">
        <w:rPr>
          <w:rFonts w:ascii="Arial" w:hAnsi="Arial" w:cs="Arial"/>
        </w:rPr>
        <w:instrText xml:space="preserve"> \* MERGEFORMAT </w:instrText>
      </w:r>
      <w:r w:rsidR="0066491D" w:rsidRPr="00C72BB6">
        <w:rPr>
          <w:rFonts w:ascii="Arial" w:hAnsi="Arial" w:cs="Arial"/>
        </w:rPr>
      </w:r>
      <w:ins w:id="816" w:author="Sumit Pabbi" w:date="2015-04-10T23:17:00Z">
        <w:r w:rsidR="0066491D" w:rsidRPr="00C72BB6">
          <w:rPr>
            <w:rFonts w:ascii="Arial" w:hAnsi="Arial" w:cs="Arial"/>
          </w:rPr>
          <w:fldChar w:fldCharType="separate"/>
        </w:r>
      </w:ins>
      <w:ins w:id="817" w:author="Sumit Pabbi" w:date="2015-04-13T20:05:00Z">
        <w:r w:rsidR="00655E56" w:rsidRPr="00C72BB6">
          <w:rPr>
            <w:rFonts w:ascii="Arial" w:hAnsi="Arial" w:cs="Arial"/>
          </w:rPr>
          <w:t>10.1.5.5</w:t>
        </w:r>
      </w:ins>
      <w:ins w:id="818" w:author="Sumit Pabbi" w:date="2015-04-10T23:17:00Z">
        <w:r w:rsidR="0066491D" w:rsidRPr="00C72BB6">
          <w:rPr>
            <w:rFonts w:ascii="Arial" w:hAnsi="Arial" w:cs="Arial"/>
          </w:rPr>
          <w:fldChar w:fldCharType="end"/>
        </w:r>
        <w:r w:rsidRPr="00C72BB6">
          <w:rPr>
            <w:rFonts w:ascii="Arial" w:hAnsi="Arial" w:cs="Arial"/>
          </w:rPr>
          <w:t xml:space="preserve">] while data related course shall be saved in Content logs table [Refer </w:t>
        </w:r>
        <w:r w:rsidR="0066491D" w:rsidRPr="00C72BB6">
          <w:rPr>
            <w:rFonts w:ascii="Arial" w:hAnsi="Arial" w:cs="Arial"/>
          </w:rPr>
          <w:fldChar w:fldCharType="begin"/>
        </w:r>
        <w:r w:rsidRPr="00C72BB6">
          <w:rPr>
            <w:rFonts w:ascii="Arial" w:hAnsi="Arial" w:cs="Arial"/>
          </w:rPr>
          <w:instrText xml:space="preserve"> REF _Ref416453269 \r \h </w:instrText>
        </w:r>
      </w:ins>
      <w:r w:rsidRPr="00C72BB6">
        <w:rPr>
          <w:rFonts w:ascii="Arial" w:hAnsi="Arial" w:cs="Arial"/>
        </w:rPr>
        <w:instrText xml:space="preserve"> \* MERGEFORMAT </w:instrText>
      </w:r>
      <w:r w:rsidR="0066491D" w:rsidRPr="00C72BB6">
        <w:rPr>
          <w:rFonts w:ascii="Arial" w:hAnsi="Arial" w:cs="Arial"/>
        </w:rPr>
      </w:r>
      <w:ins w:id="819" w:author="Sumit Pabbi" w:date="2015-04-10T23:17:00Z">
        <w:r w:rsidR="0066491D" w:rsidRPr="00C72BB6">
          <w:rPr>
            <w:rFonts w:ascii="Arial" w:hAnsi="Arial" w:cs="Arial"/>
          </w:rPr>
          <w:fldChar w:fldCharType="separate"/>
        </w:r>
      </w:ins>
      <w:ins w:id="820" w:author="Sumit Pabbi" w:date="2015-04-13T20:05:00Z">
        <w:r w:rsidR="00655E56" w:rsidRPr="00C72BB6">
          <w:rPr>
            <w:rFonts w:ascii="Arial" w:hAnsi="Arial" w:cs="Arial"/>
          </w:rPr>
          <w:t></w:t>
        </w:r>
      </w:ins>
      <w:ins w:id="821" w:author="Sumit Pabbi" w:date="2015-04-10T23:17:00Z">
        <w:r w:rsidR="0066491D" w:rsidRPr="00C72BB6">
          <w:rPr>
            <w:rFonts w:ascii="Arial" w:hAnsi="Arial" w:cs="Arial"/>
          </w:rPr>
          <w:fldChar w:fldCharType="end"/>
        </w:r>
        <w:r w:rsidRPr="00C72BB6">
          <w:rPr>
            <w:rFonts w:ascii="Arial" w:hAnsi="Arial" w:cs="Arial"/>
          </w:rPr>
          <w:t>]</w:t>
        </w:r>
      </w:ins>
    </w:p>
    <w:p w:rsidR="00707555" w:rsidRPr="00C72BB6" w:rsidRDefault="00707555" w:rsidP="00AD5C2F">
      <w:pPr>
        <w:pStyle w:val="ListParagraph"/>
        <w:numPr>
          <w:ilvl w:val="0"/>
          <w:numId w:val="59"/>
        </w:numPr>
        <w:contextualSpacing w:val="0"/>
        <w:rPr>
          <w:ins w:id="822" w:author="Sumit Pabbi" w:date="2015-04-10T23:17:00Z"/>
          <w:rFonts w:ascii="Arial" w:hAnsi="Arial" w:cs="Arial"/>
        </w:rPr>
      </w:pPr>
      <w:ins w:id="823" w:author="Sumit Pabbi" w:date="2015-04-10T23:17:00Z">
        <w:r w:rsidRPr="00C72BB6">
          <w:rPr>
            <w:rFonts w:ascii="Arial" w:hAnsi="Arial" w:cs="Arial"/>
          </w:rPr>
          <w:t xml:space="preserve">The data in both these tables </w:t>
        </w:r>
        <w:del w:id="824" w:author="gur04599" w:date="2015-04-13T13:29:00Z">
          <w:r w:rsidRPr="00C72BB6">
            <w:rPr>
              <w:rFonts w:ascii="Arial" w:hAnsi="Arial" w:cs="Arial"/>
            </w:rPr>
            <w:delText xml:space="preserve">is transactional and </w:delText>
          </w:r>
        </w:del>
        <w:r w:rsidRPr="00C72BB6">
          <w:rPr>
            <w:rFonts w:ascii="Arial" w:hAnsi="Arial" w:cs="Arial"/>
          </w:rPr>
          <w:t>will be used only for reporting purpose.</w:t>
        </w:r>
      </w:ins>
    </w:p>
    <w:p w:rsidR="00707555" w:rsidRPr="00C72BB6" w:rsidRDefault="00797B92" w:rsidP="00AD5C2F">
      <w:pPr>
        <w:pStyle w:val="ListParagraph"/>
        <w:numPr>
          <w:ilvl w:val="0"/>
          <w:numId w:val="59"/>
        </w:numPr>
        <w:contextualSpacing w:val="0"/>
        <w:rPr>
          <w:ins w:id="825" w:author="Sumit Pabbi" w:date="2015-04-10T23:17:00Z"/>
          <w:rFonts w:ascii="Arial" w:hAnsi="Arial" w:cs="Arial"/>
        </w:rPr>
      </w:pPr>
      <w:ins w:id="826" w:author="gur04599" w:date="2015-04-13T13:32:00Z">
        <w:r w:rsidRPr="00C72BB6">
          <w:rPr>
            <w:rFonts w:ascii="Arial" w:hAnsi="Arial" w:cs="Arial"/>
          </w:rPr>
          <w:t xml:space="preserve">A new record </w:t>
        </w:r>
      </w:ins>
      <w:ins w:id="827" w:author="gur04599" w:date="2015-04-13T13:33:00Z">
        <w:r w:rsidRPr="00C72BB6">
          <w:rPr>
            <w:rFonts w:ascii="Arial" w:hAnsi="Arial" w:cs="Arial"/>
          </w:rPr>
          <w:t>will</w:t>
        </w:r>
      </w:ins>
      <w:ins w:id="828" w:author="gur04599" w:date="2015-04-13T13:32:00Z">
        <w:r w:rsidRPr="00C72BB6">
          <w:rPr>
            <w:rFonts w:ascii="Arial" w:hAnsi="Arial" w:cs="Arial"/>
          </w:rPr>
          <w:t xml:space="preserve"> be created in Call Details table whenever ‘Save Call Details’ shall be invoked </w:t>
        </w:r>
      </w:ins>
      <w:ins w:id="829" w:author="gur04599" w:date="2015-04-13T13:33:00Z">
        <w:r w:rsidRPr="00C72BB6">
          <w:rPr>
            <w:rFonts w:ascii="Arial" w:hAnsi="Arial" w:cs="Arial"/>
          </w:rPr>
          <w:t xml:space="preserve">and </w:t>
        </w:r>
      </w:ins>
      <w:ins w:id="830" w:author="Sumit Pabbi" w:date="2015-04-10T23:17:00Z">
        <w:del w:id="831" w:author="gur04599" w:date="2015-04-13T13:33:00Z">
          <w:r w:rsidR="00707555" w:rsidRPr="00C72BB6">
            <w:rPr>
              <w:rFonts w:ascii="Arial" w:hAnsi="Arial" w:cs="Arial"/>
            </w:rPr>
            <w:delText xml:space="preserve">The call details records will </w:delText>
          </w:r>
        </w:del>
      </w:ins>
      <w:ins w:id="832" w:author="gur04599" w:date="2015-04-13T13:33:00Z">
        <w:r w:rsidRPr="00C72BB6">
          <w:rPr>
            <w:rFonts w:ascii="Arial" w:hAnsi="Arial" w:cs="Arial"/>
          </w:rPr>
          <w:t>data shall</w:t>
        </w:r>
      </w:ins>
      <w:ins w:id="833" w:author="Sumit Pabbi" w:date="2015-04-10T23:17:00Z">
        <w:r w:rsidRPr="00C72BB6">
          <w:rPr>
            <w:rFonts w:ascii="Arial" w:hAnsi="Arial" w:cs="Arial"/>
          </w:rPr>
          <w:t xml:space="preserve"> </w:t>
        </w:r>
        <w:r w:rsidR="00707555" w:rsidRPr="00C72BB6">
          <w:rPr>
            <w:rFonts w:ascii="Arial" w:hAnsi="Arial" w:cs="Arial"/>
          </w:rPr>
          <w:t>be stored as follows in Call Details table:</w:t>
        </w:r>
      </w:ins>
    </w:p>
    <w:p w:rsidR="00707555" w:rsidRPr="00C72BB6" w:rsidRDefault="00707555" w:rsidP="00AD5C2F">
      <w:pPr>
        <w:pStyle w:val="ListParagraph"/>
        <w:numPr>
          <w:ilvl w:val="1"/>
          <w:numId w:val="60"/>
        </w:numPr>
        <w:spacing w:after="120"/>
        <w:contextualSpacing w:val="0"/>
        <w:rPr>
          <w:ins w:id="834" w:author="Sumit Pabbi" w:date="2015-04-10T23:17:00Z"/>
          <w:rFonts w:ascii="Arial" w:hAnsi="Arial" w:cs="Arial"/>
        </w:rPr>
      </w:pPr>
      <w:ins w:id="835" w:author="Sumit Pabbi" w:date="2015-04-10T23:17:00Z">
        <w:r w:rsidRPr="00C72BB6">
          <w:rPr>
            <w:rFonts w:ascii="Arial" w:hAnsi="Arial" w:cs="Arial"/>
          </w:rPr>
          <w:t xml:space="preserve">callId – The </w:t>
        </w:r>
        <w:del w:id="836" w:author="gur04599" w:date="2015-04-13T15:21:00Z">
          <w:r w:rsidRPr="00C72BB6">
            <w:rPr>
              <w:rFonts w:ascii="Arial" w:hAnsi="Arial" w:cs="Arial"/>
            </w:rPr>
            <w:delText xml:space="preserve">unique </w:delText>
          </w:r>
        </w:del>
        <w:r w:rsidRPr="00C72BB6">
          <w:rPr>
            <w:rFonts w:ascii="Arial" w:hAnsi="Arial" w:cs="Arial"/>
          </w:rPr>
          <w:t>identifier of the call. This will be sent by IVR in requestreques</w:t>
        </w:r>
      </w:ins>
      <w:ins w:id="837" w:author="gur04599" w:date="2015-04-13T15:20:00Z">
        <w:r w:rsidR="00084E0C" w:rsidRPr="00C72BB6">
          <w:rPr>
            <w:rFonts w:ascii="Arial" w:hAnsi="Arial" w:cs="Arial"/>
          </w:rPr>
          <w:t>t</w:t>
        </w:r>
      </w:ins>
      <w:ins w:id="838" w:author="Sumit Pabbi" w:date="2015-04-10T23:17:00Z">
        <w:del w:id="839" w:author="gur04599" w:date="2015-04-13T15:20:00Z">
          <w:r w:rsidRPr="00C72BB6" w:rsidDel="00084E0C">
            <w:rPr>
              <w:rFonts w:ascii="Arial" w:hAnsi="Arial" w:cs="Arial"/>
            </w:rPr>
            <w:delText>t</w:delText>
          </w:r>
        </w:del>
        <w:r w:rsidRPr="00C72BB6">
          <w:rPr>
            <w:rFonts w:ascii="Arial" w:hAnsi="Arial" w:cs="Arial"/>
          </w:rPr>
          <w:t>request</w:t>
        </w:r>
        <w:del w:id="840" w:author="gur04599" w:date="2015-04-13T15:20:00Z">
          <w:r w:rsidRPr="00C72BB6">
            <w:rPr>
              <w:rFonts w:ascii="Arial" w:hAnsi="Arial" w:cs="Arial"/>
            </w:rPr>
            <w:delText xml:space="preserve"> per call</w:delText>
          </w:r>
        </w:del>
        <w:r w:rsidRPr="00C72BB6">
          <w:rPr>
            <w:rFonts w:ascii="Arial" w:hAnsi="Arial" w:cs="Arial"/>
          </w:rPr>
          <w:t>.</w:t>
        </w:r>
      </w:ins>
    </w:p>
    <w:p w:rsidR="00707555" w:rsidRPr="00C72BB6" w:rsidRDefault="00707555" w:rsidP="00AD5C2F">
      <w:pPr>
        <w:pStyle w:val="ListParagraph"/>
        <w:numPr>
          <w:ilvl w:val="1"/>
          <w:numId w:val="60"/>
        </w:numPr>
        <w:spacing w:after="120"/>
        <w:contextualSpacing w:val="0"/>
        <w:rPr>
          <w:ins w:id="841" w:author="Sumit Pabbi" w:date="2015-04-10T23:17:00Z"/>
          <w:rFonts w:ascii="Arial" w:hAnsi="Arial" w:cs="Arial"/>
        </w:rPr>
      </w:pPr>
      <w:ins w:id="842" w:author="Sumit Pabbi" w:date="2015-04-10T23:17:00Z">
        <w:r w:rsidRPr="00C72BB6">
          <w:rPr>
            <w:rFonts w:ascii="Arial" w:hAnsi="Arial" w:cs="Arial"/>
          </w:rPr>
          <w:t>callStartTime – The start time of the call. This will be sent by IVR in request</w:t>
        </w:r>
      </w:ins>
    </w:p>
    <w:p w:rsidR="00707555" w:rsidRPr="00C72BB6" w:rsidRDefault="00707555" w:rsidP="00AD5C2F">
      <w:pPr>
        <w:pStyle w:val="ListParagraph"/>
        <w:numPr>
          <w:ilvl w:val="1"/>
          <w:numId w:val="60"/>
        </w:numPr>
        <w:spacing w:after="120"/>
        <w:contextualSpacing w:val="0"/>
        <w:rPr>
          <w:ins w:id="843" w:author="Sumit Pabbi" w:date="2015-04-10T23:17:00Z"/>
          <w:rFonts w:ascii="Arial" w:hAnsi="Arial" w:cs="Arial"/>
        </w:rPr>
      </w:pPr>
      <w:ins w:id="844" w:author="Sumit Pabbi" w:date="2015-04-10T23:17:00Z">
        <w:r w:rsidRPr="00C72BB6">
          <w:rPr>
            <w:rFonts w:ascii="Arial" w:hAnsi="Arial" w:cs="Arial"/>
          </w:rPr>
          <w:t>callEndTime – The time when the call terminated. This will be sent by IVR.</w:t>
        </w:r>
      </w:ins>
    </w:p>
    <w:p w:rsidR="00707555" w:rsidRPr="00C72BB6" w:rsidRDefault="00707555" w:rsidP="00AD5C2F">
      <w:pPr>
        <w:pStyle w:val="ListParagraph"/>
        <w:numPr>
          <w:ilvl w:val="1"/>
          <w:numId w:val="60"/>
        </w:numPr>
        <w:spacing w:after="120"/>
        <w:contextualSpacing w:val="0"/>
        <w:rPr>
          <w:ins w:id="845" w:author="Sumit Pabbi" w:date="2015-04-10T23:17:00Z"/>
          <w:rFonts w:ascii="Arial" w:hAnsi="Arial" w:cs="Arial"/>
        </w:rPr>
      </w:pPr>
      <w:ins w:id="846" w:author="Sumit Pabbi" w:date="2015-04-10T23:17:00Z">
        <w:r w:rsidRPr="00C72BB6">
          <w:rPr>
            <w:rFonts w:ascii="Arial" w:hAnsi="Arial" w:cs="Arial"/>
          </w:rPr>
          <w:t>circle – provided by IVR</w:t>
        </w:r>
      </w:ins>
    </w:p>
    <w:p w:rsidR="00707555" w:rsidRPr="00C72BB6" w:rsidRDefault="00707555" w:rsidP="00AD5C2F">
      <w:pPr>
        <w:pStyle w:val="ListParagraph"/>
        <w:numPr>
          <w:ilvl w:val="1"/>
          <w:numId w:val="60"/>
        </w:numPr>
        <w:spacing w:after="120"/>
        <w:contextualSpacing w:val="0"/>
        <w:rPr>
          <w:ins w:id="847" w:author="Sumit Pabbi" w:date="2015-04-10T23:17:00Z"/>
          <w:rFonts w:ascii="Arial" w:hAnsi="Arial" w:cs="Arial"/>
        </w:rPr>
      </w:pPr>
      <w:ins w:id="848" w:author="Sumit Pabbi" w:date="2015-04-10T23:17:00Z">
        <w:r w:rsidRPr="00C72BB6">
          <w:rPr>
            <w:rFonts w:ascii="Arial" w:hAnsi="Arial" w:cs="Arial"/>
          </w:rPr>
          <w:t>operator – provided by IVR</w:t>
        </w:r>
      </w:ins>
    </w:p>
    <w:p w:rsidR="00707555" w:rsidRPr="00C72BB6" w:rsidRDefault="00707555" w:rsidP="00AD5C2F">
      <w:pPr>
        <w:pStyle w:val="ListParagraph"/>
        <w:numPr>
          <w:ilvl w:val="1"/>
          <w:numId w:val="60"/>
        </w:numPr>
        <w:spacing w:after="120"/>
        <w:contextualSpacing w:val="0"/>
        <w:rPr>
          <w:ins w:id="849" w:author="Sumit Pabbi" w:date="2015-04-10T23:17:00Z"/>
          <w:rFonts w:ascii="Arial" w:hAnsi="Arial" w:cs="Arial"/>
        </w:rPr>
      </w:pPr>
      <w:ins w:id="850" w:author="Sumit Pabbi" w:date="2015-04-10T23:17:00Z">
        <w:r w:rsidRPr="00C72BB6">
          <w:rPr>
            <w:rFonts w:ascii="Arial" w:hAnsi="Arial" w:cs="Arial"/>
          </w:rPr>
          <w:t>msisdn – calling number of the user. The last 10 digits of the calling number received in request will be taken as MSISDN of the user.</w:t>
        </w:r>
      </w:ins>
    </w:p>
    <w:p w:rsidR="00707555" w:rsidRPr="00C72BB6" w:rsidRDefault="00707555" w:rsidP="00AD5C2F">
      <w:pPr>
        <w:pStyle w:val="ListParagraph"/>
        <w:numPr>
          <w:ilvl w:val="1"/>
          <w:numId w:val="60"/>
        </w:numPr>
        <w:spacing w:after="120"/>
        <w:contextualSpacing w:val="0"/>
        <w:rPr>
          <w:ins w:id="851" w:author="Sumit Pabbi" w:date="2015-04-10T23:17:00Z"/>
          <w:rFonts w:ascii="Arial" w:hAnsi="Arial" w:cs="Arial"/>
        </w:rPr>
      </w:pPr>
      <w:ins w:id="852" w:author="Sumit Pabbi" w:date="2015-04-10T23:17:00Z">
        <w:r w:rsidRPr="00C72BB6">
          <w:rPr>
            <w:rFonts w:ascii="Arial" w:hAnsi="Arial" w:cs="Arial"/>
          </w:rPr>
          <w:t>flwId – given the calling number, FLW service shall return the flwId of the user. Same will be saved here.</w:t>
        </w:r>
      </w:ins>
    </w:p>
    <w:p w:rsidR="00707555" w:rsidRPr="00C72BB6" w:rsidRDefault="00707555" w:rsidP="00AD5C2F">
      <w:pPr>
        <w:pStyle w:val="ListParagraph"/>
        <w:numPr>
          <w:ilvl w:val="1"/>
          <w:numId w:val="60"/>
        </w:numPr>
        <w:spacing w:after="120"/>
        <w:contextualSpacing w:val="0"/>
        <w:rPr>
          <w:ins w:id="853" w:author="Sumit Pabbi" w:date="2015-04-10T23:17:00Z"/>
          <w:rFonts w:ascii="Arial" w:hAnsi="Arial" w:cs="Arial"/>
        </w:rPr>
      </w:pPr>
      <w:ins w:id="854" w:author="Sumit Pabbi" w:date="2015-04-10T23:17:00Z">
        <w:r w:rsidRPr="00C72BB6">
          <w:rPr>
            <w:rFonts w:ascii="Arial" w:hAnsi="Arial" w:cs="Arial"/>
          </w:rPr>
          <w:t>callStatus – provided by IVR</w:t>
        </w:r>
      </w:ins>
    </w:p>
    <w:p w:rsidR="00707555" w:rsidRPr="00C72BB6" w:rsidRDefault="00707555" w:rsidP="00AD5C2F">
      <w:pPr>
        <w:pStyle w:val="ListParagraph"/>
        <w:numPr>
          <w:ilvl w:val="1"/>
          <w:numId w:val="60"/>
        </w:numPr>
        <w:spacing w:after="120"/>
        <w:contextualSpacing w:val="0"/>
        <w:rPr>
          <w:ins w:id="855" w:author="Sumit Pabbi" w:date="2015-04-10T23:17:00Z"/>
          <w:rFonts w:ascii="Arial" w:hAnsi="Arial" w:cs="Arial"/>
        </w:rPr>
      </w:pPr>
      <w:ins w:id="856" w:author="Sumit Pabbi" w:date="2015-04-10T23:17:00Z">
        <w:r w:rsidRPr="00C72BB6">
          <w:rPr>
            <w:rFonts w:ascii="Arial" w:hAnsi="Arial" w:cs="Arial"/>
          </w:rPr>
          <w:t>callDisconnectReason – provided by IVR.</w:t>
        </w:r>
      </w:ins>
    </w:p>
    <w:p w:rsidR="00707555" w:rsidRPr="00C72BB6" w:rsidRDefault="0083579A" w:rsidP="00AD5C2F">
      <w:pPr>
        <w:pStyle w:val="ListParagraph"/>
        <w:numPr>
          <w:ilvl w:val="0"/>
          <w:numId w:val="59"/>
        </w:numPr>
        <w:contextualSpacing w:val="0"/>
        <w:rPr>
          <w:ins w:id="857" w:author="Sumit Pabbi" w:date="2015-04-10T23:17:00Z"/>
          <w:rFonts w:ascii="Arial" w:hAnsi="Arial" w:cs="Arial"/>
        </w:rPr>
      </w:pPr>
      <w:ins w:id="858" w:author="gur04599" w:date="2015-04-13T13:35:00Z">
        <w:r w:rsidRPr="00C72BB6">
          <w:rPr>
            <w:rFonts w:ascii="Arial" w:hAnsi="Arial" w:cs="Arial"/>
          </w:rPr>
          <w:t>A new record shall be created in content logs table for each content being listened to and shall be stored as follows</w:t>
        </w:r>
      </w:ins>
      <w:ins w:id="859" w:author="Sumit Pabbi" w:date="2015-04-10T23:17:00Z">
        <w:del w:id="860" w:author="gur04599" w:date="2015-04-13T13:35:00Z">
          <w:r w:rsidR="00707555" w:rsidRPr="00C72BB6">
            <w:rPr>
              <w:rFonts w:ascii="Arial" w:hAnsi="Arial" w:cs="Arial"/>
            </w:rPr>
            <w:delText>The calls logs related to course content shall be saved in call content table as follows</w:delText>
          </w:r>
        </w:del>
        <w:r w:rsidR="00707555" w:rsidRPr="00C72BB6">
          <w:rPr>
            <w:rFonts w:ascii="Arial" w:hAnsi="Arial" w:cs="Arial"/>
          </w:rPr>
          <w:t>:</w:t>
        </w:r>
      </w:ins>
    </w:p>
    <w:p w:rsidR="00707555" w:rsidRPr="00C72BB6" w:rsidRDefault="00707555" w:rsidP="00AD5C2F">
      <w:pPr>
        <w:pStyle w:val="ListParagraph"/>
        <w:numPr>
          <w:ilvl w:val="0"/>
          <w:numId w:val="61"/>
        </w:numPr>
        <w:spacing w:after="120"/>
        <w:contextualSpacing w:val="0"/>
        <w:rPr>
          <w:ins w:id="861" w:author="Sumit Pabbi" w:date="2015-04-10T23:17:00Z"/>
          <w:rFonts w:ascii="Arial" w:hAnsi="Arial" w:cs="Arial"/>
        </w:rPr>
      </w:pPr>
      <w:ins w:id="862" w:author="Sumit Pabbi" w:date="2015-04-10T23:17:00Z">
        <w:r w:rsidRPr="00C72BB6">
          <w:rPr>
            <w:rFonts w:ascii="Arial" w:hAnsi="Arial" w:cs="Arial"/>
          </w:rPr>
          <w:t xml:space="preserve">callId – The </w:t>
        </w:r>
        <w:del w:id="863" w:author="gur04599" w:date="2015-04-13T15:21:00Z">
          <w:r w:rsidRPr="00C72BB6">
            <w:rPr>
              <w:rFonts w:ascii="Arial" w:hAnsi="Arial" w:cs="Arial"/>
            </w:rPr>
            <w:delText xml:space="preserve">unique </w:delText>
          </w:r>
        </w:del>
        <w:r w:rsidRPr="00C72BB6">
          <w:rPr>
            <w:rFonts w:ascii="Arial" w:hAnsi="Arial" w:cs="Arial"/>
          </w:rPr>
          <w:t>identifier of the call. This will be same as one saved above in call details table.</w:t>
        </w:r>
      </w:ins>
    </w:p>
    <w:p w:rsidR="00707555" w:rsidRPr="00C72BB6" w:rsidRDefault="00707555" w:rsidP="00AD5C2F">
      <w:pPr>
        <w:pStyle w:val="ListParagraph"/>
        <w:numPr>
          <w:ilvl w:val="0"/>
          <w:numId w:val="61"/>
        </w:numPr>
        <w:spacing w:after="120"/>
        <w:contextualSpacing w:val="0"/>
        <w:rPr>
          <w:ins w:id="864" w:author="Sumit Pabbi" w:date="2015-04-10T23:17:00Z"/>
          <w:rFonts w:ascii="Arial" w:hAnsi="Arial" w:cs="Arial"/>
        </w:rPr>
      </w:pPr>
      <w:ins w:id="865" w:author="Sumit Pabbi" w:date="2015-04-10T23:17:00Z">
        <w:r w:rsidRPr="00C72BB6">
          <w:rPr>
            <w:rFonts w:ascii="Arial" w:hAnsi="Arial" w:cs="Arial"/>
          </w:rPr>
          <w:t>contentName – the name of content being played. This will be sent by IVR after picking from MA course structure.</w:t>
        </w:r>
      </w:ins>
    </w:p>
    <w:p w:rsidR="00707555" w:rsidRPr="00C72BB6" w:rsidRDefault="00707555" w:rsidP="00AD5C2F">
      <w:pPr>
        <w:pStyle w:val="ListParagraph"/>
        <w:numPr>
          <w:ilvl w:val="0"/>
          <w:numId w:val="61"/>
        </w:numPr>
        <w:spacing w:after="120"/>
        <w:contextualSpacing w:val="0"/>
        <w:rPr>
          <w:ins w:id="866" w:author="Sumit Pabbi" w:date="2015-04-10T23:17:00Z"/>
          <w:rFonts w:ascii="Arial" w:hAnsi="Arial" w:cs="Arial"/>
        </w:rPr>
      </w:pPr>
      <w:ins w:id="867" w:author="Sumit Pabbi" w:date="2015-04-10T23:17:00Z">
        <w:r w:rsidRPr="00C72BB6">
          <w:rPr>
            <w:rFonts w:ascii="Arial" w:hAnsi="Arial" w:cs="Arial"/>
          </w:rPr>
          <w:t>contentFile – the name of the content file being played. This will be sent by IVR after picking from MA course structure.</w:t>
        </w:r>
      </w:ins>
    </w:p>
    <w:p w:rsidR="00707555" w:rsidRPr="00C72BB6" w:rsidRDefault="00707555" w:rsidP="00AD5C2F">
      <w:pPr>
        <w:pStyle w:val="ListParagraph"/>
        <w:numPr>
          <w:ilvl w:val="0"/>
          <w:numId w:val="61"/>
        </w:numPr>
        <w:spacing w:after="120"/>
        <w:contextualSpacing w:val="0"/>
        <w:rPr>
          <w:ins w:id="868" w:author="Sumit Pabbi" w:date="2015-04-10T23:17:00Z"/>
          <w:rFonts w:ascii="Arial" w:hAnsi="Arial" w:cs="Arial"/>
        </w:rPr>
      </w:pPr>
      <w:ins w:id="869" w:author="Sumit Pabbi" w:date="2015-04-10T23:17:00Z">
        <w:r w:rsidRPr="00C72BB6">
          <w:rPr>
            <w:rFonts w:ascii="Arial" w:hAnsi="Arial" w:cs="Arial"/>
          </w:rPr>
          <w:t>languageLocationCode – This will be determined from MSISDN of the user using FLW service.</w:t>
        </w:r>
      </w:ins>
    </w:p>
    <w:p w:rsidR="00707555" w:rsidRPr="00C72BB6" w:rsidRDefault="00707555" w:rsidP="00AD5C2F">
      <w:pPr>
        <w:pStyle w:val="ListParagraph"/>
        <w:numPr>
          <w:ilvl w:val="0"/>
          <w:numId w:val="61"/>
        </w:numPr>
        <w:spacing w:after="120"/>
        <w:contextualSpacing w:val="0"/>
        <w:rPr>
          <w:ins w:id="870" w:author="Sumit Pabbi" w:date="2015-04-10T23:17:00Z"/>
          <w:rFonts w:ascii="Arial" w:hAnsi="Arial" w:cs="Arial"/>
        </w:rPr>
      </w:pPr>
      <w:ins w:id="871" w:author="Sumit Pabbi" w:date="2015-04-10T23:17:00Z">
        <w:r w:rsidRPr="00C72BB6">
          <w:rPr>
            <w:rFonts w:ascii="Arial" w:hAnsi="Arial" w:cs="Arial"/>
          </w:rPr>
          <w:t>startTime – This refers to the timestamp when the IVR started to play this content to the user. This is provided by IVR.</w:t>
        </w:r>
      </w:ins>
    </w:p>
    <w:p w:rsidR="00707555" w:rsidRPr="00C72BB6" w:rsidRDefault="00707555" w:rsidP="00AD5C2F">
      <w:pPr>
        <w:pStyle w:val="ListParagraph"/>
        <w:numPr>
          <w:ilvl w:val="0"/>
          <w:numId w:val="61"/>
        </w:numPr>
        <w:spacing w:after="120"/>
        <w:contextualSpacing w:val="0"/>
        <w:rPr>
          <w:ins w:id="872" w:author="Sumit Pabbi" w:date="2015-04-10T23:17:00Z"/>
          <w:rFonts w:ascii="Arial" w:hAnsi="Arial" w:cs="Arial"/>
        </w:rPr>
      </w:pPr>
      <w:ins w:id="873" w:author="Sumit Pabbi" w:date="2015-04-10T23:17:00Z">
        <w:r w:rsidRPr="00C72BB6">
          <w:rPr>
            <w:rFonts w:ascii="Arial" w:hAnsi="Arial" w:cs="Arial"/>
          </w:rPr>
          <w:t>endTime- This refers to the timestamp when IVR stopped playing the content to the user either due to completion of audio file content or due to call disconnect. This is provided by IVR.</w:t>
        </w:r>
      </w:ins>
    </w:p>
    <w:p w:rsidR="00707555" w:rsidRPr="00C72BB6" w:rsidRDefault="00707555" w:rsidP="00AD5C2F">
      <w:pPr>
        <w:pStyle w:val="ListParagraph"/>
        <w:numPr>
          <w:ilvl w:val="0"/>
          <w:numId w:val="61"/>
        </w:numPr>
        <w:spacing w:after="120"/>
        <w:contextualSpacing w:val="0"/>
        <w:rPr>
          <w:ins w:id="874" w:author="Sumit Pabbi" w:date="2015-04-10T23:17:00Z"/>
          <w:rFonts w:ascii="Arial" w:hAnsi="Arial" w:cs="Arial"/>
        </w:rPr>
      </w:pPr>
      <w:ins w:id="875" w:author="Sumit Pabbi" w:date="2015-04-10T23:17:00Z">
        <w:r w:rsidRPr="00C72BB6">
          <w:rPr>
            <w:rFonts w:ascii="Arial" w:hAnsi="Arial" w:cs="Arial"/>
          </w:rPr>
          <w:t>completionFlag – This flag indicates if the content being played to the user has been listened to completely.</w:t>
        </w:r>
      </w:ins>
    </w:p>
    <w:p w:rsidR="00707555" w:rsidRPr="00C72BB6" w:rsidRDefault="00707555" w:rsidP="00AD5C2F">
      <w:pPr>
        <w:pStyle w:val="ListParagraph"/>
        <w:numPr>
          <w:ilvl w:val="0"/>
          <w:numId w:val="61"/>
        </w:numPr>
        <w:spacing w:after="120"/>
        <w:contextualSpacing w:val="0"/>
        <w:rPr>
          <w:ins w:id="876" w:author="Sumit Pabbi" w:date="2015-04-10T23:17:00Z"/>
          <w:rFonts w:ascii="Arial" w:hAnsi="Arial" w:cs="Arial"/>
        </w:rPr>
      </w:pPr>
      <w:ins w:id="877" w:author="Sumit Pabbi" w:date="2015-04-10T23:17:00Z">
        <w:r w:rsidRPr="00C72BB6">
          <w:rPr>
            <w:rFonts w:ascii="Arial" w:hAnsi="Arial" w:cs="Arial"/>
          </w:rPr>
          <w:t>courseStartTime – This is the time when user start taking MA course. This will be same as start time of chapter 1 lesson 1. If the user attempts chapter 1 lesson 1 multiple times then the timestamp whichever is older will be taken as course start time. This will also be saved in FLW Call Usage table.</w:t>
        </w:r>
      </w:ins>
    </w:p>
    <w:p w:rsidR="00707555" w:rsidRPr="00C72BB6" w:rsidRDefault="00707555" w:rsidP="00AD5C2F">
      <w:pPr>
        <w:pStyle w:val="ListParagraph"/>
        <w:numPr>
          <w:ilvl w:val="0"/>
          <w:numId w:val="61"/>
        </w:numPr>
        <w:spacing w:after="120"/>
        <w:contextualSpacing w:val="0"/>
        <w:rPr>
          <w:ins w:id="878" w:author="gur04599" w:date="2015-04-13T16:49:00Z"/>
          <w:rFonts w:ascii="Arial" w:hAnsi="Arial" w:cs="Arial"/>
        </w:rPr>
      </w:pPr>
      <w:ins w:id="879" w:author="Sumit Pabbi" w:date="2015-04-10T23:17:00Z">
        <w:r w:rsidRPr="00C72BB6">
          <w:rPr>
            <w:rFonts w:ascii="Arial" w:hAnsi="Arial" w:cs="Arial"/>
          </w:rPr>
          <w:t>courseEndTime – This is the time when user completed the MA course. This will be same as end time of chapter 11 question 4 provided completion flag is trutru</w:t>
        </w:r>
      </w:ins>
      <w:ins w:id="880" w:author="gur04599" w:date="2015-04-13T16:34:00Z">
        <w:r w:rsidR="00213FE1" w:rsidRPr="00C72BB6">
          <w:rPr>
            <w:rFonts w:ascii="Arial" w:hAnsi="Arial" w:cs="Arial"/>
          </w:rPr>
          <w:t>e</w:t>
        </w:r>
      </w:ins>
      <w:ins w:id="881" w:author="Sumit Pabbi" w:date="2015-04-10T23:17:00Z">
        <w:r w:rsidRPr="00C72BB6">
          <w:rPr>
            <w:rFonts w:ascii="Arial" w:hAnsi="Arial" w:cs="Arial"/>
          </w:rPr>
          <w:t>tru for this content.</w:t>
        </w:r>
      </w:ins>
      <w:ins w:id="882" w:author="gur04599" w:date="2015-04-13T16:34:00Z">
        <w:r w:rsidR="00213FE1" w:rsidRPr="00C72BB6">
          <w:rPr>
            <w:rFonts w:ascii="Arial" w:hAnsi="Arial" w:cs="Arial"/>
          </w:rPr>
          <w:t xml:space="preserve"> If the course is not yet completed, then this field will not be populated.</w:t>
        </w:r>
      </w:ins>
      <w:ins w:id="883" w:author="Sumit Pabbi" w:date="2015-04-10T23:17:00Z">
        <w:r w:rsidRPr="00C72BB6">
          <w:rPr>
            <w:rFonts w:ascii="Arial" w:hAnsi="Arial" w:cs="Arial"/>
          </w:rPr>
          <w:t xml:space="preserve"> If the user attempts chapter 11 question 4 multiple times then timestamp which is newer will be taken as course end time. This will also be saved in FLW Call Usage table.</w:t>
        </w:r>
      </w:ins>
    </w:p>
    <w:p w:rsidR="001D6BBE" w:rsidRPr="00C72BB6" w:rsidRDefault="001D6BBE" w:rsidP="00AD5C2F">
      <w:pPr>
        <w:pStyle w:val="ListParagraph"/>
        <w:numPr>
          <w:ilvl w:val="0"/>
          <w:numId w:val="61"/>
        </w:numPr>
        <w:spacing w:after="120"/>
        <w:contextualSpacing w:val="0"/>
        <w:rPr>
          <w:ins w:id="884" w:author="gur04599" w:date="2015-04-13T16:50:00Z"/>
          <w:rFonts w:ascii="Arial" w:hAnsi="Arial" w:cs="Arial"/>
        </w:rPr>
      </w:pPr>
      <w:ins w:id="885" w:author="gur04599" w:date="2015-04-13T16:49:00Z">
        <w:r w:rsidRPr="00C72BB6">
          <w:rPr>
            <w:rFonts w:ascii="Arial" w:hAnsi="Arial" w:cs="Arial"/>
          </w:rPr>
          <w:t xml:space="preserve">correctAnswerReceived – This field shall be significant only in case content type is question and shall indicate whether a particular question has been answered correctly by the user. This shall be </w:t>
        </w:r>
      </w:ins>
      <w:ins w:id="886" w:author="gur04599" w:date="2015-04-13T16:50:00Z">
        <w:r w:rsidRPr="00C72BB6">
          <w:rPr>
            <w:rFonts w:ascii="Arial" w:hAnsi="Arial" w:cs="Arial"/>
          </w:rPr>
          <w:t>further</w:t>
        </w:r>
      </w:ins>
      <w:ins w:id="887" w:author="gur04599" w:date="2015-04-13T16:49:00Z">
        <w:r w:rsidRPr="00C72BB6">
          <w:rPr>
            <w:rFonts w:ascii="Arial" w:hAnsi="Arial" w:cs="Arial"/>
          </w:rPr>
          <w:t xml:space="preserve"> </w:t>
        </w:r>
      </w:ins>
      <w:ins w:id="888" w:author="gur04599" w:date="2015-04-13T16:50:00Z">
        <w:r w:rsidRPr="00C72BB6">
          <w:rPr>
            <w:rFonts w:ascii="Arial" w:hAnsi="Arial" w:cs="Arial"/>
          </w:rPr>
          <w:t>used in reporting to find score of a particular FLW for a chapter during a course attempt.</w:t>
        </w:r>
      </w:ins>
    </w:p>
    <w:p w:rsidR="001D6BBE" w:rsidRPr="00C72BB6" w:rsidRDefault="001D6BBE" w:rsidP="001D6BBE">
      <w:pPr>
        <w:pStyle w:val="ListParagraph"/>
        <w:spacing w:after="120"/>
        <w:ind w:left="1080"/>
        <w:contextualSpacing w:val="0"/>
        <w:rPr>
          <w:ins w:id="889" w:author="Sumit Pabbi" w:date="2015-04-10T23:17:00Z"/>
          <w:rFonts w:ascii="Arial" w:hAnsi="Arial" w:cs="Arial"/>
        </w:rPr>
      </w:pPr>
      <w:ins w:id="890" w:author="gur04599" w:date="2015-04-13T16:51:00Z">
        <w:r w:rsidRPr="00C72BB6">
          <w:rPr>
            <w:rFonts w:ascii="Arial" w:hAnsi="Arial" w:cs="Arial"/>
          </w:rPr>
          <w:t>This field is required in addition to scores by chapter being maintained for a user because scores by chapter gives latest score whereas reports generation needs all scores of a u</w:t>
        </w:r>
        <w:r w:rsidR="00E75A7E" w:rsidRPr="00C72BB6">
          <w:rPr>
            <w:rFonts w:ascii="Arial" w:hAnsi="Arial" w:cs="Arial"/>
          </w:rPr>
          <w:t>ser in multiple course attempt</w:t>
        </w:r>
      </w:ins>
      <w:ins w:id="891" w:author="gur04599" w:date="2015-04-13T16:52:00Z">
        <w:r w:rsidR="00E75A7E" w:rsidRPr="00C72BB6">
          <w:rPr>
            <w:rFonts w:ascii="Arial" w:hAnsi="Arial" w:cs="Arial"/>
          </w:rPr>
          <w:t>s.</w:t>
        </w:r>
      </w:ins>
      <w:ins w:id="892" w:author="gur04599" w:date="2015-04-13T16:49:00Z">
        <w:r w:rsidRPr="00C72BB6">
          <w:rPr>
            <w:rFonts w:ascii="Arial" w:hAnsi="Arial" w:cs="Arial"/>
          </w:rPr>
          <w:t xml:space="preserve"> </w:t>
        </w:r>
      </w:ins>
    </w:p>
    <w:p w:rsidR="00707555" w:rsidRPr="00C72BB6" w:rsidRDefault="00707555" w:rsidP="00AD5C2F">
      <w:pPr>
        <w:pStyle w:val="ListParagraph"/>
        <w:numPr>
          <w:ilvl w:val="0"/>
          <w:numId w:val="59"/>
        </w:numPr>
        <w:contextualSpacing w:val="0"/>
        <w:rPr>
          <w:ins w:id="893" w:author="Sumit Pabbi" w:date="2015-04-10T23:17:00Z"/>
          <w:rFonts w:ascii="Arial" w:hAnsi="Arial" w:cs="Arial"/>
        </w:rPr>
      </w:pPr>
      <w:ins w:id="894" w:author="Sumit Pabbi" w:date="2015-04-10T23:17:00Z">
        <w:r w:rsidRPr="00C72BB6">
          <w:rPr>
            <w:rFonts w:ascii="Arial" w:hAnsi="Arial" w:cs="Arial"/>
          </w:rPr>
          <w:t xml:space="preserve">Besides following call logs will be saved only in FLW Usage table (refer </w:t>
        </w:r>
        <w:r w:rsidR="0066491D" w:rsidRPr="00C72BB6">
          <w:rPr>
            <w:rFonts w:ascii="Arial" w:hAnsi="Arial" w:cs="Arial"/>
          </w:rPr>
          <w:fldChar w:fldCharType="begin"/>
        </w:r>
        <w:r w:rsidRPr="00C72BB6">
          <w:rPr>
            <w:rFonts w:ascii="Arial" w:hAnsi="Arial" w:cs="Arial"/>
          </w:rPr>
          <w:instrText xml:space="preserve"> REF _Ref414967043 \r \h </w:instrText>
        </w:r>
      </w:ins>
      <w:r w:rsidRPr="00C72BB6">
        <w:rPr>
          <w:rFonts w:ascii="Arial" w:hAnsi="Arial" w:cs="Arial"/>
        </w:rPr>
        <w:instrText xml:space="preserve"> \* MERGEFORMAT </w:instrText>
      </w:r>
      <w:r w:rsidR="0066491D" w:rsidRPr="00C72BB6">
        <w:rPr>
          <w:rFonts w:ascii="Arial" w:hAnsi="Arial" w:cs="Arial"/>
        </w:rPr>
      </w:r>
      <w:ins w:id="895" w:author="Sumit Pabbi" w:date="2015-04-10T23:17:00Z">
        <w:r w:rsidR="0066491D" w:rsidRPr="00C72BB6">
          <w:rPr>
            <w:rFonts w:ascii="Arial" w:hAnsi="Arial" w:cs="Arial"/>
          </w:rPr>
          <w:fldChar w:fldCharType="separate"/>
        </w:r>
      </w:ins>
      <w:ins w:id="896" w:author="Sumit Pabbi" w:date="2015-04-13T20:05:00Z">
        <w:r w:rsidR="00655E56" w:rsidRPr="00C72BB6">
          <w:rPr>
            <w:rFonts w:ascii="Arial" w:hAnsi="Arial" w:cs="Arial"/>
          </w:rPr>
          <w:t>10.1.5.4</w:t>
        </w:r>
      </w:ins>
      <w:ins w:id="897" w:author="Sumit Pabbi" w:date="2015-04-10T23:17:00Z">
        <w:r w:rsidR="0066491D" w:rsidRPr="00C72BB6">
          <w:rPr>
            <w:rFonts w:ascii="Arial" w:hAnsi="Arial" w:cs="Arial"/>
          </w:rPr>
          <w:fldChar w:fldCharType="end"/>
        </w:r>
        <w:r w:rsidRPr="00C72BB6">
          <w:rPr>
            <w:rFonts w:ascii="Arial" w:hAnsi="Arial" w:cs="Arial"/>
          </w:rPr>
          <w:t xml:space="preserve"> ):</w:t>
        </w:r>
      </w:ins>
    </w:p>
    <w:p w:rsidR="0018684E" w:rsidRPr="00C72BB6" w:rsidRDefault="0018684E" w:rsidP="00AD5C2F">
      <w:pPr>
        <w:pStyle w:val="ListParagraph"/>
        <w:numPr>
          <w:ilvl w:val="0"/>
          <w:numId w:val="61"/>
        </w:numPr>
        <w:spacing w:after="120"/>
        <w:contextualSpacing w:val="0"/>
        <w:rPr>
          <w:ins w:id="898" w:author="gur04599" w:date="2015-04-13T15:34:00Z"/>
          <w:rFonts w:ascii="Arial" w:hAnsi="Arial" w:cs="Arial"/>
        </w:rPr>
      </w:pPr>
      <w:ins w:id="899" w:author="gur04599" w:date="2015-04-13T15:34:00Z">
        <w:r w:rsidRPr="00C72BB6">
          <w:rPr>
            <w:rFonts w:ascii="Arial" w:hAnsi="Arial" w:cs="Arial"/>
          </w:rPr>
          <w:t>lastAccessTime</w:t>
        </w:r>
      </w:ins>
      <w:ins w:id="900" w:author="gur04599" w:date="2015-04-13T15:35:00Z">
        <w:r w:rsidRPr="00C72BB6">
          <w:rPr>
            <w:rFonts w:ascii="Arial" w:hAnsi="Arial" w:cs="Arial"/>
          </w:rPr>
          <w:t xml:space="preserve"> – time of last call of FLW to MA.</w:t>
        </w:r>
      </w:ins>
    </w:p>
    <w:p w:rsidR="00707555" w:rsidRPr="00C72BB6" w:rsidRDefault="00707555" w:rsidP="00AD5C2F">
      <w:pPr>
        <w:pStyle w:val="ListParagraph"/>
        <w:numPr>
          <w:ilvl w:val="0"/>
          <w:numId w:val="61"/>
        </w:numPr>
        <w:spacing w:after="120"/>
        <w:contextualSpacing w:val="0"/>
        <w:rPr>
          <w:ins w:id="901" w:author="Sumit Pabbi" w:date="2015-04-10T23:17:00Z"/>
          <w:del w:id="902" w:author="gur04599" w:date="2015-04-13T15:34:00Z"/>
          <w:rFonts w:ascii="Arial" w:hAnsi="Arial" w:cs="Arial"/>
        </w:rPr>
      </w:pPr>
      <w:ins w:id="903" w:author="Sumit Pabbi" w:date="2015-04-10T23:17:00Z">
        <w:r w:rsidRPr="00C72BB6">
          <w:rPr>
            <w:rFonts w:ascii="Arial" w:hAnsi="Arial" w:cs="Arial"/>
          </w:rPr>
          <w:t xml:space="preserve">currentUsageInPulses – This refers to the talk time which the user has already consumed while taking MA course. This time will be accumulated </w:t>
        </w:r>
      </w:ins>
      <w:ins w:id="904" w:author="gur04599" w:date="2015-04-13T16:37:00Z">
        <w:r w:rsidR="00FC73FE" w:rsidRPr="00C72BB6">
          <w:rPr>
            <w:rFonts w:ascii="Arial" w:hAnsi="Arial" w:cs="Arial"/>
          </w:rPr>
          <w:t xml:space="preserve">at MA </w:t>
        </w:r>
      </w:ins>
      <w:ins w:id="905" w:author="Sumit Pabbi" w:date="2015-04-10T23:17:00Z">
        <w:r w:rsidRPr="00C72BB6">
          <w:rPr>
            <w:rFonts w:ascii="Arial" w:hAnsi="Arial" w:cs="Arial"/>
          </w:rPr>
          <w:t xml:space="preserve">based on </w:t>
        </w:r>
      </w:ins>
      <w:ins w:id="906" w:author="Sumit Pabbi" w:date="2015-04-11T01:23:00Z">
        <w:r w:rsidR="00AD5C2F" w:rsidRPr="00C72BB6">
          <w:rPr>
            <w:rFonts w:ascii="Arial" w:hAnsi="Arial" w:cs="Arial"/>
          </w:rPr>
          <w:t>callDurationInPulses received</w:t>
        </w:r>
      </w:ins>
      <w:ins w:id="907" w:author="Sumit Pabbi" w:date="2015-04-10T23:17:00Z">
        <w:r w:rsidRPr="00C72BB6">
          <w:rPr>
            <w:rFonts w:ascii="Arial" w:hAnsi="Arial" w:cs="Arial"/>
          </w:rPr>
          <w:t xml:space="preserve"> from IVR </w:t>
        </w:r>
      </w:ins>
      <w:ins w:id="908" w:author="gur04599" w:date="2015-04-13T16:37:00Z">
        <w:r w:rsidR="00FC73FE" w:rsidRPr="00C72BB6">
          <w:rPr>
            <w:rFonts w:ascii="Arial" w:hAnsi="Arial" w:cs="Arial"/>
          </w:rPr>
          <w:t>for a particular</w:t>
        </w:r>
      </w:ins>
      <w:ins w:id="909" w:author="Sumit Pabbi" w:date="2015-04-10T23:17:00Z">
        <w:del w:id="910" w:author="gur04599" w:date="2015-04-13T16:37:00Z">
          <w:r w:rsidRPr="00C72BB6">
            <w:rPr>
              <w:rFonts w:ascii="Arial" w:hAnsi="Arial" w:cs="Arial"/>
            </w:rPr>
            <w:delText>in the request</w:delText>
          </w:r>
        </w:del>
      </w:ins>
      <w:ins w:id="911" w:author="gur04599" w:date="2015-04-13T16:37:00Z">
        <w:r w:rsidR="00FC73FE" w:rsidRPr="00C72BB6">
          <w:rPr>
            <w:rFonts w:ascii="Arial" w:hAnsi="Arial" w:cs="Arial"/>
          </w:rPr>
          <w:t xml:space="preserve"> call</w:t>
        </w:r>
      </w:ins>
      <w:ins w:id="912" w:author="Sumit Pabbi" w:date="2015-04-10T23:17:00Z">
        <w:r w:rsidRPr="00C72BB6">
          <w:rPr>
            <w:rFonts w:ascii="Arial" w:hAnsi="Arial" w:cs="Arial"/>
          </w:rPr>
          <w:t xml:space="preserve">. </w:t>
        </w:r>
        <w:del w:id="913" w:author="gur04599" w:date="2015-04-13T15:34:00Z">
          <w:r w:rsidRPr="00C72BB6">
            <w:rPr>
              <w:rFonts w:ascii="Arial" w:hAnsi="Arial" w:cs="Arial"/>
            </w:rPr>
            <w:delText>This will be reset to zero every month.</w:delText>
          </w:r>
        </w:del>
      </w:ins>
    </w:p>
    <w:p w:rsidR="0018684E" w:rsidRPr="00C72BB6" w:rsidRDefault="0018684E" w:rsidP="0018684E">
      <w:pPr>
        <w:pStyle w:val="ListParagraph"/>
        <w:numPr>
          <w:ilvl w:val="0"/>
          <w:numId w:val="61"/>
        </w:numPr>
        <w:spacing w:after="120"/>
        <w:contextualSpacing w:val="0"/>
        <w:rPr>
          <w:ins w:id="914" w:author="gur04599" w:date="2015-04-13T15:34:00Z"/>
          <w:rFonts w:ascii="Arial" w:hAnsi="Arial" w:cs="Arial"/>
        </w:rPr>
      </w:pPr>
    </w:p>
    <w:p w:rsidR="00707555" w:rsidRPr="00C72BB6" w:rsidRDefault="00707555" w:rsidP="00AD5C2F">
      <w:pPr>
        <w:pStyle w:val="ListParagraph"/>
        <w:numPr>
          <w:ilvl w:val="0"/>
          <w:numId w:val="61"/>
        </w:numPr>
        <w:spacing w:after="120"/>
        <w:contextualSpacing w:val="0"/>
        <w:rPr>
          <w:ins w:id="915" w:author="Sumit Pabbi" w:date="2015-04-10T23:17:00Z"/>
          <w:rFonts w:ascii="Arial" w:hAnsi="Arial" w:cs="Arial"/>
        </w:rPr>
      </w:pPr>
      <w:ins w:id="916" w:author="Sumit Pabbi" w:date="2015-04-10T23:17:00Z">
        <w:r w:rsidRPr="00C72BB6">
          <w:rPr>
            <w:rFonts w:ascii="Arial" w:hAnsi="Arial" w:cs="Arial"/>
          </w:rPr>
          <w:t>endOfUsagePromptCounter – This refers to number of times the End Of Usage prompt counter has been played to the user. The same is provided by IVR</w:t>
        </w:r>
        <w:r w:rsidR="005B27CE" w:rsidRPr="00C72BB6">
          <w:rPr>
            <w:rFonts w:ascii="Arial" w:hAnsi="Arial" w:cs="Arial"/>
          </w:rPr>
          <w:t xml:space="preserve"> in </w:t>
        </w:r>
      </w:ins>
      <w:ins w:id="917" w:author="gur04599" w:date="2015-04-13T15:43:00Z">
        <w:r w:rsidR="005B27CE" w:rsidRPr="00C72BB6">
          <w:rPr>
            <w:rFonts w:ascii="Arial" w:hAnsi="Arial" w:cs="Arial"/>
          </w:rPr>
          <w:t>totality</w:t>
        </w:r>
      </w:ins>
      <w:ins w:id="918" w:author="Sumit Pabbi" w:date="2015-04-10T23:17:00Z">
        <w:r w:rsidRPr="00C72BB6">
          <w:rPr>
            <w:rFonts w:ascii="Arial" w:hAnsi="Arial" w:cs="Arial"/>
          </w:rPr>
          <w:t xml:space="preserve"> in request.</w:t>
        </w:r>
      </w:ins>
    </w:p>
    <w:p w:rsidR="009E3823" w:rsidRPr="00C72BB6" w:rsidRDefault="009E3823" w:rsidP="00AD5C2F">
      <w:pPr>
        <w:pStyle w:val="Heading3"/>
      </w:pPr>
      <w:bookmarkStart w:id="919" w:name="_Toc416719414"/>
      <w:r w:rsidRPr="00C72BB6">
        <w:t>SMS Delivery Notification</w:t>
      </w:r>
      <w:bookmarkEnd w:id="919"/>
    </w:p>
    <w:p w:rsidR="009E3823" w:rsidRPr="00C72BB6" w:rsidRDefault="009E3823" w:rsidP="001D7326">
      <w:pPr>
        <w:ind w:left="432"/>
        <w:rPr>
          <w:rFonts w:ascii="Arial" w:hAnsi="Arial" w:cs="Arial"/>
        </w:rPr>
      </w:pPr>
      <w:r w:rsidRPr="00C72BB6">
        <w:rPr>
          <w:rFonts w:ascii="Arial" w:hAnsi="Arial" w:cs="Arial"/>
        </w:rPr>
        <w:t>&lt;&lt; details will be added in sprint 150</w:t>
      </w:r>
      <w:ins w:id="920" w:author="Sumit Pabbi" w:date="2015-04-10T23:18:00Z">
        <w:r w:rsidR="00707555" w:rsidRPr="00C72BB6">
          <w:rPr>
            <w:rFonts w:ascii="Arial" w:hAnsi="Arial" w:cs="Arial"/>
          </w:rPr>
          <w:t>5</w:t>
        </w:r>
      </w:ins>
      <w:r w:rsidRPr="00C72BB6">
        <w:rPr>
          <w:rFonts w:ascii="Arial" w:hAnsi="Arial" w:cs="Arial"/>
        </w:rPr>
        <w:t>&gt;&gt;</w:t>
      </w:r>
    </w:p>
    <w:p w:rsidR="008126C9" w:rsidRPr="00C72BB6" w:rsidRDefault="008126C9" w:rsidP="00292FC9">
      <w:pPr>
        <w:rPr>
          <w:rFonts w:ascii="Arial" w:hAnsi="Arial" w:cs="Arial"/>
        </w:rPr>
      </w:pPr>
      <w:bookmarkStart w:id="921" w:name="_Toc413337575"/>
      <w:bookmarkEnd w:id="921"/>
    </w:p>
    <w:p w:rsidR="00BF00CA" w:rsidRPr="00C72BB6" w:rsidRDefault="00BF00CA">
      <w:pPr>
        <w:rPr>
          <w:ins w:id="922" w:author="Sumit Pabbi" w:date="2015-04-10T23:18:00Z"/>
          <w:rFonts w:ascii="Arial" w:eastAsiaTheme="majorEastAsia" w:hAnsi="Arial" w:cs="Arial"/>
          <w:b/>
          <w:bCs/>
          <w:color w:val="365F91" w:themeColor="accent1" w:themeShade="BF"/>
          <w:sz w:val="28"/>
          <w:szCs w:val="28"/>
        </w:rPr>
      </w:pPr>
      <w:bookmarkStart w:id="923" w:name="_Ref411257585"/>
      <w:bookmarkStart w:id="924" w:name="_Ref411262001"/>
      <w:bookmarkStart w:id="925" w:name="_Toc413665697"/>
      <w:bookmarkStart w:id="926" w:name="_Toc413339902"/>
      <w:ins w:id="927" w:author="Sumit Pabbi" w:date="2015-04-10T23:18:00Z">
        <w:r w:rsidRPr="00C72BB6">
          <w:rPr>
            <w:rFonts w:ascii="Arial" w:hAnsi="Arial" w:cs="Arial"/>
          </w:rPr>
          <w:br w:type="page"/>
        </w:r>
      </w:ins>
    </w:p>
    <w:p w:rsidR="003B66EC" w:rsidRPr="00C72BB6" w:rsidRDefault="008126C9" w:rsidP="00AD5C2F">
      <w:pPr>
        <w:pStyle w:val="Heading1"/>
      </w:pPr>
      <w:bookmarkStart w:id="928" w:name="_Ref416718194"/>
      <w:bookmarkStart w:id="929" w:name="_Toc416719415"/>
      <w:r w:rsidRPr="00C72BB6">
        <w:t xml:space="preserve">Mobile Kunji </w:t>
      </w:r>
      <w:bookmarkEnd w:id="923"/>
      <w:bookmarkEnd w:id="924"/>
      <w:bookmarkEnd w:id="925"/>
      <w:bookmarkEnd w:id="926"/>
      <w:r w:rsidR="00952C56" w:rsidRPr="00C72BB6">
        <w:t>Module</w:t>
      </w:r>
      <w:bookmarkEnd w:id="928"/>
      <w:bookmarkEnd w:id="929"/>
    </w:p>
    <w:p w:rsidR="00AB199E" w:rsidRPr="00C72BB6" w:rsidRDefault="00AB199E" w:rsidP="00AD5C2F">
      <w:pPr>
        <w:pStyle w:val="Heading2"/>
        <w:numPr>
          <w:ilvl w:val="1"/>
          <w:numId w:val="47"/>
        </w:numPr>
      </w:pPr>
      <w:bookmarkStart w:id="930" w:name="_Toc416719416"/>
      <w:bookmarkStart w:id="931" w:name="_Toc413665698"/>
      <w:bookmarkStart w:id="932" w:name="_Toc413339903"/>
      <w:r w:rsidRPr="00C72BB6">
        <w:t>Overview</w:t>
      </w:r>
      <w:bookmarkEnd w:id="930"/>
    </w:p>
    <w:p w:rsidR="00952C56" w:rsidRPr="00C72BB6" w:rsidRDefault="00952C56" w:rsidP="005B1FD3">
      <w:pPr>
        <w:pStyle w:val="ListParagraph"/>
        <w:numPr>
          <w:ilvl w:val="0"/>
          <w:numId w:val="23"/>
        </w:numPr>
        <w:contextualSpacing w:val="0"/>
        <w:rPr>
          <w:rFonts w:ascii="Arial" w:hAnsi="Arial" w:cs="Arial"/>
        </w:rPr>
      </w:pPr>
      <w:r w:rsidRPr="00C72BB6">
        <w:rPr>
          <w:rFonts w:ascii="Arial" w:hAnsi="Arial" w:cs="Arial"/>
        </w:rPr>
        <w:t xml:space="preserve">FLW access the Mobile Kunji service by dialing an IVR long code and entering a 2 digit number of one of the MK cards. The deck of cards along with the IVR service communicates essential audio-visual information on pregnancy and newborn health. </w:t>
      </w:r>
    </w:p>
    <w:p w:rsidR="00F56761" w:rsidRPr="00C72BB6" w:rsidRDefault="00F56761" w:rsidP="005B1FD3">
      <w:pPr>
        <w:pStyle w:val="ListParagraph"/>
        <w:numPr>
          <w:ilvl w:val="0"/>
          <w:numId w:val="23"/>
        </w:numPr>
        <w:ind w:left="662"/>
        <w:contextualSpacing w:val="0"/>
        <w:rPr>
          <w:rFonts w:ascii="Arial" w:hAnsi="Arial" w:cs="Arial"/>
        </w:rPr>
      </w:pPr>
      <w:r w:rsidRPr="00C72BB6">
        <w:rPr>
          <w:rFonts w:ascii="Arial" w:hAnsi="Arial" w:cs="Arial"/>
        </w:rPr>
        <w:t>Mobile Kunji module stores MK service data such as location information, service usage details of all MK subscribers</w:t>
      </w:r>
    </w:p>
    <w:p w:rsidR="00AB199E" w:rsidRPr="00C72BB6" w:rsidRDefault="00AB199E" w:rsidP="005B1FD3">
      <w:pPr>
        <w:pStyle w:val="ListParagraph"/>
        <w:numPr>
          <w:ilvl w:val="0"/>
          <w:numId w:val="23"/>
        </w:numPr>
        <w:contextualSpacing w:val="0"/>
        <w:rPr>
          <w:rFonts w:ascii="Arial" w:hAnsi="Arial" w:cs="Arial"/>
        </w:rPr>
      </w:pPr>
      <w:r w:rsidRPr="00C72BB6">
        <w:rPr>
          <w:rFonts w:ascii="Arial" w:hAnsi="Arial" w:cs="Arial"/>
        </w:rPr>
        <w:t>Mobile Kunji</w:t>
      </w:r>
      <w:r w:rsidR="00952C56" w:rsidRPr="00C72BB6">
        <w:rPr>
          <w:rFonts w:ascii="Arial" w:hAnsi="Arial" w:cs="Arial"/>
        </w:rPr>
        <w:t xml:space="preserve"> m</w:t>
      </w:r>
      <w:r w:rsidRPr="00C72BB6">
        <w:rPr>
          <w:rFonts w:ascii="Arial" w:hAnsi="Arial" w:cs="Arial"/>
        </w:rPr>
        <w:t xml:space="preserve">odule </w:t>
      </w:r>
      <w:r w:rsidR="00952C56" w:rsidRPr="00C72BB6">
        <w:rPr>
          <w:rFonts w:ascii="Arial" w:hAnsi="Arial" w:cs="Arial"/>
        </w:rPr>
        <w:t>exposes an</w:t>
      </w:r>
      <w:r w:rsidRPr="00C72BB6">
        <w:rPr>
          <w:rFonts w:ascii="Arial" w:hAnsi="Arial" w:cs="Arial"/>
        </w:rPr>
        <w:t xml:space="preserve"> interface to </w:t>
      </w:r>
      <w:r w:rsidR="00952C56" w:rsidRPr="00C72BB6">
        <w:rPr>
          <w:rFonts w:ascii="Arial" w:hAnsi="Arial" w:cs="Arial"/>
        </w:rPr>
        <w:t>IVR to fetch information necessary for it to provide Mobile Kunji service</w:t>
      </w:r>
      <w:r w:rsidRPr="00C72BB6">
        <w:rPr>
          <w:rFonts w:ascii="Arial" w:hAnsi="Arial" w:cs="Arial"/>
        </w:rPr>
        <w:t>.</w:t>
      </w:r>
      <w:r w:rsidR="00952C56" w:rsidRPr="00C72BB6">
        <w:rPr>
          <w:rFonts w:ascii="Arial" w:hAnsi="Arial" w:cs="Arial"/>
        </w:rPr>
        <w:t xml:space="preserve"> </w:t>
      </w:r>
    </w:p>
    <w:p w:rsidR="00AB199E" w:rsidRPr="00C72BB6" w:rsidRDefault="00F56761" w:rsidP="005B1FD3">
      <w:pPr>
        <w:pStyle w:val="ListParagraph"/>
        <w:numPr>
          <w:ilvl w:val="0"/>
          <w:numId w:val="23"/>
        </w:numPr>
        <w:contextualSpacing w:val="0"/>
        <w:rPr>
          <w:rFonts w:ascii="Arial" w:hAnsi="Arial" w:cs="Arial"/>
        </w:rPr>
      </w:pPr>
      <w:r w:rsidRPr="00C72BB6">
        <w:rPr>
          <w:rFonts w:ascii="Arial" w:hAnsi="Arial" w:cs="Arial"/>
        </w:rPr>
        <w:t xml:space="preserve">Following database entities are used by this module to store MK related </w:t>
      </w:r>
      <w:r w:rsidR="003266D7" w:rsidRPr="00C72BB6">
        <w:rPr>
          <w:rFonts w:ascii="Arial" w:hAnsi="Arial" w:cs="Arial"/>
        </w:rPr>
        <w:t>information</w:t>
      </w:r>
      <w:r w:rsidR="00AB199E" w:rsidRPr="00C72BB6">
        <w:rPr>
          <w:rFonts w:ascii="Arial" w:hAnsi="Arial" w:cs="Arial"/>
        </w:rPr>
        <w:t>:</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Configuration</w:t>
      </w:r>
      <w:r w:rsidR="00F56761" w:rsidRPr="00C72BB6">
        <w:rPr>
          <w:rFonts w:ascii="Arial" w:hAnsi="Arial" w:cs="Arial"/>
        </w:rPr>
        <w:t xml:space="preserve"> [Refer</w:t>
      </w:r>
      <w:r w:rsidRPr="00C72BB6">
        <w:rPr>
          <w:rFonts w:ascii="Arial" w:hAnsi="Arial" w:cs="Arial"/>
        </w:rPr>
        <w:t xml:space="preserve"> </w:t>
      </w:r>
      <w:r w:rsidR="00087E3E">
        <w:fldChar w:fldCharType="begin"/>
      </w:r>
      <w:r w:rsidR="00087E3E">
        <w:instrText xml:space="preserve"> REF _Ref413860360 \r \h  \* MERGEFORMAT </w:instrText>
      </w:r>
      <w:r w:rsidR="00087E3E">
        <w:fldChar w:fldCharType="separate"/>
      </w:r>
      <w:ins w:id="933" w:author="Sumit Pabbi" w:date="2015-04-13T20:05:00Z">
        <w:r w:rsidR="00655E56" w:rsidRPr="00C72BB6">
          <w:rPr>
            <w:rFonts w:ascii="Arial" w:hAnsi="Arial" w:cs="Arial"/>
          </w:rPr>
          <w:t>10.1.6.1</w:t>
        </w:r>
      </w:ins>
      <w:del w:id="934" w:author="Sumit Pabbi" w:date="2015-04-10T23:02:00Z">
        <w:r w:rsidR="00D6491D" w:rsidRPr="00C72BB6" w:rsidDel="00C7075E">
          <w:rPr>
            <w:rFonts w:ascii="Arial" w:hAnsi="Arial" w:cs="Arial"/>
          </w:rPr>
          <w:delText>9.1.5.1</w:delText>
        </w:r>
      </w:del>
      <w:r w:rsidR="00087E3E">
        <w:fldChar w:fldCharType="end"/>
      </w:r>
      <w:r w:rsidRPr="00C72BB6">
        <w:rPr>
          <w:rFonts w:ascii="Arial" w:hAnsi="Arial" w:cs="Arial"/>
        </w:rPr>
        <w:t>]</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Content Data</w:t>
      </w:r>
      <w:r w:rsidRPr="00C72BB6">
        <w:rPr>
          <w:rFonts w:ascii="Arial" w:hAnsi="Arial" w:cs="Arial"/>
        </w:rPr>
        <w:t xml:space="preserve"> [Refer </w:t>
      </w:r>
      <w:r w:rsidR="00087E3E">
        <w:fldChar w:fldCharType="begin"/>
      </w:r>
      <w:r w:rsidR="00087E3E">
        <w:instrText xml:space="preserve"> REF _Ref414896502 \r \h  \* MER</w:instrText>
      </w:r>
      <w:r w:rsidR="00087E3E">
        <w:instrText xml:space="preserve">GEFORMAT </w:instrText>
      </w:r>
      <w:r w:rsidR="00087E3E">
        <w:fldChar w:fldCharType="separate"/>
      </w:r>
      <w:ins w:id="935" w:author="Sumit Pabbi" w:date="2015-04-13T20:05:00Z">
        <w:r w:rsidR="00655E56" w:rsidRPr="00C72BB6">
          <w:rPr>
            <w:rFonts w:ascii="Arial" w:hAnsi="Arial" w:cs="Arial"/>
          </w:rPr>
          <w:t>10.1.6.2</w:t>
        </w:r>
      </w:ins>
      <w:del w:id="936" w:author="Sumit Pabbi" w:date="2015-04-10T23:02:00Z">
        <w:r w:rsidR="00D6491D" w:rsidRPr="00C72BB6" w:rsidDel="00C7075E">
          <w:rPr>
            <w:rFonts w:ascii="Arial" w:hAnsi="Arial" w:cs="Arial"/>
          </w:rPr>
          <w:delText>9.1.5.2</w:delText>
        </w:r>
      </w:del>
      <w:r w:rsidR="00087E3E">
        <w:fldChar w:fldCharType="end"/>
      </w:r>
      <w:r w:rsidRPr="00C72BB6">
        <w:rPr>
          <w:rFonts w:ascii="Arial" w:hAnsi="Arial" w:cs="Arial"/>
        </w:rPr>
        <w:t xml:space="preserve"> ]</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Call Detail data</w:t>
      </w:r>
      <w:r w:rsidRPr="00C72BB6">
        <w:rPr>
          <w:rFonts w:ascii="Arial" w:hAnsi="Arial" w:cs="Arial"/>
        </w:rPr>
        <w:t xml:space="preserve"> [Refer </w:t>
      </w:r>
      <w:r w:rsidR="00087E3E">
        <w:fldChar w:fldCharType="begin"/>
      </w:r>
      <w:r w:rsidR="00087E3E">
        <w:instrText xml:space="preserve"> REF _Ref415062117 \r \h  \* MERGEFORMAT </w:instrText>
      </w:r>
      <w:r w:rsidR="00087E3E">
        <w:fldChar w:fldCharType="separate"/>
      </w:r>
      <w:ins w:id="937" w:author="Sumit Pabbi" w:date="2015-04-13T20:05:00Z">
        <w:r w:rsidR="00655E56" w:rsidRPr="00C72BB6">
          <w:rPr>
            <w:rFonts w:ascii="Arial" w:hAnsi="Arial" w:cs="Arial"/>
          </w:rPr>
          <w:t>10.1.6.3</w:t>
        </w:r>
      </w:ins>
      <w:del w:id="938" w:author="Sumit Pabbi" w:date="2015-04-10T23:02:00Z">
        <w:r w:rsidR="00D6491D" w:rsidRPr="00C72BB6" w:rsidDel="00C7075E">
          <w:rPr>
            <w:rFonts w:ascii="Arial" w:hAnsi="Arial" w:cs="Arial"/>
          </w:rPr>
          <w:delText>9.1.5.3</w:delText>
        </w:r>
      </w:del>
      <w:r w:rsidR="00087E3E">
        <w:fldChar w:fldCharType="end"/>
      </w:r>
      <w:r w:rsidRPr="00C72BB6">
        <w:rPr>
          <w:rFonts w:ascii="Arial" w:hAnsi="Arial" w:cs="Arial"/>
        </w:rPr>
        <w:t>]</w:t>
      </w:r>
    </w:p>
    <w:p w:rsidR="00AB199E" w:rsidRPr="00C72BB6" w:rsidRDefault="00AB199E" w:rsidP="005B1FD3">
      <w:pPr>
        <w:pStyle w:val="ListParagraph"/>
        <w:numPr>
          <w:ilvl w:val="0"/>
          <w:numId w:val="49"/>
        </w:numPr>
        <w:rPr>
          <w:rFonts w:ascii="Arial" w:hAnsi="Arial" w:cs="Arial"/>
        </w:rPr>
      </w:pPr>
      <w:r w:rsidRPr="00C72BB6">
        <w:rPr>
          <w:rFonts w:ascii="Arial" w:hAnsi="Arial" w:cs="Arial"/>
          <w:i/>
        </w:rPr>
        <w:t>FLW Detail data</w:t>
      </w:r>
      <w:r w:rsidRPr="00C72BB6">
        <w:rPr>
          <w:rFonts w:ascii="Arial" w:hAnsi="Arial" w:cs="Arial"/>
        </w:rPr>
        <w:t xml:space="preserve"> [Refer </w:t>
      </w:r>
      <w:r w:rsidR="00087E3E">
        <w:fldChar w:fldCharType="begin"/>
      </w:r>
      <w:r w:rsidR="00087E3E">
        <w:instrText xml:space="preserve"> REF _Ref415062</w:instrText>
      </w:r>
      <w:r w:rsidR="00087E3E">
        <w:instrText xml:space="preserve">123 \r \h  \* MERGEFORMAT </w:instrText>
      </w:r>
      <w:r w:rsidR="00087E3E">
        <w:fldChar w:fldCharType="separate"/>
      </w:r>
      <w:ins w:id="939" w:author="Sumit Pabbi" w:date="2015-04-13T20:05:00Z">
        <w:r w:rsidR="00655E56" w:rsidRPr="00C72BB6">
          <w:rPr>
            <w:rFonts w:ascii="Arial" w:hAnsi="Arial" w:cs="Arial"/>
          </w:rPr>
          <w:t>10.1.6.4</w:t>
        </w:r>
      </w:ins>
      <w:del w:id="940" w:author="Sumit Pabbi" w:date="2015-04-10T23:02:00Z">
        <w:r w:rsidR="00D6491D" w:rsidRPr="00C72BB6" w:rsidDel="00C7075E">
          <w:rPr>
            <w:rFonts w:ascii="Arial" w:hAnsi="Arial" w:cs="Arial"/>
          </w:rPr>
          <w:delText>9.1.5.4</w:delText>
        </w:r>
      </w:del>
      <w:r w:rsidR="00087E3E">
        <w:fldChar w:fldCharType="end"/>
      </w:r>
      <w:r w:rsidRPr="00C72BB6">
        <w:rPr>
          <w:rFonts w:ascii="Arial" w:hAnsi="Arial" w:cs="Arial"/>
        </w:rPr>
        <w:t>]</w:t>
      </w:r>
    </w:p>
    <w:p w:rsidR="00AB199E" w:rsidRPr="00C72BB6" w:rsidRDefault="00AB199E" w:rsidP="00AD5C2F">
      <w:pPr>
        <w:pStyle w:val="Heading2"/>
        <w:numPr>
          <w:ilvl w:val="1"/>
          <w:numId w:val="47"/>
        </w:numPr>
      </w:pPr>
      <w:bookmarkStart w:id="941" w:name="_Toc416719417"/>
      <w:r w:rsidRPr="00C72BB6">
        <w:t xml:space="preserve">Events </w:t>
      </w:r>
      <w:r w:rsidR="004F7A2B" w:rsidRPr="00C72BB6">
        <w:t>Consumed</w:t>
      </w:r>
      <w:bookmarkEnd w:id="941"/>
    </w:p>
    <w:p w:rsidR="00AB199E" w:rsidRPr="00C72BB6" w:rsidRDefault="00AB199E" w:rsidP="00F56761">
      <w:pPr>
        <w:rPr>
          <w:rFonts w:ascii="Arial" w:hAnsi="Arial" w:cs="Arial"/>
        </w:rPr>
      </w:pPr>
      <w:r w:rsidRPr="00C72BB6">
        <w:rPr>
          <w:rFonts w:ascii="Arial" w:hAnsi="Arial" w:cs="Arial"/>
        </w:rPr>
        <w:t>Mobile Kunji module subscribes to receive success events for the following topics:</w:t>
      </w:r>
    </w:p>
    <w:p w:rsidR="00AB199E" w:rsidRPr="00C72BB6" w:rsidRDefault="00AB199E" w:rsidP="00AD5C2F">
      <w:pPr>
        <w:pStyle w:val="Heading3"/>
      </w:pPr>
      <w:bookmarkStart w:id="942" w:name="_Toc416719418"/>
      <w:r w:rsidRPr="00C72BB6">
        <w:t xml:space="preserve">Content Data </w:t>
      </w:r>
      <w:r w:rsidR="006C443E" w:rsidRPr="00C72BB6">
        <w:t>CSV Upload Success</w:t>
      </w:r>
      <w:bookmarkEnd w:id="942"/>
    </w:p>
    <w:p w:rsidR="00AB199E" w:rsidRPr="00C72BB6" w:rsidRDefault="00AB199E" w:rsidP="005B1FD3">
      <w:pPr>
        <w:pStyle w:val="ListParagraph"/>
        <w:numPr>
          <w:ilvl w:val="0"/>
          <w:numId w:val="17"/>
        </w:numPr>
        <w:contextualSpacing w:val="0"/>
        <w:rPr>
          <w:rFonts w:ascii="Arial" w:hAnsi="Arial" w:cs="Arial"/>
        </w:rPr>
      </w:pPr>
      <w:r w:rsidRPr="00C72BB6">
        <w:rPr>
          <w:rFonts w:ascii="Arial" w:hAnsi="Arial" w:cs="Arial"/>
        </w:rPr>
        <w:t xml:space="preserve">This event is raised by MDS, when MobileKunji Content metadata CSV file is uploaded successfully in </w:t>
      </w:r>
      <w:r w:rsidRPr="00C72BB6">
        <w:rPr>
          <w:rFonts w:ascii="Arial" w:hAnsi="Arial" w:cs="Arial"/>
          <w:i/>
        </w:rPr>
        <w:t>ContentUploadCsv</w:t>
      </w:r>
      <w:r w:rsidRPr="00C72BB6">
        <w:rPr>
          <w:rFonts w:ascii="Arial" w:hAnsi="Arial" w:cs="Arial"/>
        </w:rPr>
        <w:t xml:space="preserve"> table.</w:t>
      </w:r>
    </w:p>
    <w:p w:rsidR="00AB199E" w:rsidRPr="00C72BB6" w:rsidRDefault="00AB199E" w:rsidP="005B1FD3">
      <w:pPr>
        <w:pStyle w:val="ListParagraph"/>
        <w:numPr>
          <w:ilvl w:val="0"/>
          <w:numId w:val="17"/>
        </w:numPr>
        <w:contextualSpacing w:val="0"/>
        <w:rPr>
          <w:rFonts w:ascii="Arial" w:hAnsi="Arial" w:cs="Arial"/>
        </w:rPr>
      </w:pPr>
      <w:r w:rsidRPr="00C72BB6">
        <w:rPr>
          <w:rFonts w:ascii="Arial" w:hAnsi="Arial" w:cs="Arial"/>
        </w:rPr>
        <w:t>The event contains the list of ids of successfully uploaded records and name of the user who has uploaded the file.</w:t>
      </w:r>
    </w:p>
    <w:p w:rsidR="00AB199E" w:rsidRPr="00C72BB6" w:rsidRDefault="00AB199E" w:rsidP="005B1FD3">
      <w:pPr>
        <w:pStyle w:val="ListParagraph"/>
        <w:numPr>
          <w:ilvl w:val="0"/>
          <w:numId w:val="17"/>
        </w:numPr>
        <w:contextualSpacing w:val="0"/>
        <w:rPr>
          <w:rFonts w:ascii="Arial" w:hAnsi="Arial" w:cs="Arial"/>
        </w:rPr>
      </w:pPr>
      <w:r w:rsidRPr="00C72BB6">
        <w:rPr>
          <w:rFonts w:ascii="Arial" w:hAnsi="Arial" w:cs="Arial"/>
        </w:rPr>
        <w:t xml:space="preserve">Format of </w:t>
      </w:r>
      <w:r w:rsidR="006C443E" w:rsidRPr="00C72BB6">
        <w:rPr>
          <w:rFonts w:ascii="Arial" w:hAnsi="Arial" w:cs="Arial"/>
        </w:rPr>
        <w:t>CSV</w:t>
      </w:r>
      <w:r w:rsidRPr="00C72BB6">
        <w:rPr>
          <w:rFonts w:ascii="Arial" w:hAnsi="Arial" w:cs="Arial"/>
        </w:rPr>
        <w:t xml:space="preserve"> file is specified in section </w:t>
      </w:r>
      <w:r w:rsidR="00087E3E">
        <w:fldChar w:fldCharType="begin"/>
      </w:r>
      <w:r w:rsidR="00087E3E">
        <w:instrText xml:space="preserve"> REF _Ref415068686 \r \h  \* MERGEFORMAT </w:instrText>
      </w:r>
      <w:r w:rsidR="00087E3E">
        <w:fldChar w:fldCharType="separate"/>
      </w:r>
      <w:ins w:id="943" w:author="Sumit Pabbi" w:date="2015-04-13T20:05:00Z">
        <w:r w:rsidR="00655E56" w:rsidRPr="00C72BB6">
          <w:rPr>
            <w:rFonts w:ascii="Arial" w:hAnsi="Arial" w:cs="Arial"/>
          </w:rPr>
          <w:t>11.2.7.5.2</w:t>
        </w:r>
      </w:ins>
      <w:del w:id="944" w:author="Sumit Pabbi" w:date="2015-04-10T23:02:00Z">
        <w:r w:rsidR="00D6491D" w:rsidRPr="00C72BB6" w:rsidDel="00C7075E">
          <w:rPr>
            <w:rFonts w:ascii="Arial" w:hAnsi="Arial" w:cs="Arial"/>
          </w:rPr>
          <w:delText>10.2.7.5.2</w:delText>
        </w:r>
      </w:del>
      <w:r w:rsidR="00087E3E">
        <w:fldChar w:fldCharType="end"/>
      </w:r>
    </w:p>
    <w:p w:rsidR="00A724E2" w:rsidRPr="00C72BB6" w:rsidRDefault="00A724E2" w:rsidP="005B1FD3">
      <w:pPr>
        <w:pStyle w:val="ListParagraph"/>
        <w:numPr>
          <w:ilvl w:val="0"/>
          <w:numId w:val="17"/>
        </w:numPr>
        <w:contextualSpacing w:val="0"/>
        <w:rPr>
          <w:rFonts w:ascii="Arial" w:hAnsi="Arial" w:cs="Arial"/>
        </w:rPr>
      </w:pPr>
      <w:r w:rsidRPr="00C72BB6">
        <w:rPr>
          <w:rFonts w:ascii="Arial" w:hAnsi="Arial" w:cs="Arial"/>
        </w:rPr>
        <w:t xml:space="preserve">On </w:t>
      </w:r>
      <w:r w:rsidR="003266D7" w:rsidRPr="00C72BB6">
        <w:rPr>
          <w:rFonts w:ascii="Arial" w:hAnsi="Arial" w:cs="Arial"/>
        </w:rPr>
        <w:t>receiving</w:t>
      </w:r>
      <w:r w:rsidRPr="00C72BB6">
        <w:rPr>
          <w:rFonts w:ascii="Arial" w:hAnsi="Arial" w:cs="Arial"/>
        </w:rPr>
        <w:t xml:space="preserve"> this event:</w:t>
      </w:r>
    </w:p>
    <w:p w:rsidR="00AB199E" w:rsidRPr="00C72BB6" w:rsidRDefault="00AB199E" w:rsidP="005B1FD3">
      <w:pPr>
        <w:pStyle w:val="ListParagraph"/>
        <w:numPr>
          <w:ilvl w:val="1"/>
          <w:numId w:val="17"/>
        </w:numPr>
        <w:contextualSpacing w:val="0"/>
        <w:rPr>
          <w:rFonts w:ascii="Arial" w:hAnsi="Arial" w:cs="Arial"/>
        </w:rPr>
      </w:pPr>
      <w:r w:rsidRPr="00C72BB6">
        <w:rPr>
          <w:rFonts w:ascii="Arial" w:hAnsi="Arial" w:cs="Arial"/>
        </w:rPr>
        <w:t>Mobilekunji read</w:t>
      </w:r>
      <w:r w:rsidR="006C443E" w:rsidRPr="00C72BB6">
        <w:rPr>
          <w:rFonts w:ascii="Arial" w:hAnsi="Arial" w:cs="Arial"/>
        </w:rPr>
        <w:t xml:space="preserve">s </w:t>
      </w:r>
      <w:r w:rsidRPr="00C72BB6">
        <w:rPr>
          <w:rFonts w:ascii="Arial" w:hAnsi="Arial" w:cs="Arial"/>
        </w:rPr>
        <w:t>records from ContentUploadCsv table one by one for processing.</w:t>
      </w:r>
    </w:p>
    <w:p w:rsidR="00AB199E" w:rsidRPr="00C72BB6" w:rsidRDefault="006C443E" w:rsidP="005B1FD3">
      <w:pPr>
        <w:pStyle w:val="ListParagraph"/>
        <w:numPr>
          <w:ilvl w:val="1"/>
          <w:numId w:val="17"/>
        </w:numPr>
        <w:contextualSpacing w:val="0"/>
        <w:rPr>
          <w:rFonts w:ascii="Arial" w:hAnsi="Arial" w:cs="Arial"/>
        </w:rPr>
      </w:pPr>
      <w:r w:rsidRPr="00C72BB6">
        <w:rPr>
          <w:rFonts w:ascii="Arial" w:hAnsi="Arial" w:cs="Arial"/>
        </w:rPr>
        <w:t>Mobilekunji uses</w:t>
      </w:r>
      <w:r w:rsidR="00AB199E" w:rsidRPr="00C72BB6">
        <w:rPr>
          <w:rFonts w:ascii="Arial" w:hAnsi="Arial" w:cs="Arial"/>
        </w:rPr>
        <w:t xml:space="preserve"> static methods provided by Util</w:t>
      </w:r>
      <w:r w:rsidRPr="00C72BB6">
        <w:rPr>
          <w:rFonts w:ascii="Arial" w:hAnsi="Arial" w:cs="Arial"/>
        </w:rPr>
        <w:t>ity</w:t>
      </w:r>
      <w:r w:rsidR="00AB199E" w:rsidRPr="00C72BB6">
        <w:rPr>
          <w:rFonts w:ascii="Arial" w:hAnsi="Arial" w:cs="Arial"/>
        </w:rPr>
        <w:t xml:space="preserve"> </w:t>
      </w:r>
      <w:r w:rsidRPr="00C72BB6">
        <w:rPr>
          <w:rFonts w:ascii="Arial" w:hAnsi="Arial" w:cs="Arial"/>
        </w:rPr>
        <w:t>module</w:t>
      </w:r>
      <w:r w:rsidR="00AB199E" w:rsidRPr="00C72BB6">
        <w:rPr>
          <w:rFonts w:ascii="Arial" w:hAnsi="Arial" w:cs="Arial"/>
        </w:rPr>
        <w:t xml:space="preserve"> for CSV data validation and parsing </w:t>
      </w:r>
      <w:r w:rsidRPr="00C72BB6">
        <w:rPr>
          <w:rFonts w:ascii="Arial" w:hAnsi="Arial" w:cs="Arial"/>
        </w:rPr>
        <w:t xml:space="preserve">(refer </w:t>
      </w:r>
      <w:r w:rsidR="00087E3E">
        <w:fldChar w:fldCharType="begin"/>
      </w:r>
      <w:r w:rsidR="00087E3E">
        <w:instrText xml:space="preserve"> REF _Ref415053418 \r \h  \* MERGEFORMAT </w:instrText>
      </w:r>
      <w:r w:rsidR="00087E3E">
        <w:fldChar w:fldCharType="separate"/>
      </w:r>
      <w:ins w:id="945" w:author="Sumit Pabbi" w:date="2015-04-13T20:05:00Z">
        <w:r w:rsidR="00655E56" w:rsidRPr="00C72BB6">
          <w:rPr>
            <w:rFonts w:ascii="Arial" w:hAnsi="Arial" w:cs="Arial"/>
          </w:rPr>
          <w:t>9.2.2.1</w:t>
        </w:r>
      </w:ins>
      <w:del w:id="946" w:author="Sumit Pabbi" w:date="2015-04-12T20:52:00Z">
        <w:r w:rsidR="004563B7" w:rsidRPr="00C72BB6" w:rsidDel="00632731">
          <w:rPr>
            <w:rFonts w:ascii="Arial" w:hAnsi="Arial" w:cs="Arial"/>
          </w:rPr>
          <w:delText>8.2.2.1</w:delText>
        </w:r>
      </w:del>
      <w:r w:rsidR="00087E3E">
        <w:fldChar w:fldCharType="end"/>
      </w:r>
      <w:r w:rsidRPr="00C72BB6">
        <w:rPr>
          <w:rFonts w:ascii="Arial" w:hAnsi="Arial" w:cs="Arial"/>
        </w:rPr>
        <w:t>).</w:t>
      </w:r>
    </w:p>
    <w:p w:rsidR="00AB199E" w:rsidRPr="00C72BB6" w:rsidRDefault="00A724E2" w:rsidP="005B1FD3">
      <w:pPr>
        <w:pStyle w:val="ListParagraph"/>
        <w:numPr>
          <w:ilvl w:val="1"/>
          <w:numId w:val="17"/>
        </w:numPr>
        <w:contextualSpacing w:val="0"/>
        <w:rPr>
          <w:rFonts w:ascii="Arial" w:hAnsi="Arial" w:cs="Arial"/>
        </w:rPr>
      </w:pPr>
      <w:r w:rsidRPr="00C72BB6">
        <w:rPr>
          <w:rFonts w:ascii="Arial" w:hAnsi="Arial" w:cs="Arial"/>
        </w:rPr>
        <w:t xml:space="preserve">For each CSV record that passes </w:t>
      </w:r>
      <w:r w:rsidR="00AB199E" w:rsidRPr="00C72BB6">
        <w:rPr>
          <w:rFonts w:ascii="Arial" w:hAnsi="Arial" w:cs="Arial"/>
        </w:rPr>
        <w:t>validation</w:t>
      </w:r>
      <w:r w:rsidRPr="00C72BB6">
        <w:rPr>
          <w:rFonts w:ascii="Arial" w:hAnsi="Arial" w:cs="Arial"/>
        </w:rPr>
        <w:t>,</w:t>
      </w:r>
      <w:r w:rsidR="00AB199E" w:rsidRPr="00C72BB6">
        <w:rPr>
          <w:rFonts w:ascii="Arial" w:hAnsi="Arial" w:cs="Arial"/>
        </w:rPr>
        <w:t xml:space="preserve"> Mobile</w:t>
      </w:r>
      <w:r w:rsidRPr="00C72BB6">
        <w:rPr>
          <w:rFonts w:ascii="Arial" w:hAnsi="Arial" w:cs="Arial"/>
        </w:rPr>
        <w:t xml:space="preserve"> Kunji creates</w:t>
      </w:r>
      <w:r w:rsidR="00AB199E" w:rsidRPr="00C72BB6">
        <w:rPr>
          <w:rFonts w:ascii="Arial" w:hAnsi="Arial" w:cs="Arial"/>
        </w:rPr>
        <w:t xml:space="preserve"> a</w:t>
      </w:r>
      <w:r w:rsidRPr="00C72BB6">
        <w:rPr>
          <w:rFonts w:ascii="Arial" w:hAnsi="Arial" w:cs="Arial"/>
        </w:rPr>
        <w:t xml:space="preserve"> record in ContentUpload entity.</w:t>
      </w:r>
    </w:p>
    <w:p w:rsidR="00A724E2" w:rsidRPr="00C72BB6" w:rsidRDefault="00A724E2" w:rsidP="005B1FD3">
      <w:pPr>
        <w:pStyle w:val="ListParagraph"/>
        <w:numPr>
          <w:ilvl w:val="1"/>
          <w:numId w:val="17"/>
        </w:numPr>
        <w:spacing w:after="120"/>
        <w:contextualSpacing w:val="0"/>
        <w:rPr>
          <w:rFonts w:ascii="Arial" w:hAnsi="Arial" w:cs="Arial"/>
        </w:rPr>
      </w:pPr>
      <w:r w:rsidRPr="00C72BB6">
        <w:rPr>
          <w:rFonts w:ascii="Arial" w:hAnsi="Arial" w:cs="Arial"/>
        </w:rPr>
        <w:t xml:space="preserve">If Validation of any CSV record fails or it’s mapping to ContentUpload entity fails or record is rejected during processing, then Mobile Kunji module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 _Ref414984310 \r \h  \* MERGEFORMAT </w:instrText>
      </w:r>
      <w:r w:rsidR="00087E3E">
        <w:fldChar w:fldCharType="separate"/>
      </w:r>
      <w:ins w:id="947" w:author="Sumit Pabbi" w:date="2015-04-13T20:05:00Z">
        <w:r w:rsidR="00655E56" w:rsidRPr="00C72BB6">
          <w:rPr>
            <w:rFonts w:ascii="Arial" w:hAnsi="Arial" w:cs="Arial"/>
          </w:rPr>
          <w:t>9.2.1.1</w:t>
        </w:r>
      </w:ins>
      <w:del w:id="948" w:author="Sumit Pabbi" w:date="2015-04-12T20:52:00Z">
        <w:r w:rsidR="004563B7" w:rsidRPr="00C72BB6" w:rsidDel="00632731">
          <w:rPr>
            <w:rFonts w:ascii="Arial" w:hAnsi="Arial" w:cs="Arial"/>
          </w:rPr>
          <w:delText>8.2.1.1</w:delText>
        </w:r>
      </w:del>
      <w:r w:rsidR="00087E3E">
        <w:fldChar w:fldCharType="end"/>
      </w:r>
      <w:r w:rsidRPr="00C72BB6">
        <w:rPr>
          <w:rFonts w:ascii="Arial" w:hAnsi="Arial" w:cs="Arial"/>
        </w:rPr>
        <w:t>.</w:t>
      </w:r>
    </w:p>
    <w:p w:rsidR="00A724E2" w:rsidRPr="00C72BB6" w:rsidRDefault="00A724E2" w:rsidP="005B1FD3">
      <w:pPr>
        <w:pStyle w:val="ListParagraph"/>
        <w:numPr>
          <w:ilvl w:val="1"/>
          <w:numId w:val="17"/>
        </w:numPr>
        <w:spacing w:after="120"/>
        <w:contextualSpacing w:val="0"/>
        <w:rPr>
          <w:rFonts w:ascii="Arial" w:hAnsi="Arial" w:cs="Arial"/>
        </w:rPr>
      </w:pPr>
      <w:r w:rsidRPr="00C72BB6">
        <w:rPr>
          <w:rFonts w:ascii="Arial" w:hAnsi="Arial" w:cs="Arial"/>
        </w:rPr>
        <w:t xml:space="preserve">After the processing of all CSV uploaded records, Mobile Kunji shall update the </w:t>
      </w:r>
      <w:r w:rsidR="003266D7" w:rsidRPr="00C72BB6">
        <w:rPr>
          <w:rFonts w:ascii="Arial" w:hAnsi="Arial" w:cs="Arial"/>
        </w:rPr>
        <w:t>CSV</w:t>
      </w:r>
      <w:r w:rsidRPr="00C72BB6">
        <w:rPr>
          <w:rFonts w:ascii="Arial" w:hAnsi="Arial" w:cs="Arial"/>
        </w:rPr>
        <w:t xml:space="preserve"> Upload summary in </w:t>
      </w:r>
      <w:r w:rsidRPr="00C72BB6">
        <w:rPr>
          <w:rFonts w:ascii="Arial" w:hAnsi="Arial" w:cs="Arial"/>
          <w:i/>
        </w:rPr>
        <w:t>BullkUploadStatus</w:t>
      </w:r>
      <w:r w:rsidRPr="00C72BB6">
        <w:rPr>
          <w:rFonts w:ascii="Arial" w:hAnsi="Arial" w:cs="Arial"/>
        </w:rPr>
        <w:t xml:space="preserve"> entity using the API described in </w:t>
      </w:r>
      <w:r w:rsidR="00087E3E">
        <w:fldChar w:fldCharType="begin"/>
      </w:r>
      <w:r w:rsidR="00087E3E">
        <w:instrText xml:space="preserve"> REF _Ref414984399 \r \h  \* MERGEFORMAT </w:instrText>
      </w:r>
      <w:r w:rsidR="00087E3E">
        <w:fldChar w:fldCharType="separate"/>
      </w:r>
      <w:ins w:id="949" w:author="Sumit Pabbi" w:date="2015-04-13T20:05:00Z">
        <w:r w:rsidR="00655E56" w:rsidRPr="00C72BB6">
          <w:rPr>
            <w:rFonts w:ascii="Arial" w:hAnsi="Arial" w:cs="Arial"/>
          </w:rPr>
          <w:t>9.2.1.2</w:t>
        </w:r>
      </w:ins>
      <w:del w:id="950" w:author="Sumit Pabbi" w:date="2015-04-12T20:52:00Z">
        <w:r w:rsidR="004563B7" w:rsidRPr="00C72BB6" w:rsidDel="00632731">
          <w:rPr>
            <w:rFonts w:ascii="Arial" w:hAnsi="Arial" w:cs="Arial"/>
          </w:rPr>
          <w:delText>8.2.1.2</w:delText>
        </w:r>
      </w:del>
      <w:r w:rsidR="00087E3E">
        <w:fldChar w:fldCharType="end"/>
      </w:r>
      <w:r w:rsidRPr="00C72BB6">
        <w:rPr>
          <w:rFonts w:ascii="Arial" w:hAnsi="Arial" w:cs="Arial"/>
        </w:rPr>
        <w:t>.</w:t>
      </w:r>
    </w:p>
    <w:p w:rsidR="00AB199E" w:rsidRPr="00C72BB6" w:rsidRDefault="00AB199E" w:rsidP="00AD5C2F">
      <w:pPr>
        <w:pStyle w:val="Heading2"/>
        <w:numPr>
          <w:ilvl w:val="1"/>
          <w:numId w:val="47"/>
        </w:numPr>
      </w:pPr>
      <w:bookmarkStart w:id="951" w:name="_Toc416719419"/>
      <w:r w:rsidRPr="00C72BB6">
        <w:t xml:space="preserve">Services </w:t>
      </w:r>
      <w:r w:rsidR="00A724E2" w:rsidRPr="00C72BB6">
        <w:t>Provided</w:t>
      </w:r>
      <w:r w:rsidRPr="00C72BB6">
        <w:t xml:space="preserve"> to IVR</w:t>
      </w:r>
      <w:bookmarkEnd w:id="951"/>
    </w:p>
    <w:p w:rsidR="00AB199E" w:rsidRPr="00C72BB6" w:rsidRDefault="00A724E2" w:rsidP="00AB199E">
      <w:pPr>
        <w:spacing w:line="360" w:lineRule="auto"/>
        <w:ind w:left="720"/>
        <w:rPr>
          <w:rFonts w:ascii="Arial" w:hAnsi="Arial" w:cs="Arial"/>
        </w:rPr>
      </w:pPr>
      <w:r w:rsidRPr="00C72BB6">
        <w:rPr>
          <w:rFonts w:ascii="Arial" w:hAnsi="Arial" w:cs="Arial"/>
        </w:rPr>
        <w:t>Mobile Kunji exposes a service for data exchange between IVR and Mobile Kunji module. The design description of the services interface APIs is given in following sections.</w:t>
      </w:r>
    </w:p>
    <w:p w:rsidR="00AB199E" w:rsidRPr="00C72BB6" w:rsidRDefault="00AB199E" w:rsidP="00AD5C2F">
      <w:pPr>
        <w:pStyle w:val="Heading3"/>
      </w:pPr>
      <w:r w:rsidRPr="00C72BB6">
        <w:t xml:space="preserve"> </w:t>
      </w:r>
      <w:bookmarkStart w:id="952" w:name="_Toc416719420"/>
      <w:r w:rsidRPr="00C72BB6">
        <w:t>Get User Details</w:t>
      </w:r>
      <w:bookmarkEnd w:id="952"/>
    </w:p>
    <w:p w:rsidR="00AB199E" w:rsidRPr="00C72BB6" w:rsidRDefault="00AB199E" w:rsidP="005B1FD3">
      <w:pPr>
        <w:pStyle w:val="ListParagraph"/>
        <w:numPr>
          <w:ilvl w:val="0"/>
          <w:numId w:val="25"/>
        </w:numPr>
        <w:spacing w:line="360" w:lineRule="auto"/>
        <w:ind w:left="1080"/>
        <w:rPr>
          <w:rFonts w:ascii="Arial" w:hAnsi="Arial" w:cs="Arial"/>
        </w:rPr>
      </w:pPr>
      <w:r w:rsidRPr="00C72BB6">
        <w:rPr>
          <w:rFonts w:ascii="Arial" w:hAnsi="Arial" w:cs="Arial"/>
        </w:rPr>
        <w:t xml:space="preserve">MK shall expose </w:t>
      </w:r>
      <w:r w:rsidRPr="00C72BB6">
        <w:rPr>
          <w:rFonts w:ascii="Arial" w:hAnsi="Arial" w:cs="Arial"/>
          <w:i/>
        </w:rPr>
        <w:t>Get User Details</w:t>
      </w:r>
      <w:r w:rsidRPr="00C72BB6">
        <w:rPr>
          <w:rFonts w:ascii="Arial" w:hAnsi="Arial" w:cs="Arial"/>
        </w:rPr>
        <w:t xml:space="preserve"> API for fetching the user details given the MSISDN, operator and circle from where call has originated. (refer</w:t>
      </w:r>
      <w:r w:rsidR="00D6491D" w:rsidRPr="00C72BB6">
        <w:rPr>
          <w:rFonts w:ascii="Arial" w:hAnsi="Arial" w:cs="Arial"/>
        </w:rPr>
        <w:t xml:space="preserve">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00A724E2" w:rsidRPr="00C72BB6">
        <w:rPr>
          <w:rFonts w:ascii="Arial" w:hAnsi="Arial" w:cs="Arial"/>
        </w:rPr>
        <w:t>, section 3</w:t>
      </w:r>
      <w:r w:rsidRPr="00C72BB6">
        <w:rPr>
          <w:rFonts w:ascii="Arial" w:hAnsi="Arial" w:cs="Arial"/>
        </w:rPr>
        <w:t>.2.1)</w:t>
      </w:r>
    </w:p>
    <w:p w:rsidR="00AB199E" w:rsidRPr="00C72BB6" w:rsidRDefault="00AB199E" w:rsidP="005B1FD3">
      <w:pPr>
        <w:pStyle w:val="ListParagraph"/>
        <w:numPr>
          <w:ilvl w:val="0"/>
          <w:numId w:val="25"/>
        </w:numPr>
        <w:spacing w:line="360" w:lineRule="auto"/>
        <w:ind w:left="1080"/>
        <w:rPr>
          <w:rFonts w:ascii="Arial" w:hAnsi="Arial" w:cs="Arial"/>
        </w:rPr>
      </w:pPr>
      <w:r w:rsidRPr="00C72BB6">
        <w:rPr>
          <w:rFonts w:ascii="Arial" w:hAnsi="Arial" w:cs="Arial"/>
        </w:rPr>
        <w:t>These parameters (circle, operator and MSIDN) shall go through data type validation and shall be used to further retrieve user details f</w:t>
      </w:r>
      <w:r w:rsidR="00A724E2" w:rsidRPr="00C72BB6">
        <w:rPr>
          <w:rFonts w:ascii="Arial" w:hAnsi="Arial" w:cs="Arial"/>
        </w:rPr>
        <w:t>rom FrontLineWorker Service (refer</w:t>
      </w:r>
      <w:r w:rsidRPr="00C72BB6">
        <w:rPr>
          <w:rFonts w:ascii="Arial" w:hAnsi="Arial" w:cs="Arial"/>
        </w:rPr>
        <w:t xml:space="preserve"> </w:t>
      </w:r>
      <w:r w:rsidR="00087E3E">
        <w:fldChar w:fldCharType="begin"/>
      </w:r>
      <w:r w:rsidR="00087E3E">
        <w:instrText xml:space="preserve"> REF _Ref415061481 \r \h  \* MERGEFORMAT </w:instrText>
      </w:r>
      <w:r w:rsidR="00087E3E">
        <w:fldChar w:fldCharType="separate"/>
      </w:r>
      <w:ins w:id="953" w:author="Sumit Pabbi" w:date="2015-04-13T20:05:00Z">
        <w:r w:rsidR="00655E56" w:rsidRPr="00C72BB6">
          <w:rPr>
            <w:rFonts w:ascii="Arial" w:hAnsi="Arial" w:cs="Arial"/>
          </w:rPr>
          <w:t>8.3.1</w:t>
        </w:r>
      </w:ins>
      <w:del w:id="954" w:author="Sumit Pabbi" w:date="2015-04-12T20:52:00Z">
        <w:r w:rsidR="004563B7" w:rsidRPr="00C72BB6" w:rsidDel="00632731">
          <w:rPr>
            <w:rFonts w:ascii="Arial" w:hAnsi="Arial" w:cs="Arial"/>
          </w:rPr>
          <w:delText>7.3.1</w:delText>
        </w:r>
      </w:del>
      <w:r w:rsidR="00087E3E">
        <w:fldChar w:fldCharType="end"/>
      </w:r>
      <w:r w:rsidR="00A724E2" w:rsidRPr="00C72BB6">
        <w:rPr>
          <w:rFonts w:ascii="Arial" w:hAnsi="Arial" w:cs="Arial"/>
        </w:rPr>
        <w:t>)</w:t>
      </w:r>
    </w:p>
    <w:p w:rsidR="00AB199E" w:rsidRPr="00C72BB6" w:rsidRDefault="00AB199E" w:rsidP="005B1FD3">
      <w:pPr>
        <w:pStyle w:val="ListParagraph"/>
        <w:numPr>
          <w:ilvl w:val="0"/>
          <w:numId w:val="25"/>
        </w:numPr>
        <w:spacing w:line="360" w:lineRule="auto"/>
        <w:ind w:left="1080"/>
        <w:rPr>
          <w:rFonts w:ascii="Arial" w:hAnsi="Arial" w:cs="Arial"/>
        </w:rPr>
      </w:pPr>
      <w:r w:rsidRPr="00C72BB6">
        <w:rPr>
          <w:rFonts w:ascii="Arial" w:hAnsi="Arial" w:cs="Arial"/>
        </w:rPr>
        <w:t>The FrontLineWorker service shall return following user details to MK:</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 xml:space="preserve">Whether FLW exists already </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Is default LLC applicable. This means circle for FLW is not available or is mapped to multiple LLCs so default LLC value shall be used to prompt FLW for entering her LLC preference.</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Value of default LLC</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 xml:space="preserve">Circle </w:t>
      </w:r>
    </w:p>
    <w:p w:rsidR="00AB199E" w:rsidRPr="00C72BB6" w:rsidRDefault="00AB199E" w:rsidP="005B1FD3">
      <w:pPr>
        <w:pStyle w:val="ListParagraph"/>
        <w:numPr>
          <w:ilvl w:val="0"/>
          <w:numId w:val="33"/>
        </w:numPr>
        <w:spacing w:line="360" w:lineRule="auto"/>
        <w:rPr>
          <w:rFonts w:ascii="Arial" w:hAnsi="Arial" w:cs="Arial"/>
        </w:rPr>
      </w:pPr>
      <w:r w:rsidRPr="00C72BB6">
        <w:rPr>
          <w:rFonts w:ascii="Arial" w:hAnsi="Arial" w:cs="Arial"/>
        </w:rPr>
        <w:t>State level capping for MK usage</w:t>
      </w:r>
    </w:p>
    <w:p w:rsidR="0014399D" w:rsidRPr="00C72BB6" w:rsidRDefault="0014399D" w:rsidP="0014399D">
      <w:pPr>
        <w:pStyle w:val="ListParagraph"/>
        <w:numPr>
          <w:ilvl w:val="0"/>
          <w:numId w:val="25"/>
        </w:numPr>
        <w:spacing w:line="360" w:lineRule="auto"/>
        <w:ind w:left="1080"/>
        <w:rPr>
          <w:rFonts w:ascii="Arial" w:hAnsi="Arial" w:cs="Arial"/>
        </w:rPr>
      </w:pPr>
      <w:r w:rsidRPr="00C72BB6">
        <w:rPr>
          <w:rFonts w:ascii="Arial" w:hAnsi="Arial" w:cs="Arial"/>
        </w:rPr>
        <w:t>If FLW send isCreated as true i.e. FLW created by FronltLineWorker, MK update the record in FlwDetail if it exist or create a new record if it does not exist</w:t>
      </w:r>
    </w:p>
    <w:p w:rsidR="0014399D" w:rsidRPr="00C72BB6" w:rsidRDefault="0014399D" w:rsidP="0014399D">
      <w:pPr>
        <w:pStyle w:val="ListParagraph"/>
        <w:numPr>
          <w:ilvl w:val="0"/>
          <w:numId w:val="25"/>
        </w:numPr>
        <w:spacing w:line="360" w:lineRule="auto"/>
        <w:ind w:left="1080"/>
        <w:rPr>
          <w:rFonts w:ascii="Arial" w:hAnsi="Arial" w:cs="Arial"/>
        </w:rPr>
      </w:pPr>
      <w:r w:rsidRPr="00C72BB6">
        <w:rPr>
          <w:rFonts w:ascii="Arial" w:hAnsi="Arial" w:cs="Arial"/>
        </w:rPr>
        <w:t>If FLW send isCreated as false i.e. FLW exist in  FronltLineWorker entity,MK does not update FlwDetail entity.</w:t>
      </w:r>
    </w:p>
    <w:p w:rsidR="00A724E2" w:rsidRPr="00C72BB6" w:rsidRDefault="00CC4F76" w:rsidP="005B1FD3">
      <w:pPr>
        <w:pStyle w:val="ListParagraph"/>
        <w:numPr>
          <w:ilvl w:val="0"/>
          <w:numId w:val="25"/>
        </w:numPr>
        <w:spacing w:line="360" w:lineRule="auto"/>
        <w:ind w:left="1080"/>
        <w:rPr>
          <w:rFonts w:ascii="Arial" w:hAnsi="Arial" w:cs="Arial"/>
        </w:rPr>
      </w:pPr>
      <w:r w:rsidRPr="00C72BB6">
        <w:rPr>
          <w:rFonts w:ascii="Arial" w:hAnsi="Arial" w:cs="Arial"/>
        </w:rPr>
        <w:t xml:space="preserve"> </w:t>
      </w:r>
      <w:r w:rsidR="00AB199E" w:rsidRPr="00C72BB6">
        <w:rPr>
          <w:rFonts w:ascii="Arial" w:hAnsi="Arial" w:cs="Arial"/>
        </w:rPr>
        <w:t xml:space="preserve">MK needs to provide following parameters for an FLW to the IVR. </w:t>
      </w:r>
      <w:r w:rsidR="00A724E2" w:rsidRPr="00C72BB6">
        <w:rPr>
          <w:rFonts w:ascii="Arial" w:hAnsi="Arial" w:cs="Arial"/>
        </w:rPr>
        <w:t>Out of these parameters, the value of ‘circle’ provided by FrontLineWorker Service is used as is; other parameters are determined by MK (as described in the following sections):</w:t>
      </w:r>
    </w:p>
    <w:p w:rsidR="00AB199E" w:rsidRPr="00C72BB6" w:rsidRDefault="00AB199E" w:rsidP="005B1FD3">
      <w:pPr>
        <w:pStyle w:val="ListParagraph"/>
        <w:numPr>
          <w:ilvl w:val="0"/>
          <w:numId w:val="27"/>
        </w:numPr>
        <w:spacing w:line="360" w:lineRule="auto"/>
        <w:rPr>
          <w:rFonts w:ascii="Arial" w:hAnsi="Arial" w:cs="Arial"/>
        </w:rPr>
      </w:pPr>
      <w:r w:rsidRPr="00C72BB6">
        <w:rPr>
          <w:rFonts w:ascii="Arial" w:hAnsi="Arial" w:cs="Arial"/>
        </w:rPr>
        <w:t>Circle</w:t>
      </w:r>
    </w:p>
    <w:p w:rsidR="00AB199E" w:rsidRPr="00C72BB6" w:rsidRDefault="004F0A70" w:rsidP="005B1FD3">
      <w:pPr>
        <w:pStyle w:val="ListParagraph"/>
        <w:numPr>
          <w:ilvl w:val="0"/>
          <w:numId w:val="27"/>
        </w:numPr>
        <w:spacing w:line="360" w:lineRule="auto"/>
        <w:rPr>
          <w:rFonts w:ascii="Arial" w:hAnsi="Arial" w:cs="Arial"/>
        </w:rPr>
      </w:pPr>
      <w:r w:rsidRPr="00C72BB6">
        <w:rPr>
          <w:rFonts w:ascii="Arial" w:hAnsi="Arial" w:cs="Arial"/>
        </w:rPr>
        <w:t>Language Location Code (r</w:t>
      </w:r>
      <w:r w:rsidR="00AB199E" w:rsidRPr="00C72BB6">
        <w:rPr>
          <w:rFonts w:ascii="Arial" w:hAnsi="Arial" w:cs="Arial"/>
        </w:rPr>
        <w:t xml:space="preserve">efer </w:t>
      </w:r>
      <w:r w:rsidR="00087E3E">
        <w:fldChar w:fldCharType="begin"/>
      </w:r>
      <w:r w:rsidR="00087E3E">
        <w:instrText xml:space="preserve"> REF _Ref415069894 \r \h  \* MERGEFORMAT </w:instrText>
      </w:r>
      <w:r w:rsidR="00087E3E">
        <w:fldChar w:fldCharType="separate"/>
      </w:r>
      <w:ins w:id="955" w:author="Sumit Pabbi" w:date="2015-04-13T20:05:00Z">
        <w:r w:rsidR="00655E56" w:rsidRPr="00C72BB6">
          <w:rPr>
            <w:rFonts w:ascii="Arial" w:hAnsi="Arial" w:cs="Arial"/>
          </w:rPr>
          <w:t></w:t>
        </w:r>
      </w:ins>
      <w:del w:id="956" w:author="Sumit Pabbi" w:date="2015-04-13T19:34:00Z">
        <w:r w:rsidR="00632731" w:rsidRPr="00C72BB6" w:rsidDel="002B2310">
          <w:rPr>
            <w:rFonts w:ascii="Arial" w:hAnsi="Arial" w:cs="Arial"/>
          </w:rPr>
          <w:delText>4.3.1.1</w:delText>
        </w:r>
      </w:del>
      <w:r w:rsidR="00087E3E">
        <w:fldChar w:fldCharType="end"/>
      </w:r>
      <w:r w:rsidRPr="00C72BB6">
        <w:rPr>
          <w:rFonts w:ascii="Arial" w:hAnsi="Arial" w:cs="Arial"/>
        </w:rPr>
        <w:t>)</w:t>
      </w:r>
    </w:p>
    <w:p w:rsidR="004F0A70" w:rsidRPr="00C72BB6" w:rsidRDefault="004F0A70" w:rsidP="005B1FD3">
      <w:pPr>
        <w:pStyle w:val="ListParagraph"/>
        <w:numPr>
          <w:ilvl w:val="0"/>
          <w:numId w:val="27"/>
        </w:numPr>
        <w:spacing w:line="360" w:lineRule="auto"/>
        <w:rPr>
          <w:rFonts w:ascii="Arial" w:hAnsi="Arial" w:cs="Arial"/>
        </w:rPr>
      </w:pPr>
      <w:r w:rsidRPr="00C72BB6">
        <w:rPr>
          <w:rFonts w:ascii="Arial" w:hAnsi="Arial" w:cs="Arial"/>
        </w:rPr>
        <w:t xml:space="preserve">Max Allowed Service Usage (refer </w:t>
      </w:r>
      <w:r w:rsidR="00087E3E">
        <w:fldChar w:fldCharType="begin"/>
      </w:r>
      <w:r w:rsidR="00087E3E">
        <w:instrText xml:space="preserve"> REF _Ref415061511 \r \h  \* MERGEFORMAT </w:instrText>
      </w:r>
      <w:r w:rsidR="00087E3E">
        <w:fldChar w:fldCharType="separate"/>
      </w:r>
      <w:r w:rsidR="00655E56" w:rsidRPr="00C72BB6">
        <w:rPr>
          <w:rFonts w:ascii="Arial" w:hAnsi="Arial" w:cs="Arial"/>
        </w:rPr>
        <w:t>4.3.1.2</w:t>
      </w:r>
      <w:r w:rsidR="00087E3E">
        <w:fldChar w:fldCharType="end"/>
      </w:r>
      <w:r w:rsidRPr="00C72BB6">
        <w:rPr>
          <w:rFonts w:ascii="Arial" w:hAnsi="Arial" w:cs="Arial"/>
        </w:rPr>
        <w:t>)</w:t>
      </w:r>
    </w:p>
    <w:p w:rsidR="00AB199E" w:rsidRPr="00C72BB6" w:rsidRDefault="00AB199E" w:rsidP="005B1FD3">
      <w:pPr>
        <w:pStyle w:val="ListParagraph"/>
        <w:numPr>
          <w:ilvl w:val="0"/>
          <w:numId w:val="27"/>
        </w:numPr>
        <w:spacing w:line="360" w:lineRule="auto"/>
        <w:rPr>
          <w:rFonts w:ascii="Arial" w:hAnsi="Arial" w:cs="Arial"/>
        </w:rPr>
      </w:pPr>
      <w:r w:rsidRPr="00C72BB6">
        <w:rPr>
          <w:rFonts w:ascii="Arial" w:hAnsi="Arial" w:cs="Arial"/>
        </w:rPr>
        <w:t xml:space="preserve">Current </w:t>
      </w:r>
      <w:r w:rsidR="004F0A70" w:rsidRPr="00C72BB6">
        <w:rPr>
          <w:rFonts w:ascii="Arial" w:hAnsi="Arial" w:cs="Arial"/>
        </w:rPr>
        <w:t xml:space="preserve">Service </w:t>
      </w:r>
      <w:r w:rsidRPr="00C72BB6">
        <w:rPr>
          <w:rFonts w:ascii="Arial" w:hAnsi="Arial" w:cs="Arial"/>
        </w:rPr>
        <w:t>Usage</w:t>
      </w:r>
      <w:r w:rsidR="004F0A70" w:rsidRPr="00C72BB6">
        <w:rPr>
          <w:rFonts w:ascii="Arial" w:hAnsi="Arial" w:cs="Arial"/>
        </w:rPr>
        <w:t xml:space="preserve"> (r</w:t>
      </w:r>
      <w:r w:rsidRPr="00C72BB6">
        <w:rPr>
          <w:rFonts w:ascii="Arial" w:hAnsi="Arial" w:cs="Arial"/>
        </w:rPr>
        <w:t xml:space="preserve">efer </w:t>
      </w:r>
      <w:r w:rsidR="00087E3E">
        <w:fldChar w:fldCharType="begin"/>
      </w:r>
      <w:r w:rsidR="00087E3E">
        <w:instrText xml:space="preserve"> REF _Ref</w:instrText>
      </w:r>
      <w:r w:rsidR="00087E3E">
        <w:instrText xml:space="preserve">415069969 \r \h  \* MERGEFORMAT </w:instrText>
      </w:r>
      <w:r w:rsidR="00087E3E">
        <w:fldChar w:fldCharType="separate"/>
      </w:r>
      <w:r w:rsidR="00655E56" w:rsidRPr="00C72BB6">
        <w:rPr>
          <w:rFonts w:ascii="Arial" w:hAnsi="Arial" w:cs="Arial"/>
        </w:rPr>
        <w:t>4.3.1.3</w:t>
      </w:r>
      <w:r w:rsidR="00087E3E">
        <w:fldChar w:fldCharType="end"/>
      </w:r>
      <w:r w:rsidR="004F0A70" w:rsidRPr="00C72BB6">
        <w:rPr>
          <w:rFonts w:ascii="Arial" w:hAnsi="Arial" w:cs="Arial"/>
        </w:rPr>
        <w:t>)</w:t>
      </w:r>
    </w:p>
    <w:p w:rsidR="004F0A70" w:rsidRPr="00C72BB6" w:rsidRDefault="004F0A70" w:rsidP="005B1FD3">
      <w:pPr>
        <w:pStyle w:val="ListParagraph"/>
        <w:numPr>
          <w:ilvl w:val="0"/>
          <w:numId w:val="27"/>
        </w:numPr>
        <w:spacing w:line="360" w:lineRule="auto"/>
        <w:rPr>
          <w:rFonts w:ascii="Arial" w:hAnsi="Arial" w:cs="Arial"/>
        </w:rPr>
      </w:pPr>
      <w:r w:rsidRPr="00C72BB6">
        <w:rPr>
          <w:rFonts w:ascii="Arial" w:hAnsi="Arial" w:cs="Arial"/>
        </w:rPr>
        <w:t xml:space="preserve">Maximum number of End Of Usage messages (refer </w:t>
      </w:r>
      <w:r w:rsidR="00087E3E">
        <w:fldChar w:fldCharType="begin"/>
      </w:r>
      <w:r w:rsidR="00087E3E">
        <w:instrText xml:space="preserve"> REF _Ref415069981 \r \h  \* MERGEFORMAT </w:instrText>
      </w:r>
      <w:r w:rsidR="00087E3E">
        <w:fldChar w:fldCharType="separate"/>
      </w:r>
      <w:r w:rsidR="00655E56" w:rsidRPr="00C72BB6">
        <w:rPr>
          <w:rFonts w:ascii="Arial" w:hAnsi="Arial" w:cs="Arial"/>
        </w:rPr>
        <w:t>4.3.1.4</w:t>
      </w:r>
      <w:r w:rsidR="00087E3E">
        <w:fldChar w:fldCharType="end"/>
      </w:r>
      <w:r w:rsidRPr="00C72BB6">
        <w:rPr>
          <w:rFonts w:ascii="Arial" w:hAnsi="Arial" w:cs="Arial"/>
        </w:rPr>
        <w:t>)</w:t>
      </w:r>
    </w:p>
    <w:p w:rsidR="00AB199E" w:rsidRPr="00C72BB6" w:rsidRDefault="00AB199E" w:rsidP="005B1FD3">
      <w:pPr>
        <w:pStyle w:val="ListParagraph"/>
        <w:numPr>
          <w:ilvl w:val="0"/>
          <w:numId w:val="27"/>
        </w:numPr>
        <w:spacing w:line="360" w:lineRule="auto"/>
        <w:rPr>
          <w:ins w:id="957" w:author="gur30938" w:date="2015-04-13T11:33:00Z"/>
          <w:rFonts w:ascii="Arial" w:hAnsi="Arial" w:cs="Arial"/>
        </w:rPr>
      </w:pPr>
      <w:r w:rsidRPr="00C72BB6">
        <w:rPr>
          <w:rFonts w:ascii="Arial" w:hAnsi="Arial" w:cs="Arial"/>
        </w:rPr>
        <w:t>End Of Usage Prompt Counter</w:t>
      </w:r>
      <w:r w:rsidR="004F0A70" w:rsidRPr="00C72BB6">
        <w:rPr>
          <w:rFonts w:ascii="Arial" w:hAnsi="Arial" w:cs="Arial"/>
        </w:rPr>
        <w:t xml:space="preserve"> (r</w:t>
      </w:r>
      <w:r w:rsidRPr="00C72BB6">
        <w:rPr>
          <w:rFonts w:ascii="Arial" w:hAnsi="Arial" w:cs="Arial"/>
        </w:rPr>
        <w:t xml:space="preserve">efer </w:t>
      </w:r>
      <w:r w:rsidR="00087E3E">
        <w:fldChar w:fldCharType="begin"/>
      </w:r>
      <w:r w:rsidR="00087E3E">
        <w:instrText xml:space="preserve"> REF _Ref415069990 \r \h  \* MERGEFORMAT </w:instrText>
      </w:r>
      <w:r w:rsidR="00087E3E">
        <w:fldChar w:fldCharType="separate"/>
      </w:r>
      <w:r w:rsidR="00655E56" w:rsidRPr="00C72BB6">
        <w:rPr>
          <w:rFonts w:ascii="Arial" w:hAnsi="Arial" w:cs="Arial"/>
        </w:rPr>
        <w:t>4.3.1.5</w:t>
      </w:r>
      <w:r w:rsidR="00087E3E">
        <w:fldChar w:fldCharType="end"/>
      </w:r>
      <w:r w:rsidRPr="00C72BB6">
        <w:rPr>
          <w:rFonts w:ascii="Arial" w:hAnsi="Arial" w:cs="Arial"/>
        </w:rPr>
        <w:t xml:space="preserve"> </w:t>
      </w:r>
      <w:r w:rsidR="004F0A70" w:rsidRPr="00C72BB6">
        <w:rPr>
          <w:rFonts w:ascii="Arial" w:hAnsi="Arial" w:cs="Arial"/>
        </w:rPr>
        <w:t>)</w:t>
      </w:r>
    </w:p>
    <w:p w:rsidR="00EA5371" w:rsidRPr="00C72BB6" w:rsidRDefault="00EA5371" w:rsidP="005B1FD3">
      <w:pPr>
        <w:pStyle w:val="ListParagraph"/>
        <w:numPr>
          <w:ilvl w:val="0"/>
          <w:numId w:val="27"/>
        </w:numPr>
        <w:spacing w:line="360" w:lineRule="auto"/>
        <w:rPr>
          <w:ins w:id="958" w:author="gur30938" w:date="2015-04-13T11:33:00Z"/>
          <w:rFonts w:ascii="Arial" w:hAnsi="Arial" w:cs="Arial"/>
        </w:rPr>
      </w:pPr>
      <w:bookmarkStart w:id="959" w:name="_Ref415061497"/>
      <w:bookmarkStart w:id="960" w:name="_Ref415069894"/>
      <w:ins w:id="961" w:author="gur30938" w:date="2015-04-13T11:33:00Z">
        <w:r w:rsidRPr="00C72BB6">
          <w:rPr>
            <w:rFonts w:ascii="Arial" w:hAnsi="Arial" w:cs="Arial"/>
          </w:rPr>
          <w:t>State Wise deployment</w:t>
        </w:r>
      </w:ins>
      <w:ins w:id="962" w:author="Sumit Pabbi" w:date="2015-04-13T19:33:00Z">
        <w:r w:rsidR="002B2310" w:rsidRPr="00C72BB6">
          <w:rPr>
            <w:rFonts w:ascii="Arial" w:hAnsi="Arial" w:cs="Arial"/>
          </w:rPr>
          <w:t xml:space="preserve"> status</w:t>
        </w:r>
      </w:ins>
      <w:ins w:id="963" w:author="Sumit Pabbi" w:date="2015-04-13T19:32:00Z">
        <w:r w:rsidR="002B2310" w:rsidRPr="00C72BB6">
          <w:rPr>
            <w:rFonts w:ascii="Arial" w:hAnsi="Arial" w:cs="Arial"/>
          </w:rPr>
          <w:t xml:space="preserve"> (refer </w:t>
        </w:r>
        <w:r w:rsidR="0066491D" w:rsidRPr="00C72BB6">
          <w:rPr>
            <w:rFonts w:ascii="Arial" w:hAnsi="Arial" w:cs="Arial"/>
          </w:rPr>
          <w:fldChar w:fldCharType="begin"/>
        </w:r>
        <w:r w:rsidR="002B2310" w:rsidRPr="00C72BB6">
          <w:rPr>
            <w:rFonts w:ascii="Arial" w:hAnsi="Arial" w:cs="Arial"/>
          </w:rPr>
          <w:instrText xml:space="preserve"> REF _Ref416716901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964" w:author="Sumit Pabbi" w:date="2015-04-13T20:05:00Z">
        <w:r w:rsidR="00655E56" w:rsidRPr="00C72BB6">
          <w:rPr>
            <w:rFonts w:ascii="Arial" w:hAnsi="Arial" w:cs="Arial"/>
          </w:rPr>
          <w:t>4.3.1.6</w:t>
        </w:r>
      </w:ins>
      <w:ins w:id="965" w:author="Sumit Pabbi" w:date="2015-04-13T19:32:00Z">
        <w:r w:rsidR="0066491D" w:rsidRPr="00C72BB6">
          <w:rPr>
            <w:rFonts w:ascii="Arial" w:hAnsi="Arial" w:cs="Arial"/>
          </w:rPr>
          <w:fldChar w:fldCharType="end"/>
        </w:r>
        <w:r w:rsidR="002B2310" w:rsidRPr="00C72BB6">
          <w:rPr>
            <w:rFonts w:ascii="Arial" w:hAnsi="Arial" w:cs="Arial"/>
          </w:rPr>
          <w:t>)</w:t>
        </w:r>
      </w:ins>
    </w:p>
    <w:p w:rsidR="00EA5371" w:rsidRPr="00C72BB6" w:rsidRDefault="00EA5371" w:rsidP="005B1FD3">
      <w:pPr>
        <w:pStyle w:val="ListParagraph"/>
        <w:numPr>
          <w:ilvl w:val="0"/>
          <w:numId w:val="27"/>
        </w:numPr>
        <w:spacing w:line="360" w:lineRule="auto"/>
        <w:rPr>
          <w:ins w:id="966" w:author="gur30938" w:date="2015-04-13T19:27:00Z"/>
          <w:rFonts w:ascii="Arial" w:hAnsi="Arial" w:cs="Arial"/>
        </w:rPr>
      </w:pPr>
      <w:ins w:id="967" w:author="gur30938" w:date="2015-04-13T11:33:00Z">
        <w:r w:rsidRPr="00C72BB6">
          <w:rPr>
            <w:rFonts w:ascii="Arial" w:hAnsi="Arial" w:cs="Arial"/>
          </w:rPr>
          <w:t>WhiteList</w:t>
        </w:r>
      </w:ins>
      <w:ins w:id="968" w:author="Sumit Pabbi" w:date="2015-04-13T19:33:00Z">
        <w:r w:rsidR="002B2310" w:rsidRPr="00C72BB6">
          <w:rPr>
            <w:rFonts w:ascii="Arial" w:hAnsi="Arial" w:cs="Arial"/>
          </w:rPr>
          <w:t>ing status</w:t>
        </w:r>
      </w:ins>
      <w:ins w:id="969" w:author="Sumit Pabbi" w:date="2015-04-13T19:32:00Z">
        <w:r w:rsidR="002B2310" w:rsidRPr="00C72BB6">
          <w:rPr>
            <w:rFonts w:ascii="Arial" w:hAnsi="Arial" w:cs="Arial"/>
          </w:rPr>
          <w:t xml:space="preserve"> (refer </w:t>
        </w:r>
      </w:ins>
      <w:ins w:id="970" w:author="Sumit Pabbi" w:date="2015-04-13T19:33:00Z">
        <w:r w:rsidR="0066491D" w:rsidRPr="00C72BB6">
          <w:rPr>
            <w:rFonts w:ascii="Arial" w:hAnsi="Arial" w:cs="Arial"/>
          </w:rPr>
          <w:fldChar w:fldCharType="begin"/>
        </w:r>
        <w:r w:rsidR="002B2310" w:rsidRPr="00C72BB6">
          <w:rPr>
            <w:rFonts w:ascii="Arial" w:hAnsi="Arial" w:cs="Arial"/>
          </w:rPr>
          <w:instrText xml:space="preserve"> REF _Ref416716924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971" w:author="Sumit Pabbi" w:date="2015-04-13T20:05:00Z">
        <w:r w:rsidR="00655E56" w:rsidRPr="00C72BB6">
          <w:rPr>
            <w:rFonts w:ascii="Arial" w:hAnsi="Arial" w:cs="Arial"/>
          </w:rPr>
          <w:t>4.3.1.7</w:t>
        </w:r>
      </w:ins>
      <w:ins w:id="972" w:author="Sumit Pabbi" w:date="2015-04-13T19:33:00Z">
        <w:r w:rsidR="0066491D" w:rsidRPr="00C72BB6">
          <w:rPr>
            <w:rFonts w:ascii="Arial" w:hAnsi="Arial" w:cs="Arial"/>
          </w:rPr>
          <w:fldChar w:fldCharType="end"/>
        </w:r>
      </w:ins>
      <w:ins w:id="973" w:author="Sumit Pabbi" w:date="2015-04-13T19:32:00Z">
        <w:r w:rsidR="002B2310" w:rsidRPr="00C72BB6">
          <w:rPr>
            <w:rFonts w:ascii="Arial" w:hAnsi="Arial" w:cs="Arial"/>
          </w:rPr>
          <w:t>)</w:t>
        </w:r>
      </w:ins>
    </w:p>
    <w:p w:rsidR="00AB199E" w:rsidRPr="00C72BB6" w:rsidRDefault="00AB199E" w:rsidP="00AD5C2F">
      <w:pPr>
        <w:pStyle w:val="Heading4"/>
        <w:numPr>
          <w:ilvl w:val="3"/>
          <w:numId w:val="47"/>
        </w:numPr>
      </w:pPr>
      <w:r w:rsidRPr="00C72BB6">
        <w:t xml:space="preserve">Language Location Code </w:t>
      </w:r>
      <w:bookmarkEnd w:id="959"/>
      <w:r w:rsidR="004F0A70" w:rsidRPr="00C72BB6">
        <w:t>Selection</w:t>
      </w:r>
      <w:bookmarkEnd w:id="960"/>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i/>
        </w:rPr>
        <w:t>UserProfileDetailsService</w:t>
      </w:r>
      <w:r w:rsidRPr="00C72BB6">
        <w:rPr>
          <w:rFonts w:ascii="Arial" w:hAnsi="Arial" w:cs="Arial"/>
        </w:rPr>
        <w:t xml:space="preserve"> </w:t>
      </w:r>
      <w:r w:rsidR="00A13DF2" w:rsidRPr="00C72BB6">
        <w:rPr>
          <w:rFonts w:ascii="Arial" w:hAnsi="Arial" w:cs="Arial"/>
        </w:rPr>
        <w:t xml:space="preserve">API </w:t>
      </w:r>
      <w:r w:rsidRPr="00C72BB6">
        <w:rPr>
          <w:rFonts w:ascii="Arial" w:hAnsi="Arial" w:cs="Arial"/>
        </w:rPr>
        <w:t>provided by FrontLineWorker is used to determine LLC of the user</w:t>
      </w:r>
      <w:r w:rsidR="00A13DF2" w:rsidRPr="00C72BB6">
        <w:rPr>
          <w:rFonts w:ascii="Arial" w:hAnsi="Arial" w:cs="Arial"/>
        </w:rPr>
        <w:t xml:space="preserve"> (refer </w:t>
      </w:r>
      <w:r w:rsidR="00087E3E">
        <w:fldChar w:fldCharType="begin"/>
      </w:r>
      <w:r w:rsidR="00087E3E">
        <w:instrText xml:space="preserve"> REF _Ref415061481 \r \h  \* MERGEFORMAT </w:instrText>
      </w:r>
      <w:r w:rsidR="00087E3E">
        <w:fldChar w:fldCharType="separate"/>
      </w:r>
      <w:ins w:id="974" w:author="Sumit Pabbi" w:date="2015-04-13T20:05:00Z">
        <w:r w:rsidR="00655E56" w:rsidRPr="00C72BB6">
          <w:rPr>
            <w:rFonts w:ascii="Arial" w:hAnsi="Arial" w:cs="Arial"/>
          </w:rPr>
          <w:t>8.3.1</w:t>
        </w:r>
      </w:ins>
      <w:del w:id="975" w:author="Sumit Pabbi" w:date="2015-04-12T20:52:00Z">
        <w:r w:rsidR="004563B7" w:rsidRPr="00C72BB6" w:rsidDel="00632731">
          <w:rPr>
            <w:rFonts w:ascii="Arial" w:hAnsi="Arial" w:cs="Arial"/>
          </w:rPr>
          <w:delText>7.3.1</w:delText>
        </w:r>
      </w:del>
      <w:r w:rsidR="00087E3E">
        <w:fldChar w:fldCharType="end"/>
      </w:r>
      <w:r w:rsidR="00A13DF2" w:rsidRPr="00C72BB6">
        <w:rPr>
          <w:rFonts w:ascii="Arial" w:hAnsi="Arial" w:cs="Arial"/>
        </w:rPr>
        <w:t>)</w:t>
      </w:r>
      <w:r w:rsidRPr="00C72BB6">
        <w:rPr>
          <w:rFonts w:ascii="Arial" w:hAnsi="Arial" w:cs="Arial"/>
        </w:rPr>
        <w:t>.</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MK checks the </w:t>
      </w:r>
      <w:r w:rsidR="00A724E2" w:rsidRPr="00C72BB6">
        <w:rPr>
          <w:rFonts w:ascii="Arial" w:hAnsi="Arial" w:cs="Arial"/>
        </w:rPr>
        <w:t>“</w:t>
      </w:r>
      <w:r w:rsidRPr="00C72BB6">
        <w:rPr>
          <w:rFonts w:ascii="Arial" w:hAnsi="Arial" w:cs="Arial"/>
        </w:rPr>
        <w:t>Is default LLC</w:t>
      </w:r>
      <w:r w:rsidR="00A724E2" w:rsidRPr="00C72BB6">
        <w:rPr>
          <w:rFonts w:ascii="Arial" w:hAnsi="Arial" w:cs="Arial"/>
        </w:rPr>
        <w:t>”</w:t>
      </w:r>
      <w:r w:rsidRPr="00C72BB6">
        <w:rPr>
          <w:rFonts w:ascii="Arial" w:hAnsi="Arial" w:cs="Arial"/>
        </w:rPr>
        <w:t xml:space="preserve"> fla</w:t>
      </w:r>
      <w:r w:rsidR="00A724E2" w:rsidRPr="00C72BB6">
        <w:rPr>
          <w:rFonts w:ascii="Arial" w:hAnsi="Arial" w:cs="Arial"/>
        </w:rPr>
        <w:t xml:space="preserve">g </w:t>
      </w:r>
      <w:r w:rsidR="00EF31FC" w:rsidRPr="00C72BB6">
        <w:rPr>
          <w:rFonts w:ascii="Arial" w:hAnsi="Arial" w:cs="Arial"/>
        </w:rPr>
        <w:t>returned by</w:t>
      </w:r>
      <w:r w:rsidR="00A724E2" w:rsidRPr="00C72BB6">
        <w:rPr>
          <w:rFonts w:ascii="Arial" w:hAnsi="Arial" w:cs="Arial"/>
        </w:rPr>
        <w:t xml:space="preserve"> </w:t>
      </w:r>
      <w:r w:rsidR="00A13DF2" w:rsidRPr="00C72BB6">
        <w:rPr>
          <w:rFonts w:ascii="Arial" w:hAnsi="Arial" w:cs="Arial"/>
        </w:rPr>
        <w:t xml:space="preserve">the </w:t>
      </w:r>
      <w:r w:rsidR="00A724E2" w:rsidRPr="00C72BB6">
        <w:rPr>
          <w:rFonts w:ascii="Arial" w:hAnsi="Arial" w:cs="Arial"/>
        </w:rPr>
        <w:t>FrontLineWorker</w:t>
      </w:r>
      <w:r w:rsidR="00EF31FC" w:rsidRPr="00C72BB6">
        <w:rPr>
          <w:rFonts w:ascii="Arial" w:hAnsi="Arial" w:cs="Arial"/>
        </w:rPr>
        <w:t xml:space="preserve"> API</w:t>
      </w:r>
      <w:r w:rsidR="00A13DF2" w:rsidRPr="00C72BB6">
        <w:rPr>
          <w:rFonts w:ascii="Arial" w:hAnsi="Arial" w:cs="Arial"/>
        </w:rPr>
        <w:t>,</w:t>
      </w:r>
      <w:r w:rsidR="00EF31FC" w:rsidRPr="00C72BB6">
        <w:rPr>
          <w:rFonts w:ascii="Arial" w:hAnsi="Arial" w:cs="Arial"/>
        </w:rPr>
        <w:t xml:space="preserve"> </w:t>
      </w:r>
      <w:r w:rsidR="00A724E2" w:rsidRPr="00C72BB6">
        <w:rPr>
          <w:rFonts w:ascii="Arial" w:hAnsi="Arial" w:cs="Arial"/>
        </w:rPr>
        <w:t>i</w:t>
      </w:r>
      <w:r w:rsidRPr="00C72BB6">
        <w:rPr>
          <w:rFonts w:ascii="Arial" w:hAnsi="Arial" w:cs="Arial"/>
        </w:rPr>
        <w:t xml:space="preserve">f it true then MK </w:t>
      </w:r>
      <w:r w:rsidR="00EF31FC" w:rsidRPr="00C72BB6">
        <w:rPr>
          <w:rFonts w:ascii="Arial" w:hAnsi="Arial" w:cs="Arial"/>
        </w:rPr>
        <w:t xml:space="preserve">sends </w:t>
      </w:r>
      <w:r w:rsidR="00EF31FC" w:rsidRPr="00C72BB6">
        <w:rPr>
          <w:rFonts w:ascii="Arial" w:hAnsi="Arial" w:cs="Arial"/>
          <w:i/>
        </w:rPr>
        <w:t>defaultLanguageLocation</w:t>
      </w:r>
      <w:r w:rsidRPr="00C72BB6">
        <w:rPr>
          <w:rFonts w:ascii="Arial" w:hAnsi="Arial" w:cs="Arial"/>
        </w:rPr>
        <w:t xml:space="preserve"> code </w:t>
      </w:r>
      <w:r w:rsidR="00A724E2" w:rsidRPr="00C72BB6">
        <w:rPr>
          <w:rFonts w:ascii="Arial" w:hAnsi="Arial" w:cs="Arial"/>
        </w:rPr>
        <w:t>returned</w:t>
      </w:r>
      <w:r w:rsidRPr="00C72BB6">
        <w:rPr>
          <w:rFonts w:ascii="Arial" w:hAnsi="Arial" w:cs="Arial"/>
        </w:rPr>
        <w:t xml:space="preserve"> by </w:t>
      </w:r>
      <w:r w:rsidR="00EF31FC" w:rsidRPr="00C72BB6">
        <w:rPr>
          <w:rFonts w:ascii="Arial" w:hAnsi="Arial" w:cs="Arial"/>
        </w:rPr>
        <w:t>the API to IVR. IVR shall then</w:t>
      </w:r>
      <w:r w:rsidRPr="00C72BB6">
        <w:rPr>
          <w:rFonts w:ascii="Arial" w:hAnsi="Arial" w:cs="Arial"/>
        </w:rPr>
        <w:t xml:space="preserve"> prompt </w:t>
      </w:r>
      <w:r w:rsidR="00EF31FC" w:rsidRPr="00C72BB6">
        <w:rPr>
          <w:rFonts w:ascii="Arial" w:hAnsi="Arial" w:cs="Arial"/>
        </w:rPr>
        <w:t xml:space="preserve">the </w:t>
      </w:r>
      <w:r w:rsidRPr="00C72BB6">
        <w:rPr>
          <w:rFonts w:ascii="Arial" w:hAnsi="Arial" w:cs="Arial"/>
        </w:rPr>
        <w:t xml:space="preserve">user to enter the </w:t>
      </w:r>
      <w:r w:rsidR="00EF31FC" w:rsidRPr="00C72BB6">
        <w:rPr>
          <w:rFonts w:ascii="Arial" w:hAnsi="Arial" w:cs="Arial"/>
        </w:rPr>
        <w:t>Language L</w:t>
      </w:r>
      <w:r w:rsidRPr="00C72BB6">
        <w:rPr>
          <w:rFonts w:ascii="Arial" w:hAnsi="Arial" w:cs="Arial"/>
        </w:rPr>
        <w:t>ocation Code.</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If flag is false, MK </w:t>
      </w:r>
      <w:r w:rsidR="00A13DF2" w:rsidRPr="00C72BB6">
        <w:rPr>
          <w:rFonts w:ascii="Arial" w:hAnsi="Arial" w:cs="Arial"/>
        </w:rPr>
        <w:t>sends Language Location Code</w:t>
      </w:r>
      <w:r w:rsidRPr="00C72BB6">
        <w:rPr>
          <w:rFonts w:ascii="Arial" w:hAnsi="Arial" w:cs="Arial"/>
        </w:rPr>
        <w:t xml:space="preserve"> </w:t>
      </w:r>
      <w:r w:rsidR="00A13DF2" w:rsidRPr="00C72BB6">
        <w:rPr>
          <w:rFonts w:ascii="Arial" w:hAnsi="Arial" w:cs="Arial"/>
        </w:rPr>
        <w:t>returned</w:t>
      </w:r>
      <w:r w:rsidRPr="00C72BB6">
        <w:rPr>
          <w:rFonts w:ascii="Arial" w:hAnsi="Arial" w:cs="Arial"/>
        </w:rPr>
        <w:t xml:space="preserve"> by FrontLineWorker to IVR.</w:t>
      </w:r>
    </w:p>
    <w:p w:rsidR="00A13DF2" w:rsidRPr="00C72BB6" w:rsidRDefault="00A13DF2" w:rsidP="00AD5C2F">
      <w:pPr>
        <w:pStyle w:val="Heading4"/>
        <w:numPr>
          <w:ilvl w:val="3"/>
          <w:numId w:val="47"/>
        </w:numPr>
      </w:pPr>
      <w:bookmarkStart w:id="976" w:name="_Ref415061511"/>
      <w:bookmarkStart w:id="977" w:name="_Ref415061504"/>
      <w:r w:rsidRPr="00C72BB6">
        <w:t>M</w:t>
      </w:r>
      <w:r w:rsidR="004F0A70" w:rsidRPr="00C72BB6">
        <w:t>ax Allowed Usage D</w:t>
      </w:r>
      <w:r w:rsidRPr="00C72BB6">
        <w:t>etermination</w:t>
      </w:r>
      <w:bookmarkEnd w:id="976"/>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The maximum allowed usage shall be filled based on the capping type configured in parameter CAPPING_TYPE.</w:t>
      </w:r>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If it is configured to ‘No Capping’, there will not be any usage limit for a user who dials MK.</w:t>
      </w:r>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If it is configured to ‘National Capping’ then there will be a single cap for all Indian states for available free talk-time configured in NATIONAL_CAP_VALUE.</w:t>
      </w:r>
    </w:p>
    <w:p w:rsidR="00A13DF2" w:rsidRPr="00C72BB6" w:rsidRDefault="00A13DF2" w:rsidP="005B1FD3">
      <w:pPr>
        <w:pStyle w:val="ListParagraph"/>
        <w:numPr>
          <w:ilvl w:val="0"/>
          <w:numId w:val="36"/>
        </w:numPr>
        <w:spacing w:line="360" w:lineRule="auto"/>
        <w:rPr>
          <w:rFonts w:ascii="Arial" w:hAnsi="Arial" w:cs="Arial"/>
        </w:rPr>
      </w:pPr>
      <w:r w:rsidRPr="00C72BB6">
        <w:rPr>
          <w:rFonts w:ascii="Arial" w:hAnsi="Arial" w:cs="Arial"/>
        </w:rPr>
        <w:t>If it is configured to ‘State-wise Capping’ then the capping will be as per the usage limit defined for geographical state of the user (refer</w:t>
      </w:r>
      <w:r w:rsidR="00052C40" w:rsidRPr="00C72BB6">
        <w:rPr>
          <w:rFonts w:ascii="Arial" w:hAnsi="Arial" w:cs="Arial"/>
        </w:rPr>
        <w:t xml:space="preserve"> </w:t>
      </w:r>
      <w:r w:rsidR="00087E3E">
        <w:fldChar w:fldCharType="begin"/>
      </w:r>
      <w:r w:rsidR="00087E3E">
        <w:instrText xml:space="preserve"> REF _Ref412038909 \r \h  \* MERGEFORMAT </w:instrText>
      </w:r>
      <w:r w:rsidR="00087E3E">
        <w:fldChar w:fldCharType="separate"/>
      </w:r>
      <w:ins w:id="978" w:author="Sumit Pabbi" w:date="2015-04-13T20:05:00Z">
        <w:r w:rsidR="00655E56" w:rsidRPr="00C72BB6">
          <w:rPr>
            <w:rFonts w:ascii="Arial" w:hAnsi="Arial" w:cs="Arial"/>
          </w:rPr>
          <w:t>11.2.7.6.1</w:t>
        </w:r>
      </w:ins>
      <w:del w:id="979" w:author="Sumit Pabbi" w:date="2015-04-10T23:02:00Z">
        <w:r w:rsidR="00D6491D" w:rsidRPr="00C72BB6" w:rsidDel="00C7075E">
          <w:rPr>
            <w:rFonts w:ascii="Arial" w:hAnsi="Arial" w:cs="Arial"/>
          </w:rPr>
          <w:delText>10.2.7.6.1</w:delText>
        </w:r>
      </w:del>
      <w:r w:rsidR="00087E3E">
        <w:fldChar w:fldCharType="end"/>
      </w:r>
      <w:r w:rsidRPr="00C72BB6">
        <w:rPr>
          <w:rFonts w:ascii="Arial" w:hAnsi="Arial" w:cs="Arial"/>
        </w:rPr>
        <w:t>).</w:t>
      </w:r>
    </w:p>
    <w:p w:rsidR="00AB199E" w:rsidRPr="00C72BB6" w:rsidRDefault="00AB199E" w:rsidP="00AD5C2F">
      <w:pPr>
        <w:pStyle w:val="Heading4"/>
        <w:numPr>
          <w:ilvl w:val="3"/>
          <w:numId w:val="47"/>
        </w:numPr>
      </w:pPr>
      <w:bookmarkStart w:id="980" w:name="_Ref415069969"/>
      <w:r w:rsidRPr="00C72BB6">
        <w:t xml:space="preserve">Current </w:t>
      </w:r>
      <w:r w:rsidR="004F0A70" w:rsidRPr="00C72BB6">
        <w:t xml:space="preserve">Service </w:t>
      </w:r>
      <w:r w:rsidRPr="00C72BB6">
        <w:t xml:space="preserve">Usage </w:t>
      </w:r>
      <w:r w:rsidR="004F0A70" w:rsidRPr="00C72BB6">
        <w:t>D</w:t>
      </w:r>
      <w:r w:rsidRPr="00C72BB6">
        <w:t>etermination</w:t>
      </w:r>
      <w:bookmarkEnd w:id="977"/>
      <w:bookmarkEnd w:id="980"/>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MK perform</w:t>
      </w:r>
      <w:r w:rsidR="002B7771" w:rsidRPr="00C72BB6">
        <w:rPr>
          <w:rFonts w:ascii="Arial" w:hAnsi="Arial" w:cs="Arial"/>
        </w:rPr>
        <w:t>s a</w:t>
      </w:r>
      <w:r w:rsidRPr="00C72BB6">
        <w:rPr>
          <w:rFonts w:ascii="Arial" w:hAnsi="Arial" w:cs="Arial"/>
        </w:rPr>
        <w:t xml:space="preserve"> lookup based </w:t>
      </w:r>
      <w:r w:rsidR="00032810" w:rsidRPr="00C72BB6">
        <w:rPr>
          <w:rFonts w:ascii="Arial" w:hAnsi="Arial" w:cs="Arial"/>
        </w:rPr>
        <w:t xml:space="preserve">on </w:t>
      </w:r>
      <w:r w:rsidR="00032810" w:rsidRPr="00C72BB6">
        <w:rPr>
          <w:rFonts w:ascii="Arial" w:hAnsi="Arial" w:cs="Arial"/>
          <w:i/>
        </w:rPr>
        <w:t>msisdn</w:t>
      </w:r>
      <w:r w:rsidRPr="00C72BB6">
        <w:rPr>
          <w:rFonts w:ascii="Arial" w:hAnsi="Arial" w:cs="Arial"/>
        </w:rPr>
        <w:t xml:space="preserve"> </w:t>
      </w:r>
      <w:r w:rsidR="0016416E" w:rsidRPr="00C72BB6">
        <w:rPr>
          <w:rFonts w:ascii="Arial" w:hAnsi="Arial" w:cs="Arial"/>
        </w:rPr>
        <w:t xml:space="preserve">(provided by IVR) </w:t>
      </w:r>
      <w:r w:rsidRPr="00C72BB6">
        <w:rPr>
          <w:rFonts w:ascii="Arial" w:hAnsi="Arial" w:cs="Arial"/>
        </w:rPr>
        <w:t xml:space="preserve">in FLWDetail  </w:t>
      </w:r>
      <w:r w:rsidR="0016416E" w:rsidRPr="00C72BB6">
        <w:rPr>
          <w:rFonts w:ascii="Arial" w:hAnsi="Arial" w:cs="Arial"/>
        </w:rPr>
        <w:t xml:space="preserve">table </w:t>
      </w:r>
      <w:r w:rsidRPr="00C72BB6">
        <w:rPr>
          <w:rFonts w:ascii="Arial" w:hAnsi="Arial" w:cs="Arial"/>
        </w:rPr>
        <w:t xml:space="preserve">(refer </w:t>
      </w:r>
      <w:r w:rsidR="00087E3E">
        <w:fldChar w:fldCharType="begin"/>
      </w:r>
      <w:r w:rsidR="00087E3E">
        <w:instrText xml:space="preserve"> REF _Ref415062123 \r \h  \* MERGEFORMAT </w:instrText>
      </w:r>
      <w:r w:rsidR="00087E3E">
        <w:fldChar w:fldCharType="separate"/>
      </w:r>
      <w:ins w:id="981" w:author="Sumit Pabbi" w:date="2015-04-13T20:05:00Z">
        <w:r w:rsidR="00655E56" w:rsidRPr="00C72BB6">
          <w:rPr>
            <w:rFonts w:ascii="Arial" w:hAnsi="Arial" w:cs="Arial"/>
          </w:rPr>
          <w:t>10.1.6.4</w:t>
        </w:r>
      </w:ins>
      <w:del w:id="982" w:author="Sumit Pabbi" w:date="2015-04-10T23:02:00Z">
        <w:r w:rsidR="00D6491D" w:rsidRPr="00C72BB6" w:rsidDel="00C7075E">
          <w:rPr>
            <w:rFonts w:ascii="Arial" w:hAnsi="Arial" w:cs="Arial"/>
          </w:rPr>
          <w:delText>9.1.5.4</w:delText>
        </w:r>
      </w:del>
      <w:r w:rsidR="00087E3E">
        <w:fldChar w:fldCharType="end"/>
      </w:r>
      <w:r w:rsidRPr="00C72BB6">
        <w:rPr>
          <w:rFonts w:ascii="Arial" w:hAnsi="Arial" w:cs="Arial"/>
        </w:rPr>
        <w:t>)</w:t>
      </w:r>
      <w:r w:rsidR="0016416E" w:rsidRPr="00C72BB6">
        <w:rPr>
          <w:rStyle w:val="CommentReference"/>
          <w:rFonts w:ascii="Arial" w:hAnsi="Arial" w:cs="Arial"/>
        </w:rPr>
        <w:t xml:space="preserve"> </w:t>
      </w:r>
      <w:r w:rsidR="0016416E" w:rsidRPr="00C72BB6">
        <w:rPr>
          <w:rFonts w:ascii="Arial" w:hAnsi="Arial" w:cs="Arial"/>
        </w:rPr>
        <w:t>and if the FLW record</w:t>
      </w:r>
      <w:r w:rsidRPr="00C72BB6">
        <w:rPr>
          <w:rFonts w:ascii="Arial" w:hAnsi="Arial" w:cs="Arial"/>
        </w:rPr>
        <w:t xml:space="preserve"> exists then,</w:t>
      </w:r>
    </w:p>
    <w:p w:rsidR="00AB199E" w:rsidRPr="00C72BB6" w:rsidRDefault="00AB199E" w:rsidP="005B1FD3">
      <w:pPr>
        <w:pStyle w:val="ListParagraph"/>
        <w:numPr>
          <w:ilvl w:val="1"/>
          <w:numId w:val="28"/>
        </w:numPr>
        <w:contextualSpacing w:val="0"/>
        <w:rPr>
          <w:rFonts w:ascii="Arial" w:hAnsi="Arial" w:cs="Arial"/>
        </w:rPr>
      </w:pPr>
      <w:r w:rsidRPr="00C72BB6">
        <w:rPr>
          <w:rFonts w:ascii="Arial" w:hAnsi="Arial" w:cs="Arial"/>
        </w:rPr>
        <w:t xml:space="preserve">If </w:t>
      </w:r>
      <w:r w:rsidRPr="00C72BB6">
        <w:rPr>
          <w:rFonts w:ascii="Arial" w:hAnsi="Arial" w:cs="Arial"/>
          <w:i/>
        </w:rPr>
        <w:t>lastCallActivity</w:t>
      </w:r>
      <w:r w:rsidRPr="00C72BB6">
        <w:rPr>
          <w:rFonts w:ascii="Arial" w:hAnsi="Arial" w:cs="Arial"/>
        </w:rPr>
        <w:t xml:space="preserve"> month is same</w:t>
      </w:r>
      <w:r w:rsidR="0016416E" w:rsidRPr="00C72BB6">
        <w:rPr>
          <w:rFonts w:ascii="Arial" w:hAnsi="Arial" w:cs="Arial"/>
        </w:rPr>
        <w:t xml:space="preserve"> as the current month</w:t>
      </w:r>
      <w:r w:rsidRPr="00C72BB6">
        <w:rPr>
          <w:rFonts w:ascii="Arial" w:hAnsi="Arial" w:cs="Arial"/>
        </w:rPr>
        <w:t xml:space="preserve">, then </w:t>
      </w:r>
      <w:r w:rsidR="0016416E" w:rsidRPr="00C72BB6">
        <w:rPr>
          <w:rFonts w:ascii="Arial" w:hAnsi="Arial" w:cs="Arial"/>
        </w:rPr>
        <w:t xml:space="preserve">the retrieved </w:t>
      </w:r>
      <w:r w:rsidR="0016416E" w:rsidRPr="00C72BB6">
        <w:rPr>
          <w:rFonts w:ascii="Arial" w:hAnsi="Arial" w:cs="Arial"/>
          <w:i/>
        </w:rPr>
        <w:t>currentUsage</w:t>
      </w:r>
      <w:r w:rsidR="0016416E" w:rsidRPr="00C72BB6">
        <w:rPr>
          <w:rFonts w:ascii="Arial" w:hAnsi="Arial" w:cs="Arial"/>
        </w:rPr>
        <w:t xml:space="preserve"> value is </w:t>
      </w:r>
      <w:r w:rsidRPr="00C72BB6">
        <w:rPr>
          <w:rFonts w:ascii="Arial" w:hAnsi="Arial" w:cs="Arial"/>
        </w:rPr>
        <w:t>returned to IVR.</w:t>
      </w:r>
    </w:p>
    <w:p w:rsidR="00AB199E" w:rsidRPr="00C72BB6" w:rsidRDefault="00AB199E" w:rsidP="005B1FD3">
      <w:pPr>
        <w:pStyle w:val="ListParagraph"/>
        <w:numPr>
          <w:ilvl w:val="1"/>
          <w:numId w:val="28"/>
        </w:numPr>
        <w:contextualSpacing w:val="0"/>
        <w:rPr>
          <w:rFonts w:ascii="Arial" w:hAnsi="Arial" w:cs="Arial"/>
        </w:rPr>
      </w:pPr>
      <w:r w:rsidRPr="00C72BB6">
        <w:rPr>
          <w:rFonts w:ascii="Arial" w:hAnsi="Arial" w:cs="Arial"/>
        </w:rPr>
        <w:t xml:space="preserve">If </w:t>
      </w:r>
      <w:r w:rsidR="0016416E" w:rsidRPr="00C72BB6">
        <w:rPr>
          <w:rFonts w:ascii="Arial" w:hAnsi="Arial" w:cs="Arial"/>
        </w:rPr>
        <w:t xml:space="preserve">the </w:t>
      </w:r>
      <w:r w:rsidRPr="00C72BB6">
        <w:rPr>
          <w:rFonts w:ascii="Arial" w:hAnsi="Arial" w:cs="Arial"/>
        </w:rPr>
        <w:t xml:space="preserve">month is different, then </w:t>
      </w:r>
      <w:r w:rsidR="0016416E" w:rsidRPr="00C72BB6">
        <w:rPr>
          <w:rFonts w:ascii="Arial" w:hAnsi="Arial" w:cs="Arial"/>
        </w:rPr>
        <w:t>the monthly service usage is reset to 0 and is returned</w:t>
      </w:r>
      <w:r w:rsidRPr="00C72BB6">
        <w:rPr>
          <w:rFonts w:ascii="Arial" w:hAnsi="Arial" w:cs="Arial"/>
        </w:rPr>
        <w:t xml:space="preserve"> to IVR.</w:t>
      </w:r>
    </w:p>
    <w:p w:rsidR="00AB199E" w:rsidRPr="00C72BB6" w:rsidRDefault="00AB199E" w:rsidP="005B1FD3">
      <w:pPr>
        <w:pStyle w:val="ListParagraph"/>
        <w:numPr>
          <w:ilvl w:val="0"/>
          <w:numId w:val="28"/>
        </w:numPr>
        <w:rPr>
          <w:rFonts w:ascii="Arial" w:hAnsi="Arial" w:cs="Arial"/>
        </w:rPr>
      </w:pPr>
      <w:r w:rsidRPr="00C72BB6">
        <w:rPr>
          <w:rFonts w:ascii="Arial" w:hAnsi="Arial" w:cs="Arial"/>
        </w:rPr>
        <w:t>In case lookup fails, then MK sends DEFAULT_CURRENT_USAGE (0) to IVR.</w:t>
      </w:r>
    </w:p>
    <w:p w:rsidR="004F0A70" w:rsidRPr="00C72BB6" w:rsidRDefault="004F0A70" w:rsidP="00AD5C2F">
      <w:pPr>
        <w:pStyle w:val="Heading4"/>
        <w:numPr>
          <w:ilvl w:val="3"/>
          <w:numId w:val="1"/>
        </w:numPr>
        <w:spacing w:line="360" w:lineRule="auto"/>
      </w:pPr>
      <w:bookmarkStart w:id="983" w:name="_Ref415069981"/>
      <w:bookmarkStart w:id="984" w:name="_Ref415061520"/>
      <w:r w:rsidRPr="00C72BB6">
        <w:t>Maximum number of End of Usage messages</w:t>
      </w:r>
      <w:bookmarkEnd w:id="983"/>
    </w:p>
    <w:p w:rsidR="002B7771" w:rsidRPr="00C72BB6" w:rsidRDefault="002B7771" w:rsidP="005B1FD3">
      <w:pPr>
        <w:pStyle w:val="ListParagraph"/>
        <w:numPr>
          <w:ilvl w:val="0"/>
          <w:numId w:val="18"/>
        </w:numPr>
        <w:spacing w:line="360" w:lineRule="auto"/>
        <w:ind w:left="1080"/>
        <w:rPr>
          <w:rFonts w:ascii="Arial" w:hAnsi="Arial" w:cs="Arial"/>
        </w:rPr>
      </w:pPr>
      <w:r w:rsidRPr="00C72BB6">
        <w:rPr>
          <w:rFonts w:ascii="Arial" w:hAnsi="Arial" w:cs="Arial"/>
        </w:rPr>
        <w:t xml:space="preserve">This is determined from configuration parameter MAX_ALLOWED_END_OF_USAGE_PROMPT (refer </w:t>
      </w:r>
      <w:r w:rsidR="00087E3E">
        <w:fldChar w:fldCharType="begin"/>
      </w:r>
      <w:r w:rsidR="00087E3E">
        <w:instrText xml:space="preserve"> REF _Ref413928568 \r \h  \* MERGEFORMAT </w:instrText>
      </w:r>
      <w:r w:rsidR="00087E3E">
        <w:fldChar w:fldCharType="separate"/>
      </w:r>
      <w:ins w:id="985" w:author="Sumit Pabbi" w:date="2015-04-13T20:05:00Z">
        <w:r w:rsidR="00655E56" w:rsidRPr="00C72BB6">
          <w:rPr>
            <w:rFonts w:ascii="Arial" w:hAnsi="Arial" w:cs="Arial"/>
          </w:rPr>
          <w:t>11.1.2.3.2</w:t>
        </w:r>
      </w:ins>
      <w:del w:id="986" w:author="Sumit Pabbi" w:date="2015-04-10T23:02:00Z">
        <w:r w:rsidR="00D6491D" w:rsidRPr="00C72BB6" w:rsidDel="00C7075E">
          <w:rPr>
            <w:rFonts w:ascii="Arial" w:hAnsi="Arial" w:cs="Arial"/>
          </w:rPr>
          <w:delText>10.1.2.3.2</w:delText>
        </w:r>
      </w:del>
      <w:r w:rsidR="00087E3E">
        <w:fldChar w:fldCharType="end"/>
      </w:r>
      <w:r w:rsidRPr="00C72BB6">
        <w:rPr>
          <w:rFonts w:ascii="Arial" w:hAnsi="Arial" w:cs="Arial"/>
        </w:rPr>
        <w:t xml:space="preserve">). </w:t>
      </w:r>
    </w:p>
    <w:p w:rsidR="00A13DF2" w:rsidRPr="00C72BB6" w:rsidRDefault="002B7771" w:rsidP="005B1FD3">
      <w:pPr>
        <w:pStyle w:val="ListParagraph"/>
        <w:numPr>
          <w:ilvl w:val="0"/>
          <w:numId w:val="18"/>
        </w:numPr>
        <w:spacing w:line="360" w:lineRule="auto"/>
        <w:ind w:left="1080"/>
        <w:rPr>
          <w:rFonts w:ascii="Arial" w:hAnsi="Arial" w:cs="Arial"/>
        </w:rPr>
      </w:pPr>
      <w:r w:rsidRPr="00C72BB6">
        <w:rPr>
          <w:rFonts w:ascii="Arial" w:hAnsi="Arial" w:cs="Arial"/>
        </w:rPr>
        <w:t>This indicates the maximum number of times end-of-usage message can be played to the user.</w:t>
      </w:r>
    </w:p>
    <w:p w:rsidR="00AB199E" w:rsidRPr="00C72BB6" w:rsidRDefault="004F0A70" w:rsidP="00AD5C2F">
      <w:pPr>
        <w:pStyle w:val="Heading4"/>
        <w:numPr>
          <w:ilvl w:val="3"/>
          <w:numId w:val="47"/>
        </w:numPr>
      </w:pPr>
      <w:bookmarkStart w:id="987" w:name="_Ref415069990"/>
      <w:r w:rsidRPr="00C72BB6">
        <w:t>End of Usage Message Count</w:t>
      </w:r>
      <w:bookmarkEnd w:id="984"/>
      <w:bookmarkEnd w:id="987"/>
    </w:p>
    <w:p w:rsidR="00AB199E" w:rsidRPr="00C72BB6" w:rsidRDefault="002B7771" w:rsidP="005B1FD3">
      <w:pPr>
        <w:pStyle w:val="ListParagraph"/>
        <w:numPr>
          <w:ilvl w:val="0"/>
          <w:numId w:val="28"/>
        </w:numPr>
        <w:contextualSpacing w:val="0"/>
        <w:rPr>
          <w:rFonts w:ascii="Arial" w:hAnsi="Arial" w:cs="Arial"/>
        </w:rPr>
      </w:pPr>
      <w:r w:rsidRPr="00C72BB6">
        <w:rPr>
          <w:rFonts w:ascii="Arial" w:hAnsi="Arial" w:cs="Arial"/>
        </w:rPr>
        <w:t xml:space="preserve">MK performs a lookup based on </w:t>
      </w:r>
      <w:r w:rsidRPr="00C72BB6">
        <w:rPr>
          <w:rFonts w:ascii="Arial" w:hAnsi="Arial" w:cs="Arial"/>
          <w:i/>
        </w:rPr>
        <w:t>msisdn</w:t>
      </w:r>
      <w:r w:rsidRPr="00C72BB6">
        <w:rPr>
          <w:rFonts w:ascii="Arial" w:hAnsi="Arial" w:cs="Arial"/>
        </w:rPr>
        <w:t xml:space="preserve"> (provided by IVR) in FLWDetail  table (refer </w:t>
      </w:r>
      <w:r w:rsidR="00087E3E">
        <w:fldChar w:fldCharType="begin"/>
      </w:r>
      <w:r w:rsidR="00087E3E">
        <w:instrText xml:space="preserve"> REF _Ref415062123 \r \h  \* MERGEFORMAT </w:instrText>
      </w:r>
      <w:r w:rsidR="00087E3E">
        <w:fldChar w:fldCharType="separate"/>
      </w:r>
      <w:ins w:id="988" w:author="Sumit Pabbi" w:date="2015-04-13T20:05:00Z">
        <w:r w:rsidR="00655E56" w:rsidRPr="00C72BB6">
          <w:rPr>
            <w:rFonts w:ascii="Arial" w:hAnsi="Arial" w:cs="Arial"/>
          </w:rPr>
          <w:t>10.1.6.4</w:t>
        </w:r>
      </w:ins>
      <w:del w:id="989" w:author="Sumit Pabbi" w:date="2015-04-10T23:02:00Z">
        <w:r w:rsidR="00D6491D" w:rsidRPr="00C72BB6" w:rsidDel="00C7075E">
          <w:rPr>
            <w:rFonts w:ascii="Arial" w:hAnsi="Arial" w:cs="Arial"/>
          </w:rPr>
          <w:delText>9.1.5.4</w:delText>
        </w:r>
      </w:del>
      <w:r w:rsidR="00087E3E">
        <w:fldChar w:fldCharType="end"/>
      </w:r>
      <w:r w:rsidRPr="00C72BB6">
        <w:rPr>
          <w:rFonts w:ascii="Arial" w:hAnsi="Arial" w:cs="Arial"/>
        </w:rPr>
        <w:t>)</w:t>
      </w:r>
      <w:r w:rsidRPr="00C72BB6">
        <w:rPr>
          <w:rStyle w:val="CommentReference"/>
          <w:rFonts w:ascii="Arial" w:hAnsi="Arial" w:cs="Arial"/>
        </w:rPr>
        <w:t xml:space="preserve"> </w:t>
      </w:r>
      <w:r w:rsidRPr="00C72BB6">
        <w:rPr>
          <w:rFonts w:ascii="Arial" w:hAnsi="Arial" w:cs="Arial"/>
        </w:rPr>
        <w:t xml:space="preserve">and if the FLW record exists then </w:t>
      </w:r>
      <w:r w:rsidR="00AB199E" w:rsidRPr="00C72BB6">
        <w:rPr>
          <w:rFonts w:ascii="Arial" w:hAnsi="Arial" w:cs="Arial"/>
          <w:i/>
        </w:rPr>
        <w:t>endOfUsagePrompt</w:t>
      </w:r>
      <w:r w:rsidR="00AB199E" w:rsidRPr="00C72BB6">
        <w:rPr>
          <w:rFonts w:ascii="Arial" w:hAnsi="Arial" w:cs="Arial"/>
        </w:rPr>
        <w:t xml:space="preserve"> value </w:t>
      </w:r>
      <w:r w:rsidRPr="00C72BB6">
        <w:rPr>
          <w:rFonts w:ascii="Arial" w:hAnsi="Arial" w:cs="Arial"/>
        </w:rPr>
        <w:t>is returned</w:t>
      </w:r>
      <w:r w:rsidR="00AB199E" w:rsidRPr="00C72BB6">
        <w:rPr>
          <w:rFonts w:ascii="Arial" w:hAnsi="Arial" w:cs="Arial"/>
        </w:rPr>
        <w:t xml:space="preserve"> to IVR.</w:t>
      </w:r>
    </w:p>
    <w:p w:rsidR="00AB199E" w:rsidRPr="00C72BB6" w:rsidRDefault="00AB199E" w:rsidP="005B1FD3">
      <w:pPr>
        <w:pStyle w:val="ListParagraph"/>
        <w:numPr>
          <w:ilvl w:val="0"/>
          <w:numId w:val="28"/>
        </w:numPr>
        <w:contextualSpacing w:val="0"/>
        <w:rPr>
          <w:ins w:id="990" w:author="Sumit Pabbi" w:date="2015-04-11T00:31:00Z"/>
          <w:rFonts w:ascii="Arial" w:hAnsi="Arial" w:cs="Arial"/>
        </w:rPr>
      </w:pPr>
      <w:r w:rsidRPr="00C72BB6">
        <w:rPr>
          <w:rFonts w:ascii="Arial" w:hAnsi="Arial" w:cs="Arial"/>
        </w:rPr>
        <w:t>If lookup fails, then MK sends DEFAULT_END_OF_USAGE_PROMT</w:t>
      </w:r>
      <w:r w:rsidR="002B7771" w:rsidRPr="00C72BB6">
        <w:rPr>
          <w:rFonts w:ascii="Arial" w:hAnsi="Arial" w:cs="Arial"/>
        </w:rPr>
        <w:t xml:space="preserve"> </w:t>
      </w:r>
      <w:r w:rsidRPr="00C72BB6">
        <w:rPr>
          <w:rFonts w:ascii="Arial" w:hAnsi="Arial" w:cs="Arial"/>
        </w:rPr>
        <w:t>(value=0) to IVR.</w:t>
      </w:r>
    </w:p>
    <w:p w:rsidR="000E2AD2" w:rsidRPr="00C72BB6" w:rsidRDefault="000E2AD2" w:rsidP="00AD5C2F">
      <w:pPr>
        <w:pStyle w:val="Heading4"/>
        <w:numPr>
          <w:ilvl w:val="3"/>
          <w:numId w:val="1"/>
        </w:numPr>
        <w:rPr>
          <w:ins w:id="991" w:author="Sumit Pabbi" w:date="2015-04-11T00:31:00Z"/>
        </w:rPr>
      </w:pPr>
      <w:bookmarkStart w:id="992" w:name="_Ref416716901"/>
      <w:ins w:id="993" w:author="Sumit Pabbi" w:date="2015-04-11T00:31:00Z">
        <w:r w:rsidRPr="00C72BB6">
          <w:t>State-wise Service Deployment</w:t>
        </w:r>
      </w:ins>
      <w:bookmarkEnd w:id="992"/>
      <w:ins w:id="994" w:author="Sumit Pabbi" w:date="2015-04-13T19:57:00Z">
        <w:r w:rsidR="008125D5" w:rsidRPr="00C72BB6">
          <w:t xml:space="preserve"> Status</w:t>
        </w:r>
      </w:ins>
    </w:p>
    <w:p w:rsidR="000E2AD2" w:rsidRPr="00C72BB6" w:rsidRDefault="000E2AD2" w:rsidP="000E2AD2">
      <w:pPr>
        <w:pStyle w:val="ListParagraph"/>
        <w:numPr>
          <w:ilvl w:val="0"/>
          <w:numId w:val="28"/>
        </w:numPr>
        <w:contextualSpacing w:val="0"/>
        <w:rPr>
          <w:ins w:id="995" w:author="Sumit Pabbi" w:date="2015-04-11T00:31:00Z"/>
          <w:rFonts w:ascii="Arial" w:hAnsi="Arial" w:cs="Arial"/>
        </w:rPr>
      </w:pPr>
      <w:ins w:id="996" w:author="Sumit Pabbi" w:date="2015-04-11T00:31:00Z">
        <w:r w:rsidRPr="00C72BB6">
          <w:rPr>
            <w:rFonts w:ascii="Arial" w:hAnsi="Arial" w:cs="Arial"/>
            <w:i/>
          </w:rPr>
          <w:t>UserProfileDetailsService</w:t>
        </w:r>
        <w:r w:rsidRPr="00C72BB6">
          <w:rPr>
            <w:rFonts w:ascii="Arial" w:hAnsi="Arial" w:cs="Arial"/>
          </w:rPr>
          <w:t xml:space="preserve"> API provided by FrontLineWorker is used to determine state-wise deployment.</w:t>
        </w:r>
      </w:ins>
    </w:p>
    <w:p w:rsidR="000E2AD2" w:rsidRPr="00C72BB6" w:rsidRDefault="000E2AD2" w:rsidP="000E2AD2">
      <w:pPr>
        <w:pStyle w:val="ListParagraph"/>
        <w:numPr>
          <w:ilvl w:val="0"/>
          <w:numId w:val="28"/>
        </w:numPr>
        <w:contextualSpacing w:val="0"/>
        <w:rPr>
          <w:ins w:id="997" w:author="Sumit Pabbi" w:date="2015-04-11T00:31:00Z"/>
          <w:rFonts w:ascii="Arial" w:hAnsi="Arial" w:cs="Arial"/>
        </w:rPr>
      </w:pPr>
      <w:ins w:id="998" w:author="Sumit Pabbi" w:date="2015-04-11T00:31:00Z">
        <w:r w:rsidRPr="00C72BB6">
          <w:rPr>
            <w:rFonts w:ascii="Arial" w:hAnsi="Arial" w:cs="Arial"/>
          </w:rPr>
          <w:t>F</w:t>
        </w:r>
        <w:r w:rsidR="00796E85" w:rsidRPr="00C72BB6">
          <w:rPr>
            <w:rFonts w:ascii="Arial" w:hAnsi="Arial" w:cs="Arial"/>
          </w:rPr>
          <w:t xml:space="preserve">LW API </w:t>
        </w:r>
        <w:r w:rsidRPr="00C72BB6">
          <w:rPr>
            <w:rFonts w:ascii="Arial" w:hAnsi="Arial" w:cs="Arial"/>
          </w:rPr>
          <w:t>throws and exception ServiceNotDeployedException and</w:t>
        </w:r>
      </w:ins>
      <w:ins w:id="999" w:author="Sumit Pabbi" w:date="2015-04-12T20:40:00Z">
        <w:r w:rsidR="00796E85" w:rsidRPr="00C72BB6">
          <w:rPr>
            <w:rFonts w:ascii="Arial" w:hAnsi="Arial" w:cs="Arial"/>
          </w:rPr>
          <w:t>, in this case,</w:t>
        </w:r>
      </w:ins>
      <w:ins w:id="1000" w:author="Sumit Pabbi" w:date="2015-04-11T00:31:00Z">
        <w:r w:rsidRPr="00C72BB6">
          <w:rPr>
            <w:rFonts w:ascii="Arial" w:hAnsi="Arial" w:cs="Arial"/>
          </w:rPr>
          <w:t xml:space="preserve"> MK reject</w:t>
        </w:r>
      </w:ins>
      <w:ins w:id="1001" w:author="Sumit Pabbi" w:date="2015-04-11T00:32:00Z">
        <w:r w:rsidRPr="00C72BB6">
          <w:rPr>
            <w:rFonts w:ascii="Arial" w:hAnsi="Arial" w:cs="Arial"/>
          </w:rPr>
          <w:t>s</w:t>
        </w:r>
      </w:ins>
      <w:ins w:id="1002" w:author="Sumit Pabbi" w:date="2015-04-11T00:31:00Z">
        <w:r w:rsidRPr="00C72BB6">
          <w:rPr>
            <w:rFonts w:ascii="Arial" w:hAnsi="Arial" w:cs="Arial"/>
          </w:rPr>
          <w:t xml:space="preserve"> the call with failure response.</w:t>
        </w:r>
      </w:ins>
    </w:p>
    <w:p w:rsidR="000E2AD2" w:rsidRPr="00C72BB6" w:rsidRDefault="000E2AD2" w:rsidP="000E2AD2">
      <w:pPr>
        <w:pStyle w:val="ListParagraph"/>
        <w:numPr>
          <w:ilvl w:val="0"/>
          <w:numId w:val="28"/>
        </w:numPr>
        <w:contextualSpacing w:val="0"/>
        <w:rPr>
          <w:ins w:id="1003" w:author="Sumit Pabbi" w:date="2015-04-11T00:31:00Z"/>
          <w:rFonts w:ascii="Arial" w:hAnsi="Arial" w:cs="Arial"/>
        </w:rPr>
      </w:pPr>
      <w:ins w:id="1004" w:author="Sumit Pabbi" w:date="2015-04-11T00:31:00Z">
        <w:r w:rsidRPr="00C72BB6">
          <w:rPr>
            <w:rFonts w:ascii="Arial" w:hAnsi="Arial" w:cs="Arial"/>
          </w:rPr>
          <w:t xml:space="preserve">Refer </w:t>
        </w:r>
        <w:r w:rsidR="0066491D" w:rsidRPr="00C72BB6">
          <w:rPr>
            <w:rFonts w:ascii="Arial" w:hAnsi="Arial" w:cs="Arial"/>
          </w:rPr>
          <w:fldChar w:fldCharType="begin"/>
        </w:r>
        <w:r w:rsidRPr="00C72BB6">
          <w:rPr>
            <w:rFonts w:ascii="Arial" w:hAnsi="Arial" w:cs="Arial"/>
          </w:rPr>
          <w:instrText xml:space="preserve"> REF _Ref415061481 \r \h </w:instrText>
        </w:r>
      </w:ins>
      <w:r w:rsidRPr="00C72BB6">
        <w:rPr>
          <w:rFonts w:ascii="Arial" w:hAnsi="Arial" w:cs="Arial"/>
        </w:rPr>
        <w:instrText xml:space="preserve"> \* MERGEFORMAT </w:instrText>
      </w:r>
      <w:r w:rsidR="0066491D" w:rsidRPr="00C72BB6">
        <w:rPr>
          <w:rFonts w:ascii="Arial" w:hAnsi="Arial" w:cs="Arial"/>
        </w:rPr>
      </w:r>
      <w:ins w:id="1005" w:author="Sumit Pabbi" w:date="2015-04-11T00:31:00Z">
        <w:r w:rsidR="0066491D" w:rsidRPr="00C72BB6">
          <w:rPr>
            <w:rFonts w:ascii="Arial" w:hAnsi="Arial" w:cs="Arial"/>
          </w:rPr>
          <w:fldChar w:fldCharType="separate"/>
        </w:r>
      </w:ins>
      <w:ins w:id="1006" w:author="Sumit Pabbi" w:date="2015-04-13T20:05:00Z">
        <w:r w:rsidR="00655E56" w:rsidRPr="00C72BB6">
          <w:rPr>
            <w:rFonts w:ascii="Arial" w:hAnsi="Arial" w:cs="Arial"/>
          </w:rPr>
          <w:t>8.3.1</w:t>
        </w:r>
      </w:ins>
      <w:ins w:id="1007" w:author="Sumit Pabbi" w:date="2015-04-11T00:31:00Z">
        <w:r w:rsidR="0066491D" w:rsidRPr="00C72BB6">
          <w:rPr>
            <w:rFonts w:ascii="Arial" w:hAnsi="Arial" w:cs="Arial"/>
          </w:rPr>
          <w:fldChar w:fldCharType="end"/>
        </w:r>
        <w:r w:rsidRPr="00C72BB6">
          <w:rPr>
            <w:rFonts w:ascii="Arial" w:hAnsi="Arial" w:cs="Arial"/>
          </w:rPr>
          <w:t xml:space="preserve"> for details.</w:t>
        </w:r>
      </w:ins>
    </w:p>
    <w:p w:rsidR="000E2AD2" w:rsidRPr="00C72BB6" w:rsidRDefault="000E2AD2" w:rsidP="00AD5C2F">
      <w:pPr>
        <w:pStyle w:val="Heading4"/>
        <w:numPr>
          <w:ilvl w:val="3"/>
          <w:numId w:val="1"/>
        </w:numPr>
        <w:rPr>
          <w:ins w:id="1008" w:author="Sumit Pabbi" w:date="2015-04-11T00:31:00Z"/>
        </w:rPr>
      </w:pPr>
      <w:bookmarkStart w:id="1009" w:name="_Ref416716924"/>
      <w:ins w:id="1010" w:author="Sumit Pabbi" w:date="2015-04-11T00:31:00Z">
        <w:r w:rsidRPr="00C72BB6">
          <w:t>Subscriber Whitelisting</w:t>
        </w:r>
        <w:bookmarkEnd w:id="1009"/>
      </w:ins>
    </w:p>
    <w:p w:rsidR="000E2AD2" w:rsidRPr="00C72BB6" w:rsidRDefault="000E2AD2" w:rsidP="000E2AD2">
      <w:pPr>
        <w:pStyle w:val="ListParagraph"/>
        <w:numPr>
          <w:ilvl w:val="0"/>
          <w:numId w:val="28"/>
        </w:numPr>
        <w:contextualSpacing w:val="0"/>
        <w:rPr>
          <w:ins w:id="1011" w:author="Sumit Pabbi" w:date="2015-04-11T00:31:00Z"/>
          <w:rFonts w:ascii="Arial" w:hAnsi="Arial" w:cs="Arial"/>
        </w:rPr>
      </w:pPr>
      <w:ins w:id="1012" w:author="Sumit Pabbi" w:date="2015-04-11T00:31:00Z">
        <w:r w:rsidRPr="00C72BB6">
          <w:rPr>
            <w:rFonts w:ascii="Arial" w:hAnsi="Arial" w:cs="Arial"/>
            <w:i/>
          </w:rPr>
          <w:t>UserProfileDetailsService</w:t>
        </w:r>
        <w:r w:rsidRPr="00C72BB6">
          <w:rPr>
            <w:rFonts w:ascii="Arial" w:hAnsi="Arial" w:cs="Arial"/>
          </w:rPr>
          <w:t xml:space="preserve"> API provided by FrontLineWorker is used to determine whiteListing enablement.</w:t>
        </w:r>
      </w:ins>
    </w:p>
    <w:p w:rsidR="000E2AD2" w:rsidRPr="00C72BB6" w:rsidRDefault="000E2AD2" w:rsidP="000E2AD2">
      <w:pPr>
        <w:pStyle w:val="ListParagraph"/>
        <w:numPr>
          <w:ilvl w:val="0"/>
          <w:numId w:val="28"/>
        </w:numPr>
        <w:contextualSpacing w:val="0"/>
        <w:rPr>
          <w:ins w:id="1013" w:author="Sumit Pabbi" w:date="2015-04-11T00:31:00Z"/>
          <w:rFonts w:ascii="Arial" w:hAnsi="Arial" w:cs="Arial"/>
        </w:rPr>
      </w:pPr>
      <w:ins w:id="1014" w:author="Sumit Pabbi" w:date="2015-04-11T00:31:00Z">
        <w:r w:rsidRPr="00C72BB6">
          <w:rPr>
            <w:rFonts w:ascii="Arial" w:hAnsi="Arial" w:cs="Arial"/>
          </w:rPr>
          <w:t xml:space="preserve">FLW </w:t>
        </w:r>
      </w:ins>
      <w:ins w:id="1015" w:author="Sumit Pabbi" w:date="2015-04-12T20:40:00Z">
        <w:r w:rsidR="00796E85" w:rsidRPr="00C72BB6">
          <w:rPr>
            <w:rFonts w:ascii="Arial" w:hAnsi="Arial" w:cs="Arial"/>
          </w:rPr>
          <w:t xml:space="preserve">API </w:t>
        </w:r>
      </w:ins>
      <w:ins w:id="1016" w:author="Sumit Pabbi" w:date="2015-04-11T00:31:00Z">
        <w:r w:rsidRPr="00C72BB6">
          <w:rPr>
            <w:rFonts w:ascii="Arial" w:hAnsi="Arial" w:cs="Arial"/>
          </w:rPr>
          <w:t>throws and exception FlwNotInWhiteListException and</w:t>
        </w:r>
      </w:ins>
      <w:ins w:id="1017" w:author="Sumit Pabbi" w:date="2015-04-12T20:40:00Z">
        <w:r w:rsidR="00796E85" w:rsidRPr="00C72BB6">
          <w:rPr>
            <w:rFonts w:ascii="Arial" w:hAnsi="Arial" w:cs="Arial"/>
          </w:rPr>
          <w:t>, in this case,</w:t>
        </w:r>
      </w:ins>
      <w:ins w:id="1018" w:author="Sumit Pabbi" w:date="2015-04-11T00:31:00Z">
        <w:r w:rsidRPr="00C72BB6">
          <w:rPr>
            <w:rFonts w:ascii="Arial" w:hAnsi="Arial" w:cs="Arial"/>
          </w:rPr>
          <w:t xml:space="preserve"> MK reject the call with failure response.</w:t>
        </w:r>
      </w:ins>
    </w:p>
    <w:p w:rsidR="000E2AD2" w:rsidRPr="00C72BB6" w:rsidDel="000E2AD2" w:rsidRDefault="000E2AD2" w:rsidP="000E2AD2">
      <w:pPr>
        <w:pStyle w:val="ListParagraph"/>
        <w:numPr>
          <w:ilvl w:val="0"/>
          <w:numId w:val="28"/>
        </w:numPr>
        <w:contextualSpacing w:val="0"/>
        <w:rPr>
          <w:del w:id="1019" w:author="Sumit Pabbi" w:date="2015-04-11T00:32:00Z"/>
          <w:rFonts w:ascii="Arial" w:hAnsi="Arial" w:cs="Arial"/>
        </w:rPr>
      </w:pPr>
      <w:bookmarkStart w:id="1020" w:name="_Toc416719421"/>
      <w:ins w:id="1021" w:author="Sumit Pabbi" w:date="2015-04-11T00:31:00Z">
        <w:r w:rsidRPr="00C72BB6">
          <w:rPr>
            <w:rFonts w:ascii="Arial" w:hAnsi="Arial" w:cs="Arial"/>
          </w:rPr>
          <w:t xml:space="preserve">Refer </w:t>
        </w:r>
        <w:r w:rsidR="0066491D" w:rsidRPr="00C72BB6">
          <w:rPr>
            <w:rFonts w:ascii="Arial" w:hAnsi="Arial" w:cs="Arial"/>
          </w:rPr>
          <w:fldChar w:fldCharType="begin"/>
        </w:r>
        <w:r w:rsidRPr="00C72BB6">
          <w:rPr>
            <w:rFonts w:ascii="Arial" w:hAnsi="Arial" w:cs="Arial"/>
          </w:rPr>
          <w:instrText xml:space="preserve"> REF _Ref415061481 \r \h </w:instrText>
        </w:r>
      </w:ins>
      <w:r w:rsidRPr="00C72BB6">
        <w:rPr>
          <w:rFonts w:ascii="Arial" w:hAnsi="Arial" w:cs="Arial"/>
        </w:rPr>
        <w:instrText xml:space="preserve"> \* MERGEFORMAT </w:instrText>
      </w:r>
      <w:r w:rsidR="0066491D" w:rsidRPr="00C72BB6">
        <w:rPr>
          <w:rFonts w:ascii="Arial" w:hAnsi="Arial" w:cs="Arial"/>
        </w:rPr>
      </w:r>
      <w:ins w:id="1022" w:author="Sumit Pabbi" w:date="2015-04-11T00:31:00Z">
        <w:r w:rsidR="0066491D" w:rsidRPr="00C72BB6">
          <w:rPr>
            <w:rFonts w:ascii="Arial" w:hAnsi="Arial" w:cs="Arial"/>
          </w:rPr>
          <w:fldChar w:fldCharType="separate"/>
        </w:r>
      </w:ins>
      <w:ins w:id="1023" w:author="Sumit Pabbi" w:date="2015-04-13T20:05:00Z">
        <w:r w:rsidR="00655E56" w:rsidRPr="00C72BB6">
          <w:rPr>
            <w:rFonts w:ascii="Arial" w:hAnsi="Arial" w:cs="Arial"/>
          </w:rPr>
          <w:t>8.3.1</w:t>
        </w:r>
      </w:ins>
      <w:ins w:id="1024" w:author="Sumit Pabbi" w:date="2015-04-11T00:31:00Z">
        <w:r w:rsidR="0066491D" w:rsidRPr="00C72BB6">
          <w:rPr>
            <w:rFonts w:ascii="Arial" w:hAnsi="Arial" w:cs="Arial"/>
          </w:rPr>
          <w:fldChar w:fldCharType="end"/>
        </w:r>
        <w:r w:rsidRPr="00C72BB6">
          <w:rPr>
            <w:rFonts w:ascii="Arial" w:hAnsi="Arial" w:cs="Arial"/>
          </w:rPr>
          <w:t xml:space="preserve"> for details.</w:t>
        </w:r>
      </w:ins>
      <w:bookmarkEnd w:id="1020"/>
    </w:p>
    <w:p w:rsidR="00AB199E" w:rsidRPr="00C72BB6" w:rsidRDefault="00AB199E" w:rsidP="00AD5C2F">
      <w:pPr>
        <w:pStyle w:val="Heading3"/>
        <w:numPr>
          <w:ilvl w:val="2"/>
          <w:numId w:val="47"/>
        </w:numPr>
      </w:pPr>
      <w:bookmarkStart w:id="1025" w:name="_Toc416719422"/>
      <w:r w:rsidRPr="00C72BB6">
        <w:t>Set Language Location Code</w:t>
      </w:r>
      <w:bookmarkEnd w:id="1025"/>
    </w:p>
    <w:p w:rsidR="002B7771" w:rsidRPr="00C72BB6" w:rsidRDefault="002B7771" w:rsidP="005B1FD3">
      <w:pPr>
        <w:pStyle w:val="ListParagraph"/>
        <w:numPr>
          <w:ilvl w:val="0"/>
          <w:numId w:val="24"/>
        </w:numPr>
        <w:spacing w:line="360" w:lineRule="auto"/>
        <w:ind w:left="1080"/>
        <w:rPr>
          <w:rFonts w:ascii="Arial" w:hAnsi="Arial" w:cs="Arial"/>
        </w:rPr>
      </w:pPr>
      <w:r w:rsidRPr="00C72BB6">
        <w:rPr>
          <w:rFonts w:ascii="Arial" w:hAnsi="Arial" w:cs="Arial"/>
        </w:rPr>
        <w:t xml:space="preserve">MK shall expose </w:t>
      </w:r>
      <w:r w:rsidRPr="00C72BB6">
        <w:rPr>
          <w:rFonts w:ascii="Arial" w:hAnsi="Arial" w:cs="Arial"/>
          <w:i/>
        </w:rPr>
        <w:t>Set User Language Location Code</w:t>
      </w:r>
      <w:r w:rsidRPr="00C72BB6">
        <w:rPr>
          <w:rFonts w:ascii="Arial" w:hAnsi="Arial" w:cs="Arial"/>
        </w:rPr>
        <w:t xml:space="preserve"> API for setting the LLC preference of a FLW (refer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Pr="00C72BB6">
        <w:rPr>
          <w:rFonts w:ascii="Arial" w:hAnsi="Arial" w:cs="Arial"/>
        </w:rPr>
        <w:t>, section 3.2.3).</w:t>
      </w:r>
    </w:p>
    <w:p w:rsidR="00AB199E" w:rsidRPr="00C72BB6" w:rsidRDefault="002B7771" w:rsidP="005B1FD3">
      <w:pPr>
        <w:pStyle w:val="ListParagraph"/>
        <w:numPr>
          <w:ilvl w:val="0"/>
          <w:numId w:val="24"/>
        </w:numPr>
        <w:spacing w:line="360" w:lineRule="auto"/>
        <w:ind w:left="1080"/>
        <w:rPr>
          <w:rFonts w:ascii="Arial" w:hAnsi="Arial" w:cs="Arial"/>
        </w:rPr>
      </w:pPr>
      <w:r w:rsidRPr="00C72BB6">
        <w:rPr>
          <w:rFonts w:ascii="Arial" w:hAnsi="Arial" w:cs="Arial"/>
        </w:rPr>
        <w:t xml:space="preserve">The LLC and MSISDN received in the request will be passed to FrontLineWorker Service </w:t>
      </w:r>
      <w:r w:rsidRPr="00C72BB6">
        <w:rPr>
          <w:rFonts w:ascii="Arial" w:hAnsi="Arial" w:cs="Arial"/>
          <w:i/>
        </w:rPr>
        <w:t>UserProfileDetailsService</w:t>
      </w:r>
      <w:r w:rsidRPr="00C72BB6">
        <w:rPr>
          <w:rFonts w:ascii="Arial" w:hAnsi="Arial" w:cs="Arial"/>
        </w:rPr>
        <w:t xml:space="preserve"> API (refer </w:t>
      </w:r>
      <w:r w:rsidR="00087E3E">
        <w:fldChar w:fldCharType="begin"/>
      </w:r>
      <w:r w:rsidR="00087E3E">
        <w:instrText xml:space="preserve"> REF _Ref415070623 \r \h  \* MERGEFORMAT </w:instrText>
      </w:r>
      <w:r w:rsidR="00087E3E">
        <w:fldChar w:fldCharType="separate"/>
      </w:r>
      <w:ins w:id="1026" w:author="Sumit Pabbi" w:date="2015-04-13T20:05:00Z">
        <w:r w:rsidR="00655E56" w:rsidRPr="00C72BB6">
          <w:rPr>
            <w:rFonts w:ascii="Arial" w:hAnsi="Arial" w:cs="Arial"/>
          </w:rPr>
          <w:t>8.3.2</w:t>
        </w:r>
      </w:ins>
      <w:del w:id="1027" w:author="Sumit Pabbi" w:date="2015-04-12T20:52:00Z">
        <w:r w:rsidR="004563B7" w:rsidRPr="00C72BB6" w:rsidDel="00632731">
          <w:rPr>
            <w:rFonts w:ascii="Arial" w:hAnsi="Arial" w:cs="Arial"/>
          </w:rPr>
          <w:delText>7.3.2</w:delText>
        </w:r>
      </w:del>
      <w:r w:rsidR="00087E3E">
        <w:fldChar w:fldCharType="end"/>
      </w:r>
      <w:r w:rsidRPr="00C72BB6">
        <w:rPr>
          <w:rFonts w:ascii="Arial" w:hAnsi="Arial" w:cs="Arial"/>
        </w:rPr>
        <w:t>) for setting the Language Location Code preference of the user.</w:t>
      </w:r>
    </w:p>
    <w:p w:rsidR="00AB199E" w:rsidRPr="00C72BB6" w:rsidRDefault="00AB199E" w:rsidP="00AD5C2F">
      <w:pPr>
        <w:pStyle w:val="Heading3"/>
        <w:numPr>
          <w:ilvl w:val="2"/>
          <w:numId w:val="47"/>
        </w:numPr>
      </w:pPr>
      <w:bookmarkStart w:id="1028" w:name="_Toc416719423"/>
      <w:r w:rsidRPr="00C72BB6">
        <w:t>Save Call Details</w:t>
      </w:r>
      <w:bookmarkEnd w:id="1028"/>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MK receives save call details request from IVR</w:t>
      </w:r>
      <w:r w:rsidR="002B7771" w:rsidRPr="00C72BB6">
        <w:rPr>
          <w:rFonts w:ascii="Arial" w:hAnsi="Arial" w:cs="Arial"/>
        </w:rPr>
        <w:t xml:space="preserve"> (refer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002B7771" w:rsidRPr="00C72BB6">
        <w:rPr>
          <w:rFonts w:ascii="Arial" w:hAnsi="Arial" w:cs="Arial"/>
        </w:rPr>
        <w:t>, section 3.2.2)</w:t>
      </w:r>
      <w:r w:rsidRPr="00C72BB6">
        <w:rPr>
          <w:rFonts w:ascii="Arial" w:hAnsi="Arial" w:cs="Arial"/>
        </w:rPr>
        <w:t>.</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It uses </w:t>
      </w:r>
      <w:r w:rsidRPr="00C72BB6">
        <w:rPr>
          <w:rFonts w:ascii="Arial" w:hAnsi="Arial" w:cs="Arial"/>
          <w:i/>
        </w:rPr>
        <w:t>UserProfileDetailsService</w:t>
      </w:r>
      <w:r w:rsidRPr="00C72BB6">
        <w:rPr>
          <w:rFonts w:ascii="Arial" w:hAnsi="Arial" w:cs="Arial"/>
        </w:rPr>
        <w:t xml:space="preserve"> provided by FrontLineWorker </w:t>
      </w:r>
      <w:r w:rsidR="002B7771" w:rsidRPr="00C72BB6">
        <w:rPr>
          <w:rFonts w:ascii="Arial" w:hAnsi="Arial" w:cs="Arial"/>
        </w:rPr>
        <w:t xml:space="preserve">(refer </w:t>
      </w:r>
      <w:r w:rsidR="00087E3E">
        <w:fldChar w:fldCharType="begin"/>
      </w:r>
      <w:r w:rsidR="00087E3E">
        <w:instrText xml:space="preserve"> REF _Ref415061481 \r \h  \* MERGEFORMAT </w:instrText>
      </w:r>
      <w:r w:rsidR="00087E3E">
        <w:fldChar w:fldCharType="separate"/>
      </w:r>
      <w:ins w:id="1029" w:author="Sumit Pabbi" w:date="2015-04-13T20:05:00Z">
        <w:r w:rsidR="00655E56" w:rsidRPr="00C72BB6">
          <w:rPr>
            <w:rFonts w:ascii="Arial" w:hAnsi="Arial" w:cs="Arial"/>
          </w:rPr>
          <w:t>8.3.1</w:t>
        </w:r>
      </w:ins>
      <w:del w:id="1030" w:author="Sumit Pabbi" w:date="2015-04-12T20:52:00Z">
        <w:r w:rsidR="004563B7" w:rsidRPr="00C72BB6" w:rsidDel="00632731">
          <w:rPr>
            <w:rFonts w:ascii="Arial" w:hAnsi="Arial" w:cs="Arial"/>
          </w:rPr>
          <w:delText>7.3.1</w:delText>
        </w:r>
      </w:del>
      <w:r w:rsidR="00087E3E">
        <w:fldChar w:fldCharType="end"/>
      </w:r>
      <w:r w:rsidR="002B7771" w:rsidRPr="00C72BB6">
        <w:rPr>
          <w:rFonts w:ascii="Arial" w:hAnsi="Arial" w:cs="Arial"/>
        </w:rPr>
        <w:t xml:space="preserve">) to validate the </w:t>
      </w:r>
      <w:r w:rsidR="002B7771" w:rsidRPr="00C72BB6">
        <w:rPr>
          <w:rFonts w:ascii="Arial" w:hAnsi="Arial" w:cs="Arial"/>
          <w:i/>
        </w:rPr>
        <w:t>operator</w:t>
      </w:r>
      <w:r w:rsidR="002B7771" w:rsidRPr="00C72BB6">
        <w:rPr>
          <w:rFonts w:ascii="Arial" w:hAnsi="Arial" w:cs="Arial"/>
        </w:rPr>
        <w:t xml:space="preserve"> value provided</w:t>
      </w:r>
      <w:r w:rsidRPr="00C72BB6">
        <w:rPr>
          <w:rFonts w:ascii="Arial" w:hAnsi="Arial" w:cs="Arial"/>
        </w:rPr>
        <w:t xml:space="preserve"> from IVR.</w:t>
      </w:r>
    </w:p>
    <w:p w:rsidR="0014399D" w:rsidRPr="00C72BB6" w:rsidRDefault="0014399D" w:rsidP="005B1FD3">
      <w:pPr>
        <w:pStyle w:val="ListParagraph"/>
        <w:numPr>
          <w:ilvl w:val="0"/>
          <w:numId w:val="28"/>
        </w:numPr>
        <w:contextualSpacing w:val="0"/>
        <w:rPr>
          <w:rFonts w:ascii="Arial" w:hAnsi="Arial" w:cs="Arial"/>
        </w:rPr>
      </w:pPr>
      <w:r w:rsidRPr="00C72BB6">
        <w:rPr>
          <w:rFonts w:ascii="Arial" w:hAnsi="Arial" w:cs="Arial"/>
        </w:rPr>
        <w:t xml:space="preserve">API used </w:t>
      </w:r>
      <w:r w:rsidRPr="00C72BB6">
        <w:rPr>
          <w:rFonts w:ascii="Arial" w:hAnsi="Arial" w:cs="Arial"/>
          <w:i/>
        </w:rPr>
        <w:t>: void validateOperator(String operatorCode) throws DataValidationException;</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In case of validation failure,</w:t>
      </w:r>
      <w:r w:rsidR="009D5A3D" w:rsidRPr="00C72BB6">
        <w:rPr>
          <w:rFonts w:ascii="Arial" w:hAnsi="Arial" w:cs="Arial"/>
        </w:rPr>
        <w:t xml:space="preserve"> </w:t>
      </w:r>
      <w:r w:rsidRPr="00C72BB6">
        <w:rPr>
          <w:rFonts w:ascii="Arial" w:hAnsi="Arial" w:cs="Arial"/>
        </w:rPr>
        <w:t>MK send</w:t>
      </w:r>
      <w:r w:rsidR="009D5A3D" w:rsidRPr="00C72BB6">
        <w:rPr>
          <w:rFonts w:ascii="Arial" w:hAnsi="Arial" w:cs="Arial"/>
        </w:rPr>
        <w:t>s an</w:t>
      </w:r>
      <w:r w:rsidRPr="00C72BB6">
        <w:rPr>
          <w:rFonts w:ascii="Arial" w:hAnsi="Arial" w:cs="Arial"/>
        </w:rPr>
        <w:t xml:space="preserve"> error response to IVR.</w:t>
      </w:r>
    </w:p>
    <w:p w:rsidR="00AB199E" w:rsidRPr="00C72BB6" w:rsidRDefault="00AB199E" w:rsidP="005B1FD3">
      <w:pPr>
        <w:pStyle w:val="ListParagraph"/>
        <w:numPr>
          <w:ilvl w:val="0"/>
          <w:numId w:val="28"/>
        </w:numPr>
        <w:contextualSpacing w:val="0"/>
        <w:rPr>
          <w:rFonts w:ascii="Arial" w:hAnsi="Arial" w:cs="Arial"/>
        </w:rPr>
      </w:pPr>
      <w:r w:rsidRPr="00C72BB6">
        <w:rPr>
          <w:rFonts w:ascii="Arial" w:hAnsi="Arial" w:cs="Arial"/>
        </w:rPr>
        <w:t xml:space="preserve">In case of success, MK </w:t>
      </w:r>
      <w:r w:rsidR="009D5A3D" w:rsidRPr="00C72BB6">
        <w:rPr>
          <w:rFonts w:ascii="Arial" w:hAnsi="Arial" w:cs="Arial"/>
        </w:rPr>
        <w:t xml:space="preserve">saves the call related data (provided by IVR) in </w:t>
      </w:r>
      <w:r w:rsidR="009D5A3D" w:rsidRPr="00C72BB6">
        <w:rPr>
          <w:rFonts w:ascii="Arial" w:hAnsi="Arial" w:cs="Arial"/>
          <w:i/>
        </w:rPr>
        <w:t>CallDetail</w:t>
      </w:r>
      <w:r w:rsidR="009D5A3D" w:rsidRPr="00C72BB6">
        <w:rPr>
          <w:rFonts w:ascii="Arial" w:hAnsi="Arial" w:cs="Arial"/>
        </w:rPr>
        <w:t xml:space="preserve"> and </w:t>
      </w:r>
      <w:r w:rsidR="009D5A3D" w:rsidRPr="00C72BB6">
        <w:rPr>
          <w:rFonts w:ascii="Arial" w:hAnsi="Arial" w:cs="Arial"/>
          <w:i/>
        </w:rPr>
        <w:t>FLWDetail</w:t>
      </w:r>
      <w:r w:rsidR="009D5A3D" w:rsidRPr="00C72BB6">
        <w:rPr>
          <w:rFonts w:ascii="Arial" w:hAnsi="Arial" w:cs="Arial"/>
        </w:rPr>
        <w:t xml:space="preserve"> entities.</w:t>
      </w:r>
    </w:p>
    <w:p w:rsidR="00AB199E" w:rsidRPr="00C72BB6" w:rsidRDefault="009D5A3D" w:rsidP="005B1FD3">
      <w:pPr>
        <w:pStyle w:val="ListParagraph"/>
        <w:numPr>
          <w:ilvl w:val="1"/>
          <w:numId w:val="28"/>
        </w:numPr>
        <w:contextualSpacing w:val="0"/>
        <w:rPr>
          <w:rFonts w:ascii="Arial" w:hAnsi="Arial" w:cs="Arial"/>
        </w:rPr>
      </w:pPr>
      <w:r w:rsidRPr="00C72BB6">
        <w:rPr>
          <w:rFonts w:ascii="Arial" w:hAnsi="Arial" w:cs="Arial"/>
        </w:rPr>
        <w:t xml:space="preserve">A </w:t>
      </w:r>
      <w:r w:rsidR="00AB199E" w:rsidRPr="00C72BB6">
        <w:rPr>
          <w:rFonts w:ascii="Arial" w:hAnsi="Arial" w:cs="Arial"/>
        </w:rPr>
        <w:t xml:space="preserve">new entry </w:t>
      </w:r>
      <w:r w:rsidRPr="00C72BB6">
        <w:rPr>
          <w:rFonts w:ascii="Arial" w:hAnsi="Arial" w:cs="Arial"/>
        </w:rPr>
        <w:t xml:space="preserve">is created </w:t>
      </w:r>
      <w:r w:rsidR="00AB199E" w:rsidRPr="00C72BB6">
        <w:rPr>
          <w:rFonts w:ascii="Arial" w:hAnsi="Arial" w:cs="Arial"/>
        </w:rPr>
        <w:t xml:space="preserve">in </w:t>
      </w:r>
      <w:r w:rsidRPr="00C72BB6">
        <w:rPr>
          <w:rFonts w:ascii="Arial" w:hAnsi="Arial" w:cs="Arial"/>
          <w:i/>
        </w:rPr>
        <w:t>CallDetail</w:t>
      </w:r>
      <w:r w:rsidRPr="00C72BB6">
        <w:rPr>
          <w:rFonts w:ascii="Arial" w:hAnsi="Arial" w:cs="Arial"/>
        </w:rPr>
        <w:t xml:space="preserve"> table for each ‘Save Call D</w:t>
      </w:r>
      <w:r w:rsidR="00AB199E" w:rsidRPr="00C72BB6">
        <w:rPr>
          <w:rFonts w:ascii="Arial" w:hAnsi="Arial" w:cs="Arial"/>
        </w:rPr>
        <w:t>etails</w:t>
      </w:r>
      <w:r w:rsidRPr="00C72BB6">
        <w:rPr>
          <w:rFonts w:ascii="Arial" w:hAnsi="Arial" w:cs="Arial"/>
        </w:rPr>
        <w:t>’</w:t>
      </w:r>
      <w:r w:rsidR="00AB199E" w:rsidRPr="00C72BB6">
        <w:rPr>
          <w:rFonts w:ascii="Arial" w:hAnsi="Arial" w:cs="Arial"/>
        </w:rPr>
        <w:t xml:space="preserve"> coming from IVR.</w:t>
      </w:r>
    </w:p>
    <w:p w:rsidR="00AB199E" w:rsidRPr="00C72BB6" w:rsidRDefault="009D5A3D" w:rsidP="005B1FD3">
      <w:pPr>
        <w:pStyle w:val="ListParagraph"/>
        <w:numPr>
          <w:ilvl w:val="1"/>
          <w:numId w:val="28"/>
        </w:numPr>
        <w:contextualSpacing w:val="0"/>
        <w:rPr>
          <w:rFonts w:ascii="Arial" w:hAnsi="Arial" w:cs="Arial"/>
        </w:rPr>
      </w:pPr>
      <w:r w:rsidRPr="00C72BB6">
        <w:rPr>
          <w:rFonts w:ascii="Arial" w:hAnsi="Arial" w:cs="Arial"/>
          <w:i/>
        </w:rPr>
        <w:t>welcomeFlag</w:t>
      </w:r>
      <w:r w:rsidRPr="00C72BB6">
        <w:rPr>
          <w:rFonts w:ascii="Arial" w:hAnsi="Arial" w:cs="Arial"/>
        </w:rPr>
        <w:t xml:space="preserve">, </w:t>
      </w:r>
      <w:r w:rsidRPr="00C72BB6">
        <w:rPr>
          <w:rFonts w:ascii="Arial" w:hAnsi="Arial" w:cs="Arial"/>
          <w:i/>
        </w:rPr>
        <w:t>currentUsage</w:t>
      </w:r>
      <w:r w:rsidRPr="00C72BB6">
        <w:rPr>
          <w:rFonts w:ascii="Arial" w:hAnsi="Arial" w:cs="Arial"/>
        </w:rPr>
        <w:t xml:space="preserve"> and </w:t>
      </w:r>
      <w:r w:rsidRPr="00C72BB6">
        <w:rPr>
          <w:rFonts w:ascii="Arial" w:hAnsi="Arial" w:cs="Arial"/>
          <w:i/>
        </w:rPr>
        <w:t>endOfPromtCounter</w:t>
      </w:r>
      <w:r w:rsidRPr="00C72BB6">
        <w:rPr>
          <w:rFonts w:ascii="Arial" w:hAnsi="Arial" w:cs="Arial"/>
        </w:rPr>
        <w:t xml:space="preserve"> are updated the </w:t>
      </w:r>
      <w:r w:rsidR="00AB199E" w:rsidRPr="00C72BB6">
        <w:rPr>
          <w:rFonts w:ascii="Arial" w:hAnsi="Arial" w:cs="Arial"/>
          <w:i/>
        </w:rPr>
        <w:t>FLWDetail</w:t>
      </w:r>
      <w:r w:rsidR="00AB199E" w:rsidRPr="00C72BB6">
        <w:rPr>
          <w:rFonts w:ascii="Arial" w:hAnsi="Arial" w:cs="Arial"/>
        </w:rPr>
        <w:t xml:space="preserve"> </w:t>
      </w:r>
      <w:r w:rsidRPr="00C72BB6">
        <w:rPr>
          <w:rFonts w:ascii="Arial" w:hAnsi="Arial" w:cs="Arial"/>
        </w:rPr>
        <w:t>record</w:t>
      </w:r>
      <w:r w:rsidR="00AB199E" w:rsidRPr="00C72BB6">
        <w:rPr>
          <w:rFonts w:ascii="Arial" w:hAnsi="Arial" w:cs="Arial"/>
        </w:rPr>
        <w:t xml:space="preserve"> </w:t>
      </w:r>
      <w:r w:rsidRPr="00C72BB6">
        <w:rPr>
          <w:rFonts w:ascii="Arial" w:hAnsi="Arial" w:cs="Arial"/>
        </w:rPr>
        <w:t xml:space="preserve">(corresponding to </w:t>
      </w:r>
      <w:r w:rsidR="00AB199E" w:rsidRPr="00C72BB6">
        <w:rPr>
          <w:rFonts w:ascii="Arial" w:hAnsi="Arial" w:cs="Arial"/>
          <w:i/>
        </w:rPr>
        <w:t>msisdn</w:t>
      </w:r>
      <w:r w:rsidRPr="00C72BB6">
        <w:rPr>
          <w:rFonts w:ascii="Arial" w:hAnsi="Arial" w:cs="Arial"/>
        </w:rPr>
        <w:t xml:space="preserve"> value in request)</w:t>
      </w:r>
    </w:p>
    <w:p w:rsidR="008126C9" w:rsidRPr="00C72BB6" w:rsidRDefault="008126C9" w:rsidP="008126C9">
      <w:pPr>
        <w:pStyle w:val="ListParagraph"/>
        <w:rPr>
          <w:rFonts w:ascii="Arial" w:hAnsi="Arial" w:cs="Arial"/>
          <w:b/>
          <w:bCs/>
        </w:rPr>
      </w:pPr>
      <w:bookmarkStart w:id="1031" w:name="_Toc413337591"/>
      <w:bookmarkEnd w:id="931"/>
      <w:bookmarkEnd w:id="932"/>
      <w:bookmarkEnd w:id="1031"/>
    </w:p>
    <w:p w:rsidR="00824593" w:rsidRPr="00C72BB6" w:rsidRDefault="00824593" w:rsidP="00824593">
      <w:pPr>
        <w:rPr>
          <w:rFonts w:ascii="Arial" w:hAnsi="Arial" w:cs="Arial"/>
        </w:rPr>
      </w:pPr>
    </w:p>
    <w:p w:rsidR="00D56D92" w:rsidRPr="00C72BB6" w:rsidRDefault="00D56D92" w:rsidP="00D56D92">
      <w:pPr>
        <w:rPr>
          <w:rFonts w:ascii="Arial" w:hAnsi="Arial" w:cs="Arial"/>
        </w:rPr>
      </w:pPr>
    </w:p>
    <w:p w:rsidR="00D56D92"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B66EC" w:rsidRPr="00C72BB6" w:rsidRDefault="008126C9" w:rsidP="00AD5C2F">
      <w:pPr>
        <w:pStyle w:val="Heading1"/>
      </w:pPr>
      <w:bookmarkStart w:id="1032" w:name="_Ref411257591"/>
      <w:bookmarkStart w:id="1033" w:name="_Ref411262037"/>
      <w:bookmarkStart w:id="1034" w:name="_Toc413665702"/>
      <w:bookmarkStart w:id="1035" w:name="_Toc413339906"/>
      <w:bookmarkStart w:id="1036" w:name="_Toc416719424"/>
      <w:r w:rsidRPr="00C72BB6">
        <w:t xml:space="preserve">Kilkari </w:t>
      </w:r>
      <w:bookmarkEnd w:id="1032"/>
      <w:bookmarkEnd w:id="1033"/>
      <w:bookmarkEnd w:id="1034"/>
      <w:bookmarkEnd w:id="1035"/>
      <w:r w:rsidR="00952C56" w:rsidRPr="00C72BB6">
        <w:t>Module</w:t>
      </w:r>
      <w:bookmarkEnd w:id="1036"/>
    </w:p>
    <w:p w:rsidR="000A102F" w:rsidRPr="00C72BB6" w:rsidRDefault="000A102F" w:rsidP="00AD5C2F">
      <w:pPr>
        <w:pStyle w:val="Heading2"/>
        <w:numPr>
          <w:ilvl w:val="1"/>
          <w:numId w:val="1"/>
        </w:numPr>
      </w:pPr>
      <w:bookmarkStart w:id="1037" w:name="_Toc416719425"/>
      <w:bookmarkStart w:id="1038" w:name="_Toc413944172"/>
      <w:bookmarkStart w:id="1039" w:name="_Toc413665703"/>
      <w:bookmarkStart w:id="1040" w:name="_Toc413339907"/>
      <w:r w:rsidRPr="00C72BB6">
        <w:t>Overview</w:t>
      </w:r>
      <w:bookmarkEnd w:id="1037"/>
    </w:p>
    <w:bookmarkEnd w:id="1038"/>
    <w:p w:rsidR="000A102F" w:rsidRPr="00C72BB6" w:rsidRDefault="000A102F" w:rsidP="005B1FD3">
      <w:pPr>
        <w:pStyle w:val="ListParagraph"/>
        <w:numPr>
          <w:ilvl w:val="0"/>
          <w:numId w:val="45"/>
        </w:numPr>
        <w:contextualSpacing w:val="0"/>
        <w:rPr>
          <w:rFonts w:ascii="Arial" w:hAnsi="Arial" w:cs="Arial"/>
        </w:rPr>
      </w:pPr>
      <w:r w:rsidRPr="00C72BB6">
        <w:rPr>
          <w:rFonts w:ascii="Arial" w:hAnsi="Arial" w:cs="Arial"/>
        </w:rPr>
        <w:t xml:space="preserve">Kilkari </w:t>
      </w:r>
      <w:r w:rsidR="00952C56" w:rsidRPr="00C72BB6">
        <w:rPr>
          <w:rFonts w:ascii="Arial" w:hAnsi="Arial" w:cs="Arial"/>
        </w:rPr>
        <w:t>module</w:t>
      </w:r>
      <w:r w:rsidRPr="00C72BB6">
        <w:rPr>
          <w:rFonts w:ascii="Arial" w:hAnsi="Arial" w:cs="Arial"/>
        </w:rPr>
        <w:t xml:space="preserve"> supports the creation / deactivation of Beneficiary Subscription via IVR.</w:t>
      </w:r>
    </w:p>
    <w:p w:rsidR="000A102F" w:rsidRPr="00C72BB6" w:rsidRDefault="000A102F" w:rsidP="005B1FD3">
      <w:pPr>
        <w:pStyle w:val="ListParagraph"/>
        <w:numPr>
          <w:ilvl w:val="0"/>
          <w:numId w:val="45"/>
        </w:numPr>
        <w:contextualSpacing w:val="0"/>
        <w:rPr>
          <w:rFonts w:ascii="Arial" w:hAnsi="Arial" w:cs="Arial"/>
        </w:rPr>
      </w:pPr>
      <w:r w:rsidRPr="00C72BB6">
        <w:rPr>
          <w:rFonts w:ascii="Arial" w:hAnsi="Arial" w:cs="Arial"/>
        </w:rPr>
        <w:t xml:space="preserve">It supports the creation and </w:t>
      </w:r>
      <w:r w:rsidR="00091B3B" w:rsidRPr="00C72BB6">
        <w:rPr>
          <w:rFonts w:ascii="Arial" w:hAnsi="Arial" w:cs="Arial"/>
        </w:rPr>
        <w:t>update</w:t>
      </w:r>
      <w:r w:rsidRPr="00C72BB6">
        <w:rPr>
          <w:rFonts w:ascii="Arial" w:hAnsi="Arial" w:cs="Arial"/>
        </w:rPr>
        <w:t xml:space="preserve"> of Beneficiary details and subscription via MCTS Bulk Upload procedure.</w:t>
      </w:r>
    </w:p>
    <w:p w:rsidR="000F3688" w:rsidRPr="00C72BB6" w:rsidRDefault="000F3688" w:rsidP="000F3688">
      <w:pPr>
        <w:pStyle w:val="ListParagraph"/>
        <w:numPr>
          <w:ilvl w:val="0"/>
          <w:numId w:val="45"/>
        </w:numPr>
        <w:contextualSpacing w:val="0"/>
        <w:rPr>
          <w:ins w:id="1041" w:author="Sumit Pabbi" w:date="2015-04-10T22:07:00Z"/>
          <w:rFonts w:ascii="Arial" w:hAnsi="Arial" w:cs="Arial"/>
        </w:rPr>
      </w:pPr>
      <w:ins w:id="1042" w:author="Sumit Pabbi" w:date="2015-04-10T22:07:00Z">
        <w:r w:rsidRPr="00C72BB6">
          <w:rPr>
            <w:rFonts w:ascii="Arial" w:hAnsi="Arial" w:cs="Arial"/>
          </w:rPr>
          <w:t xml:space="preserve">Kilkari shall provide Service APIs (as per section </w:t>
        </w:r>
        <w:r w:rsidR="0066491D" w:rsidRPr="00C72BB6">
          <w:rPr>
            <w:rFonts w:ascii="Arial" w:hAnsi="Arial" w:cs="Arial"/>
          </w:rPr>
          <w:fldChar w:fldCharType="begin"/>
        </w:r>
        <w:r w:rsidRPr="00C72BB6">
          <w:rPr>
            <w:rFonts w:ascii="Arial" w:hAnsi="Arial" w:cs="Arial"/>
          </w:rPr>
          <w:instrText xml:space="preserve"> REF _Ref416431715 \r \h </w:instrText>
        </w:r>
      </w:ins>
      <w:r w:rsidRPr="00C72BB6">
        <w:rPr>
          <w:rFonts w:ascii="Arial" w:hAnsi="Arial" w:cs="Arial"/>
        </w:rPr>
        <w:instrText xml:space="preserve"> \* MERGEFORMAT </w:instrText>
      </w:r>
      <w:r w:rsidR="0066491D" w:rsidRPr="00C72BB6">
        <w:rPr>
          <w:rFonts w:ascii="Arial" w:hAnsi="Arial" w:cs="Arial"/>
        </w:rPr>
      </w:r>
      <w:ins w:id="1043" w:author="Sumit Pabbi" w:date="2015-04-10T22:07:00Z">
        <w:r w:rsidR="0066491D" w:rsidRPr="00C72BB6">
          <w:rPr>
            <w:rFonts w:ascii="Arial" w:hAnsi="Arial" w:cs="Arial"/>
          </w:rPr>
          <w:fldChar w:fldCharType="separate"/>
        </w:r>
      </w:ins>
      <w:ins w:id="1044" w:author="Sumit Pabbi" w:date="2015-04-13T20:05:00Z">
        <w:r w:rsidR="00655E56" w:rsidRPr="00C72BB6">
          <w:rPr>
            <w:rFonts w:ascii="Arial" w:hAnsi="Arial" w:cs="Arial"/>
          </w:rPr>
          <w:t>5.4</w:t>
        </w:r>
      </w:ins>
      <w:ins w:id="1045" w:author="Sumit Pabbi" w:date="2015-04-10T22:07:00Z">
        <w:r w:rsidR="0066491D" w:rsidRPr="00C72BB6">
          <w:rPr>
            <w:rFonts w:ascii="Arial" w:hAnsi="Arial" w:cs="Arial"/>
          </w:rPr>
          <w:fldChar w:fldCharType="end"/>
        </w:r>
        <w:r w:rsidRPr="00C72BB6">
          <w:rPr>
            <w:rFonts w:ascii="Arial" w:hAnsi="Arial" w:cs="Arial"/>
          </w:rPr>
          <w:t xml:space="preserve">) that shall be used by Kilkari Out-Bound Dialer Module (refer </w:t>
        </w:r>
        <w:r w:rsidR="0066491D" w:rsidRPr="00C72BB6">
          <w:rPr>
            <w:rFonts w:ascii="Arial" w:hAnsi="Arial" w:cs="Arial"/>
          </w:rPr>
          <w:fldChar w:fldCharType="begin"/>
        </w:r>
        <w:r w:rsidRPr="00C72BB6">
          <w:rPr>
            <w:rFonts w:ascii="Arial" w:hAnsi="Arial" w:cs="Arial"/>
          </w:rPr>
          <w:instrText xml:space="preserve"> REF _Ref416425958 \r \h </w:instrText>
        </w:r>
      </w:ins>
      <w:r w:rsidRPr="00C72BB6">
        <w:rPr>
          <w:rFonts w:ascii="Arial" w:hAnsi="Arial" w:cs="Arial"/>
        </w:rPr>
        <w:instrText xml:space="preserve"> \* MERGEFORMAT </w:instrText>
      </w:r>
      <w:r w:rsidR="0066491D" w:rsidRPr="00C72BB6">
        <w:rPr>
          <w:rFonts w:ascii="Arial" w:hAnsi="Arial" w:cs="Arial"/>
        </w:rPr>
      </w:r>
      <w:ins w:id="1046" w:author="Sumit Pabbi" w:date="2015-04-10T22:07:00Z">
        <w:r w:rsidR="0066491D" w:rsidRPr="00C72BB6">
          <w:rPr>
            <w:rFonts w:ascii="Arial" w:hAnsi="Arial" w:cs="Arial"/>
          </w:rPr>
          <w:fldChar w:fldCharType="separate"/>
        </w:r>
      </w:ins>
      <w:ins w:id="1047" w:author="Sumit Pabbi" w:date="2015-04-13T20:05:00Z">
        <w:r w:rsidR="00655E56" w:rsidRPr="00C72BB6">
          <w:rPr>
            <w:rFonts w:ascii="Arial" w:hAnsi="Arial" w:cs="Arial"/>
          </w:rPr>
          <w:t>6</w:t>
        </w:r>
      </w:ins>
      <w:ins w:id="1048" w:author="Sumit Pabbi" w:date="2015-04-10T22:07:00Z">
        <w:r w:rsidR="0066491D" w:rsidRPr="00C72BB6">
          <w:rPr>
            <w:rFonts w:ascii="Arial" w:hAnsi="Arial" w:cs="Arial"/>
          </w:rPr>
          <w:fldChar w:fldCharType="end"/>
        </w:r>
        <w:r w:rsidRPr="00C72BB6">
          <w:rPr>
            <w:rFonts w:ascii="Arial" w:hAnsi="Arial" w:cs="Arial"/>
          </w:rPr>
          <w:t xml:space="preserve">) for preparing </w:t>
        </w:r>
      </w:ins>
      <w:ins w:id="1049" w:author="Sumit Pabbi" w:date="2015-04-12T20:48:00Z">
        <w:r w:rsidR="00BC4482" w:rsidRPr="00C72BB6">
          <w:rPr>
            <w:rFonts w:ascii="Arial" w:hAnsi="Arial" w:cs="Arial"/>
          </w:rPr>
          <w:t>O</w:t>
        </w:r>
      </w:ins>
      <w:ins w:id="1050" w:author="Sumit Pabbi" w:date="2015-04-10T22:07:00Z">
        <w:r w:rsidRPr="00C72BB6">
          <w:rPr>
            <w:rFonts w:ascii="Arial" w:hAnsi="Arial" w:cs="Arial"/>
          </w:rPr>
          <w:t>BDBD</w:t>
        </w:r>
      </w:ins>
      <w:ins w:id="1051" w:author="Sumit Pabbi" w:date="2015-04-12T20:48:00Z">
        <w:r w:rsidR="00BC4482" w:rsidRPr="00C72BB6">
          <w:rPr>
            <w:rFonts w:ascii="Arial" w:hAnsi="Arial" w:cs="Arial"/>
          </w:rPr>
          <w:t>O</w:t>
        </w:r>
      </w:ins>
      <w:ins w:id="1052" w:author="Sumit Pabbi" w:date="2015-04-10T22:07:00Z">
        <w:r w:rsidRPr="00C72BB6">
          <w:rPr>
            <w:rFonts w:ascii="Arial" w:hAnsi="Arial" w:cs="Arial"/>
          </w:rPr>
          <w:t>BD target file and during CDR file processing.</w:t>
        </w:r>
      </w:ins>
    </w:p>
    <w:p w:rsidR="000A102F" w:rsidRPr="00C72BB6" w:rsidRDefault="000A102F" w:rsidP="005B1FD3">
      <w:pPr>
        <w:pStyle w:val="ListParagraph"/>
        <w:numPr>
          <w:ilvl w:val="0"/>
          <w:numId w:val="45"/>
        </w:numPr>
        <w:contextualSpacing w:val="0"/>
        <w:rPr>
          <w:rFonts w:ascii="Arial" w:hAnsi="Arial" w:cs="Arial"/>
        </w:rPr>
      </w:pPr>
      <w:r w:rsidRPr="00C72BB6">
        <w:rPr>
          <w:rFonts w:ascii="Arial" w:hAnsi="Arial" w:cs="Arial"/>
        </w:rPr>
        <w:t>Following are the MDS Entities that Kilkari shall utilize:</w:t>
      </w:r>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b/>
          <w:i/>
        </w:rPr>
        <w:t>Subscriber</w:t>
      </w:r>
      <w:r w:rsidRPr="00C72BB6">
        <w:rPr>
          <w:rFonts w:ascii="Arial" w:hAnsi="Arial" w:cs="Arial"/>
        </w:rPr>
        <w:t xml:space="preserve">: This entity shall store the personal details of a Kilkari Beneficiary. It shall also contain a list of references to the Subscriptions, which belongs to the beneficiary. </w:t>
      </w:r>
    </w:p>
    <w:p w:rsidR="000A102F" w:rsidRPr="00C72BB6" w:rsidRDefault="000A102F" w:rsidP="005B1FD3">
      <w:pPr>
        <w:pStyle w:val="ListParagraph"/>
        <w:numPr>
          <w:ilvl w:val="1"/>
          <w:numId w:val="45"/>
        </w:numPr>
        <w:contextualSpacing w:val="0"/>
        <w:rPr>
          <w:ins w:id="1053" w:author="Manish Asija" w:date="2015-04-13T16:35:00Z"/>
          <w:rFonts w:ascii="Arial" w:hAnsi="Arial" w:cs="Arial"/>
        </w:rPr>
      </w:pPr>
      <w:r w:rsidRPr="00C72BB6">
        <w:rPr>
          <w:rFonts w:ascii="Arial" w:hAnsi="Arial" w:cs="Arial"/>
          <w:b/>
          <w:i/>
        </w:rPr>
        <w:t>Subscription</w:t>
      </w:r>
      <w:r w:rsidRPr="00C72BB6">
        <w:rPr>
          <w:rFonts w:ascii="Arial" w:hAnsi="Arial" w:cs="Arial"/>
        </w:rPr>
        <w:t>: This entity shall contain the details (like pack Name, status etc.) of Subscription for which beneficiary has subscribed.</w:t>
      </w:r>
    </w:p>
    <w:p w:rsidR="00FE341A" w:rsidRPr="00C72BB6" w:rsidRDefault="00FE341A" w:rsidP="005B1FD3">
      <w:pPr>
        <w:pStyle w:val="ListParagraph"/>
        <w:numPr>
          <w:ilvl w:val="1"/>
          <w:numId w:val="45"/>
        </w:numPr>
        <w:contextualSpacing w:val="0"/>
        <w:rPr>
          <w:ins w:id="1054" w:author="Sumit Pabbi" w:date="2015-04-13T19:26:00Z"/>
          <w:rFonts w:ascii="Arial" w:hAnsi="Arial" w:cs="Arial"/>
        </w:rPr>
      </w:pPr>
      <w:ins w:id="1055" w:author="Manish Asija" w:date="2015-04-13T16:35:00Z">
        <w:r w:rsidRPr="00C72BB6">
          <w:rPr>
            <w:rFonts w:ascii="Arial" w:hAnsi="Arial" w:cs="Arial"/>
            <w:b/>
            <w:i/>
          </w:rPr>
          <w:t>SubscriptionMeasure</w:t>
        </w:r>
        <w:r w:rsidRPr="00C72BB6">
          <w:rPr>
            <w:rFonts w:ascii="Arial" w:hAnsi="Arial" w:cs="Arial"/>
          </w:rPr>
          <w:t>:</w:t>
        </w:r>
      </w:ins>
      <w:ins w:id="1056" w:author="Manish Asija" w:date="2015-04-13T16:36:00Z">
        <w:r w:rsidRPr="00C72BB6">
          <w:rPr>
            <w:rFonts w:ascii="Arial" w:hAnsi="Arial" w:cs="Arial"/>
          </w:rPr>
          <w:t xml:space="preserve"> This entity contains </w:t>
        </w:r>
      </w:ins>
      <w:ins w:id="1057" w:author="Manish Asija" w:date="2015-04-13T16:37:00Z">
        <w:r w:rsidR="00C53B61" w:rsidRPr="00C72BB6">
          <w:rPr>
            <w:rFonts w:ascii="Arial" w:hAnsi="Arial" w:cs="Arial"/>
          </w:rPr>
          <w:t>a</w:t>
        </w:r>
      </w:ins>
      <w:ins w:id="1058" w:author="Manish Asija" w:date="2015-04-13T16:36:00Z">
        <w:r w:rsidRPr="00C72BB6">
          <w:rPr>
            <w:rFonts w:ascii="Arial" w:hAnsi="Arial" w:cs="Arial"/>
          </w:rPr>
          <w:t xml:space="preserve"> </w:t>
        </w:r>
      </w:ins>
      <w:ins w:id="1059" w:author="Manish Asija" w:date="2015-04-13T16:38:00Z">
        <w:r w:rsidR="00C53B61" w:rsidRPr="00C72BB6">
          <w:rPr>
            <w:rFonts w:ascii="Arial" w:hAnsi="Arial" w:cs="Arial"/>
          </w:rPr>
          <w:t xml:space="preserve">record for </w:t>
        </w:r>
      </w:ins>
      <w:ins w:id="1060" w:author="Manish Asija" w:date="2015-04-13T16:36:00Z">
        <w:r w:rsidRPr="00C72BB6">
          <w:rPr>
            <w:rFonts w:ascii="Arial" w:hAnsi="Arial" w:cs="Arial"/>
          </w:rPr>
          <w:t>subscription</w:t>
        </w:r>
      </w:ins>
      <w:ins w:id="1061" w:author="Manish Asija" w:date="2015-04-13T16:37:00Z">
        <w:r w:rsidR="00C53B61" w:rsidRPr="00C72BB6">
          <w:rPr>
            <w:rFonts w:ascii="Arial" w:hAnsi="Arial" w:cs="Arial"/>
          </w:rPr>
          <w:t>’s</w:t>
        </w:r>
      </w:ins>
      <w:ins w:id="1062" w:author="Manish Asija" w:date="2015-04-13T16:36:00Z">
        <w:r w:rsidRPr="00C72BB6">
          <w:rPr>
            <w:rFonts w:ascii="Arial" w:hAnsi="Arial" w:cs="Arial"/>
          </w:rPr>
          <w:t xml:space="preserve"> </w:t>
        </w:r>
      </w:ins>
      <w:ins w:id="1063" w:author="Manish Asija" w:date="2015-04-13T16:37:00Z">
        <w:r w:rsidR="00C53B61" w:rsidRPr="00C72BB6">
          <w:rPr>
            <w:rFonts w:ascii="Arial" w:hAnsi="Arial" w:cs="Arial"/>
          </w:rPr>
          <w:t xml:space="preserve">transient information: </w:t>
        </w:r>
      </w:ins>
      <w:ins w:id="1064" w:author="Manish Asija" w:date="2015-04-13T16:36:00Z">
        <w:r w:rsidRPr="00C72BB6">
          <w:rPr>
            <w:rFonts w:ascii="Arial" w:hAnsi="Arial" w:cs="Arial"/>
          </w:rPr>
          <w:t>status, weekNumber, messageNumber and a reference to the corresponding subscription</w:t>
        </w:r>
      </w:ins>
      <w:ins w:id="1065" w:author="Manish Asija" w:date="2015-04-13T16:37:00Z">
        <w:r w:rsidRPr="00C72BB6">
          <w:rPr>
            <w:rFonts w:ascii="Arial" w:hAnsi="Arial" w:cs="Arial"/>
          </w:rPr>
          <w:t xml:space="preserve"> record.</w:t>
        </w:r>
      </w:ins>
      <w:ins w:id="1066" w:author="Manish Asija" w:date="2015-04-13T16:38:00Z">
        <w:r w:rsidR="00C53B61" w:rsidRPr="00C72BB6">
          <w:rPr>
            <w:rFonts w:ascii="Arial" w:hAnsi="Arial" w:cs="Arial"/>
          </w:rPr>
          <w:t xml:space="preserve"> This is needed for reporting purpose.</w:t>
        </w:r>
      </w:ins>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b/>
          <w:i/>
        </w:rPr>
        <w:t>ContentUpload</w:t>
      </w:r>
      <w:r w:rsidRPr="00C72BB6">
        <w:rPr>
          <w:rFonts w:ascii="Arial" w:hAnsi="Arial" w:cs="Arial"/>
        </w:rPr>
        <w:t>: This entity shall contain the Kilkari Content Metadata information and shall be used to send the language and content file name to IVR system.</w:t>
      </w:r>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b/>
          <w:i/>
        </w:rPr>
        <w:t>Configuration</w:t>
      </w:r>
      <w:r w:rsidRPr="00C72BB6">
        <w:rPr>
          <w:rFonts w:ascii="Arial" w:hAnsi="Arial" w:cs="Arial"/>
        </w:rPr>
        <w:t xml:space="preserve">: This entity shall contain the configuration parameters relevant to Kilkari service. Refer </w:t>
      </w:r>
      <w:r w:rsidR="00087E3E">
        <w:fldChar w:fldCharType="begin"/>
      </w:r>
      <w:r w:rsidR="00087E3E">
        <w:instrText xml:space="preserve"> REF _Ref415051020 \r \h  \* MERGEFORMAT </w:instrText>
      </w:r>
      <w:r w:rsidR="00087E3E">
        <w:fldChar w:fldCharType="separate"/>
      </w:r>
      <w:ins w:id="1067" w:author="Sumit Pabbi" w:date="2015-04-13T20:05:00Z">
        <w:r w:rsidR="00655E56" w:rsidRPr="00C72BB6">
          <w:rPr>
            <w:rFonts w:ascii="Arial" w:hAnsi="Arial" w:cs="Arial"/>
          </w:rPr>
          <w:t>11.1.1.5</w:t>
        </w:r>
      </w:ins>
      <w:del w:id="1068" w:author="Sumit Pabbi" w:date="2015-04-10T23:02:00Z">
        <w:r w:rsidR="00D6491D" w:rsidRPr="00C72BB6" w:rsidDel="00C7075E">
          <w:rPr>
            <w:rFonts w:ascii="Arial" w:hAnsi="Arial" w:cs="Arial"/>
          </w:rPr>
          <w:delText>10.1.1.5</w:delText>
        </w:r>
      </w:del>
      <w:r w:rsidR="00087E3E">
        <w:fldChar w:fldCharType="end"/>
      </w:r>
      <w:r w:rsidR="006C29F8" w:rsidRPr="00C72BB6">
        <w:rPr>
          <w:rFonts w:ascii="Arial" w:hAnsi="Arial" w:cs="Arial"/>
        </w:rPr>
        <w:t xml:space="preserve"> </w:t>
      </w:r>
      <w:r w:rsidRPr="00C72BB6">
        <w:rPr>
          <w:rFonts w:ascii="Arial" w:hAnsi="Arial" w:cs="Arial"/>
        </w:rPr>
        <w:t>for configuration parameter details.</w:t>
      </w:r>
    </w:p>
    <w:p w:rsidR="000A102F" w:rsidRPr="00C72BB6" w:rsidRDefault="000A102F" w:rsidP="005B1FD3">
      <w:pPr>
        <w:pStyle w:val="ListParagraph"/>
        <w:numPr>
          <w:ilvl w:val="1"/>
          <w:numId w:val="45"/>
        </w:numPr>
        <w:contextualSpacing w:val="0"/>
        <w:rPr>
          <w:ins w:id="1069" w:author="Manish Asija" w:date="2015-04-13T16:35:00Z"/>
          <w:rFonts w:ascii="Arial" w:hAnsi="Arial" w:cs="Arial"/>
        </w:rPr>
      </w:pPr>
      <w:r w:rsidRPr="00C72BB6">
        <w:rPr>
          <w:rFonts w:ascii="Arial" w:hAnsi="Arial" w:cs="Arial"/>
          <w:b/>
          <w:i/>
        </w:rPr>
        <w:t>ActiverUsers</w:t>
      </w:r>
      <w:r w:rsidRPr="00C72BB6">
        <w:rPr>
          <w:rFonts w:ascii="Arial" w:hAnsi="Arial" w:cs="Arial"/>
        </w:rPr>
        <w:t>: This entity shall contain the count of Active/PendingActivation subscriptions in the system.</w:t>
      </w:r>
    </w:p>
    <w:p w:rsidR="00FE341A" w:rsidRPr="00C72BB6" w:rsidDel="00FE341A" w:rsidRDefault="00FE341A" w:rsidP="005B1FD3">
      <w:pPr>
        <w:pStyle w:val="ListParagraph"/>
        <w:numPr>
          <w:ilvl w:val="1"/>
          <w:numId w:val="45"/>
        </w:numPr>
        <w:contextualSpacing w:val="0"/>
        <w:rPr>
          <w:del w:id="1070" w:author="Manish Asija" w:date="2015-04-13T16:35:00Z"/>
          <w:rFonts w:ascii="Arial" w:hAnsi="Arial" w:cs="Arial"/>
        </w:rPr>
      </w:pPr>
    </w:p>
    <w:p w:rsidR="000A102F" w:rsidRPr="00C72BB6" w:rsidRDefault="000A102F" w:rsidP="005B1FD3">
      <w:pPr>
        <w:pStyle w:val="ListParagraph"/>
        <w:numPr>
          <w:ilvl w:val="1"/>
          <w:numId w:val="45"/>
        </w:numPr>
        <w:contextualSpacing w:val="0"/>
        <w:rPr>
          <w:rFonts w:ascii="Arial" w:hAnsi="Arial" w:cs="Arial"/>
        </w:rPr>
      </w:pPr>
      <w:r w:rsidRPr="00C72BB6">
        <w:rPr>
          <w:rFonts w:ascii="Arial" w:hAnsi="Arial" w:cs="Arial"/>
        </w:rPr>
        <w:t>Refer Section</w:t>
      </w:r>
      <w:r w:rsidR="00F35FE7" w:rsidRPr="00C72BB6">
        <w:rPr>
          <w:rFonts w:ascii="Arial" w:hAnsi="Arial" w:cs="Arial"/>
        </w:rPr>
        <w:t xml:space="preserve"> </w:t>
      </w:r>
      <w:r w:rsidR="00087E3E">
        <w:fldChar w:fldCharType="begin"/>
      </w:r>
      <w:r w:rsidR="00087E3E">
        <w:instrText xml:space="preserve"> REF _Ref415051041 \r \h  \* M</w:instrText>
      </w:r>
      <w:r w:rsidR="00087E3E">
        <w:instrText xml:space="preserve">ERGEFORMAT </w:instrText>
      </w:r>
      <w:r w:rsidR="00087E3E">
        <w:fldChar w:fldCharType="separate"/>
      </w:r>
      <w:ins w:id="1071" w:author="Sumit Pabbi" w:date="2015-04-13T20:05:00Z">
        <w:r w:rsidR="00655E56" w:rsidRPr="00C72BB6">
          <w:rPr>
            <w:rFonts w:ascii="Arial" w:hAnsi="Arial" w:cs="Arial"/>
          </w:rPr>
          <w:t>10.1.7</w:t>
        </w:r>
      </w:ins>
      <w:del w:id="1072" w:author="Sumit Pabbi" w:date="2015-04-10T23:02:00Z">
        <w:r w:rsidR="00D6491D" w:rsidRPr="00C72BB6" w:rsidDel="00C7075E">
          <w:rPr>
            <w:rFonts w:ascii="Arial" w:hAnsi="Arial" w:cs="Arial"/>
          </w:rPr>
          <w:delText>9.1.6</w:delText>
        </w:r>
      </w:del>
      <w:r w:rsidR="00087E3E">
        <w:fldChar w:fldCharType="end"/>
      </w:r>
      <w:r w:rsidRPr="00C72BB6">
        <w:rPr>
          <w:rFonts w:ascii="Arial" w:hAnsi="Arial" w:cs="Arial"/>
        </w:rPr>
        <w:t xml:space="preserve"> for DB schema of the above mentioned MDS entities.</w:t>
      </w:r>
    </w:p>
    <w:p w:rsidR="000A102F" w:rsidRPr="00C72BB6" w:rsidRDefault="000A102F" w:rsidP="00AD5C2F">
      <w:pPr>
        <w:pStyle w:val="Heading2"/>
        <w:numPr>
          <w:ilvl w:val="1"/>
          <w:numId w:val="1"/>
        </w:numPr>
      </w:pPr>
      <w:bookmarkStart w:id="1073" w:name="_Toc413944173"/>
      <w:bookmarkStart w:id="1074" w:name="_Toc416719426"/>
      <w:r w:rsidRPr="00C72BB6">
        <w:t>Events</w:t>
      </w:r>
      <w:bookmarkEnd w:id="1073"/>
      <w:r w:rsidR="0089482D" w:rsidRPr="00C72BB6">
        <w:t xml:space="preserve"> Consumed</w:t>
      </w:r>
      <w:bookmarkEnd w:id="1074"/>
    </w:p>
    <w:p w:rsidR="000A102F" w:rsidRPr="00C72BB6" w:rsidRDefault="000A102F" w:rsidP="000A102F">
      <w:pPr>
        <w:rPr>
          <w:rFonts w:ascii="Arial" w:hAnsi="Arial" w:cs="Arial"/>
        </w:rPr>
      </w:pPr>
      <w:r w:rsidRPr="00C72BB6">
        <w:rPr>
          <w:rFonts w:ascii="Arial" w:hAnsi="Arial" w:cs="Arial"/>
        </w:rPr>
        <w:t>Kilkari subscribes to receive events for the following topics:</w:t>
      </w:r>
    </w:p>
    <w:p w:rsidR="000A102F" w:rsidRPr="00C72BB6" w:rsidRDefault="000A102F" w:rsidP="00AD5C2F">
      <w:pPr>
        <w:pStyle w:val="Heading3"/>
      </w:pPr>
      <w:bookmarkStart w:id="1075" w:name="_Toc416719427"/>
      <w:r w:rsidRPr="00C72BB6">
        <w:t>Successful Upload of Child MCTS data.</w:t>
      </w:r>
      <w:bookmarkEnd w:id="1075"/>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This event is raised by MDS, when Child MCTS data CSV file is uploaded successfully in ChildCsv table.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The event contains the list of ids of successfully uploaded records and name of the user who has uploaded the file. Refer section </w:t>
      </w:r>
      <w:r w:rsidR="00087E3E">
        <w:fldChar w:fldCharType="begin"/>
      </w:r>
      <w:r w:rsidR="00087E3E">
        <w:instrText xml:space="preserve"> REF _Ref411542189 \</w:instrText>
      </w:r>
      <w:r w:rsidR="00087E3E">
        <w:instrText xml:space="preserve">r \h  \* MERGEFORMAT </w:instrText>
      </w:r>
      <w:r w:rsidR="00087E3E">
        <w:fldChar w:fldCharType="separate"/>
      </w:r>
      <w:ins w:id="1076" w:author="Sumit Pabbi" w:date="2015-04-13T20:05:00Z">
        <w:r w:rsidR="00655E56" w:rsidRPr="00C72BB6">
          <w:rPr>
            <w:rFonts w:ascii="Arial" w:hAnsi="Arial" w:cs="Arial"/>
          </w:rPr>
          <w:t>11.2</w:t>
        </w:r>
      </w:ins>
      <w:del w:id="1077"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 xml:space="preserve"> for details on Data Upload design</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read the records from ChildCsv table one by one for processing. Refer </w:t>
      </w:r>
      <w:r w:rsidR="00087E3E">
        <w:fldChar w:fldCharType="begin"/>
      </w:r>
      <w:r w:rsidR="00087E3E">
        <w:instrText xml:space="preserve"> REF _Ref415051078 \r \h  \* MERGEFORMAT </w:instrText>
      </w:r>
      <w:r w:rsidR="00087E3E">
        <w:fldChar w:fldCharType="separate"/>
      </w:r>
      <w:ins w:id="1078" w:author="Sumit Pabbi" w:date="2015-04-13T20:05:00Z">
        <w:r w:rsidR="00655E56" w:rsidRPr="00C72BB6">
          <w:rPr>
            <w:rFonts w:ascii="Arial" w:hAnsi="Arial" w:cs="Arial"/>
          </w:rPr>
          <w:t>11.2.7.3.2</w:t>
        </w:r>
      </w:ins>
      <w:del w:id="1079" w:author="Sumit Pabbi" w:date="2015-04-10T23:02:00Z">
        <w:r w:rsidR="00D6491D" w:rsidRPr="00C72BB6" w:rsidDel="00C7075E">
          <w:rPr>
            <w:rFonts w:ascii="Arial" w:hAnsi="Arial" w:cs="Arial"/>
          </w:rPr>
          <w:delText>10.2.7.3.2</w:delText>
        </w:r>
      </w:del>
      <w:r w:rsidR="00087E3E">
        <w:fldChar w:fldCharType="end"/>
      </w:r>
      <w:r w:rsidR="00B95606" w:rsidRPr="00C72BB6">
        <w:rPr>
          <w:rFonts w:ascii="Arial" w:hAnsi="Arial" w:cs="Arial"/>
        </w:rPr>
        <w:t xml:space="preserve"> </w:t>
      </w:r>
      <w:r w:rsidRPr="00C72BB6">
        <w:rPr>
          <w:rFonts w:ascii="Arial" w:hAnsi="Arial" w:cs="Arial"/>
        </w:rPr>
        <w:t>for format of Child MCTS data CSV.</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use the static methods provided by Util Bundle, in section </w:t>
      </w:r>
      <w:r w:rsidR="00087E3E">
        <w:fldChar w:fldCharType="begin"/>
      </w:r>
      <w:r w:rsidR="00087E3E">
        <w:instrText xml:space="preserve"> REF _Ref414982492 </w:instrText>
      </w:r>
      <w:r w:rsidR="00087E3E">
        <w:instrText xml:space="preserve">\r \h  \* MERGEFORMAT </w:instrText>
      </w:r>
      <w:r w:rsidR="00087E3E">
        <w:fldChar w:fldCharType="separate"/>
      </w:r>
      <w:ins w:id="1080" w:author="Sumit Pabbi" w:date="2015-04-13T20:05:00Z">
        <w:r w:rsidR="00655E56" w:rsidRPr="00C72BB6">
          <w:rPr>
            <w:rFonts w:ascii="Arial" w:hAnsi="Arial" w:cs="Arial"/>
          </w:rPr>
          <w:t>9.2.2</w:t>
        </w:r>
      </w:ins>
      <w:del w:id="1081" w:author="Sumit Pabbi" w:date="2015-04-12T20:52:00Z">
        <w:r w:rsidR="004563B7" w:rsidRPr="00C72BB6" w:rsidDel="00632731">
          <w:rPr>
            <w:rFonts w:ascii="Arial" w:hAnsi="Arial" w:cs="Arial"/>
          </w:rPr>
          <w:delText>8.2.2</w:delText>
        </w:r>
      </w:del>
      <w:r w:rsidR="00087E3E">
        <w:fldChar w:fldCharType="end"/>
      </w:r>
      <w:r w:rsidRPr="00C72BB6">
        <w:rPr>
          <w:rFonts w:ascii="Arial" w:hAnsi="Arial" w:cs="Arial"/>
        </w:rPr>
        <w:t xml:space="preserve"> for CSV data validation and parsing, to validate ChildCsv record and map it to Subscriber entity Validation rules are mentioned in </w:t>
      </w:r>
      <w:r w:rsidR="00087E3E">
        <w:fldChar w:fldCharType="begin"/>
      </w:r>
      <w:r w:rsidR="00087E3E">
        <w:instrText xml:space="preserve"> REF _Ref411459913 \r \h</w:instrText>
      </w:r>
      <w:r w:rsidR="00087E3E">
        <w:instrText xml:space="preserve">  \* MERGEFORMAT </w:instrText>
      </w:r>
      <w:r w:rsidR="00087E3E">
        <w:fldChar w:fldCharType="separate"/>
      </w:r>
      <w:ins w:id="1082" w:author="Sumit Pabbi" w:date="2015-04-13T20:05:00Z">
        <w:r w:rsidR="00655E56" w:rsidRPr="00C72BB6">
          <w:rPr>
            <w:rFonts w:ascii="Arial" w:hAnsi="Arial" w:cs="Arial"/>
          </w:rPr>
          <w:t>11.2.8.2</w:t>
        </w:r>
      </w:ins>
      <w:del w:id="1083" w:author="Sumit Pabbi" w:date="2015-04-10T23:02:00Z">
        <w:r w:rsidR="00D6491D" w:rsidRPr="00C72BB6" w:rsidDel="00C7075E">
          <w:rPr>
            <w:rFonts w:ascii="Arial" w:hAnsi="Arial" w:cs="Arial"/>
          </w:rPr>
          <w:delText>10.2.8.2</w:delText>
        </w:r>
      </w:del>
      <w:r w:rsidR="00087E3E">
        <w:fldChar w:fldCharType="end"/>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Kilkari shall also validate the location of the beneficiary provided in the CSVRecord using the Location Service provided by M</w:t>
      </w:r>
      <w:r w:rsidR="002C0D52" w:rsidRPr="00C72BB6">
        <w:rPr>
          <w:rFonts w:ascii="Arial" w:hAnsi="Arial" w:cs="Arial"/>
        </w:rPr>
        <w:t>asterdata Module (refer</w:t>
      </w:r>
      <w:r w:rsidR="00FC1CD9" w:rsidRPr="00C72BB6">
        <w:rPr>
          <w:rFonts w:ascii="Arial" w:hAnsi="Arial" w:cs="Arial"/>
        </w:rPr>
        <w:t xml:space="preserve"> </w:t>
      </w:r>
      <w:r w:rsidR="00087E3E">
        <w:fldChar w:fldCharType="begin"/>
      </w:r>
      <w:r w:rsidR="00087E3E">
        <w:instrText xml:space="preserve"> REF </w:instrText>
      </w:r>
      <w:r w:rsidR="00087E3E">
        <w:instrText xml:space="preserve">_Ref415075701 \r \h  \* MERGEFORMAT </w:instrText>
      </w:r>
      <w:r w:rsidR="00087E3E">
        <w:fldChar w:fldCharType="separate"/>
      </w:r>
      <w:ins w:id="1084" w:author="Sumit Pabbi" w:date="2015-04-13T20:05:00Z">
        <w:r w:rsidR="00655E56" w:rsidRPr="00C72BB6">
          <w:rPr>
            <w:rFonts w:ascii="Arial" w:hAnsi="Arial" w:cs="Arial"/>
          </w:rPr>
          <w:t>7.3.1.1</w:t>
        </w:r>
      </w:ins>
      <w:del w:id="1085" w:author="Sumit Pabbi" w:date="2015-04-12T20:52:00Z">
        <w:r w:rsidR="004563B7" w:rsidRPr="00C72BB6" w:rsidDel="00632731">
          <w:rPr>
            <w:rFonts w:ascii="Arial" w:hAnsi="Arial" w:cs="Arial"/>
          </w:rPr>
          <w:delText>6.3.1.1</w:delText>
        </w:r>
      </w:del>
      <w:r w:rsidR="00087E3E">
        <w:fldChar w:fldCharType="end"/>
      </w:r>
      <w:r w:rsidR="002C0D52" w:rsidRPr="00C72BB6">
        <w:rPr>
          <w:rFonts w:ascii="Arial" w:hAnsi="Arial" w:cs="Arial"/>
        </w:rPr>
        <w:t>)</w:t>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the validation passes and mapping is successful then, Kilkari shall</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Create a new </w:t>
      </w:r>
      <w:r w:rsidRPr="00C72BB6">
        <w:rPr>
          <w:rFonts w:ascii="Arial" w:hAnsi="Arial" w:cs="Arial"/>
          <w:i/>
        </w:rPr>
        <w:t>Subscription</w:t>
      </w:r>
      <w:r w:rsidRPr="00C72BB6">
        <w:rPr>
          <w:rFonts w:ascii="Arial" w:hAnsi="Arial" w:cs="Arial"/>
        </w:rPr>
        <w:t xml:space="preserve"> if the count of currently active subscriptions is less than the allowed value and there is no existing Subscription record for 72WeeksPack with Status as Active or PendingActivation having</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msisdn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mctsId matching the one in CSVRecord.</w:t>
      </w:r>
    </w:p>
    <w:p w:rsidR="000A102F" w:rsidRPr="00C72BB6" w:rsidRDefault="000A102F" w:rsidP="008E35A2">
      <w:pPr>
        <w:spacing w:after="120"/>
        <w:ind w:left="1440"/>
        <w:rPr>
          <w:rFonts w:ascii="Arial" w:hAnsi="Arial" w:cs="Arial"/>
        </w:rPr>
      </w:pPr>
      <w:r w:rsidRPr="00C72BB6">
        <w:rPr>
          <w:rFonts w:ascii="Arial" w:hAnsi="Arial" w:cs="Arial"/>
        </w:rPr>
        <w:t xml:space="preserve">(Refer </w:t>
      </w:r>
      <w:r w:rsidR="00087E3E">
        <w:fldChar w:fldCharType="begin"/>
      </w:r>
      <w:r w:rsidR="00087E3E">
        <w:instrText xml:space="preserve"> REF _Ref415051760 \r \h  \* MERGEFORMAT </w:instrText>
      </w:r>
      <w:r w:rsidR="00087E3E">
        <w:fldChar w:fldCharType="separate"/>
      </w:r>
      <w:r w:rsidR="00655E56" w:rsidRPr="00C72BB6">
        <w:rPr>
          <w:rFonts w:ascii="Arial" w:hAnsi="Arial" w:cs="Arial"/>
        </w:rPr>
        <w:t>5.3.2.1</w:t>
      </w:r>
      <w:r w:rsidR="00087E3E">
        <w:fldChar w:fldCharType="end"/>
      </w:r>
      <w:r w:rsidRPr="00C72BB6">
        <w:rPr>
          <w:rFonts w:ascii="Arial" w:hAnsi="Arial" w:cs="Arial"/>
        </w:rPr>
        <w:t xml:space="preserve"> on how to count and check against the number of currently active subscriptions in the system)</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Create a new </w:t>
      </w:r>
      <w:r w:rsidRPr="00C72BB6">
        <w:rPr>
          <w:rFonts w:ascii="Arial" w:hAnsi="Arial" w:cs="Arial"/>
          <w:i/>
        </w:rPr>
        <w:t>Subscriber</w:t>
      </w:r>
      <w:r w:rsidRPr="00C72BB6">
        <w:rPr>
          <w:rFonts w:ascii="Arial" w:hAnsi="Arial" w:cs="Arial"/>
        </w:rPr>
        <w:t xml:space="preserve"> if there is no existing </w:t>
      </w:r>
      <w:r w:rsidRPr="00C72BB6">
        <w:rPr>
          <w:rFonts w:ascii="Arial" w:hAnsi="Arial" w:cs="Arial"/>
          <w:i/>
        </w:rPr>
        <w:t>Subscriber</w:t>
      </w:r>
      <w:r w:rsidRPr="00C72BB6">
        <w:rPr>
          <w:rFonts w:ascii="Arial" w:hAnsi="Arial" w:cs="Arial"/>
        </w:rPr>
        <w:t xml:space="preserve"> having </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msisdn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childMctsId matching the one in CSVRecord.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the </w:t>
      </w:r>
      <w:r w:rsidRPr="00C72BB6">
        <w:rPr>
          <w:rFonts w:ascii="Arial" w:hAnsi="Arial" w:cs="Arial"/>
          <w:i/>
        </w:rPr>
        <w:t>Subscriber</w:t>
      </w:r>
      <w:r w:rsidRPr="00C72BB6">
        <w:rPr>
          <w:rFonts w:ascii="Arial" w:hAnsi="Arial" w:cs="Arial"/>
        </w:rPr>
        <w:t xml:space="preserve"> record(MSISDN, childMctsId, motherMctsId, Location, name and DOB)  if there is an existing record </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childMctsId same as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motherMctsId same as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null or empty childMctsId and msisidn matching the one in CSVRecord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an existing </w:t>
      </w:r>
      <w:r w:rsidRPr="00C72BB6">
        <w:rPr>
          <w:rFonts w:ascii="Arial" w:hAnsi="Arial" w:cs="Arial"/>
          <w:i/>
        </w:rPr>
        <w:t>Subscription’s</w:t>
      </w:r>
      <w:r w:rsidRPr="00C72BB6">
        <w:rPr>
          <w:rFonts w:ascii="Arial" w:hAnsi="Arial" w:cs="Arial"/>
        </w:rPr>
        <w:t xml:space="preserve"> status as Deactivated, if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EntryType is Death i.e. child death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DOB is modified (also create a new subscription in this case with new DOB)</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 xml:space="preserve">motherMCTSid matches to the existing </w:t>
      </w:r>
      <w:r w:rsidRPr="00C72BB6">
        <w:rPr>
          <w:rFonts w:ascii="Arial" w:hAnsi="Arial" w:cs="Arial"/>
          <w:i/>
        </w:rPr>
        <w:t>Subscription</w:t>
      </w:r>
      <w:r w:rsidRPr="00C72BB6">
        <w:rPr>
          <w:rFonts w:ascii="Arial" w:hAnsi="Arial" w:cs="Arial"/>
        </w:rPr>
        <w:t xml:space="preserve"> (having status as Active/PendingActivation), create new </w:t>
      </w:r>
      <w:r w:rsidRPr="00C72BB6">
        <w:rPr>
          <w:rFonts w:ascii="Arial" w:hAnsi="Arial" w:cs="Arial"/>
          <w:i/>
        </w:rPr>
        <w:t>Subscription</w:t>
      </w:r>
      <w:r w:rsidRPr="00C72BB6">
        <w:rPr>
          <w:rFonts w:ascii="Arial" w:hAnsi="Arial" w:cs="Arial"/>
        </w:rPr>
        <w:t xml:space="preserve"> as per child DOB.</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Reject the record, if Child Death is reported for a non-existing subscriber with reason as “Child death reported for Non Existing Subscriber”.</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If Validation of ChildCsv record fails or it’s mapping to Subscriber entity fails or record is rejected during processing ,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w:instrText>
      </w:r>
      <w:r w:rsidR="00087E3E">
        <w:instrText xml:space="preserve"> _Ref414984310 \r \h  \* MERGEFORMAT </w:instrText>
      </w:r>
      <w:r w:rsidR="00087E3E">
        <w:fldChar w:fldCharType="separate"/>
      </w:r>
      <w:ins w:id="1086" w:author="Sumit Pabbi" w:date="2015-04-13T20:05:00Z">
        <w:r w:rsidR="00655E56" w:rsidRPr="00C72BB6">
          <w:rPr>
            <w:rFonts w:ascii="Arial" w:hAnsi="Arial" w:cs="Arial"/>
          </w:rPr>
          <w:t>9.2.1.1</w:t>
        </w:r>
      </w:ins>
      <w:del w:id="1087" w:author="Sumit Pabbi" w:date="2015-04-12T20:52:00Z">
        <w:r w:rsidR="004563B7" w:rsidRPr="00C72BB6" w:rsidDel="00632731">
          <w:rPr>
            <w:rFonts w:ascii="Arial" w:hAnsi="Arial" w:cs="Arial"/>
          </w:rPr>
          <w:delText>8.2.1.1</w:delText>
        </w:r>
      </w:del>
      <w:r w:rsidR="00087E3E">
        <w:fldChar w:fldCharType="end"/>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After the processing of all csv uploaded records, Kilkari shall update the csv Upload summary in </w:t>
      </w:r>
      <w:r w:rsidRPr="00C72BB6">
        <w:rPr>
          <w:rFonts w:ascii="Arial" w:hAnsi="Arial" w:cs="Arial"/>
          <w:i/>
        </w:rPr>
        <w:t>BullkUploadStatus</w:t>
      </w:r>
      <w:r w:rsidRPr="00C72BB6">
        <w:rPr>
          <w:rFonts w:ascii="Arial" w:hAnsi="Arial" w:cs="Arial"/>
        </w:rPr>
        <w:t xml:space="preserve"> entity. Kilakri shall use the API detailed in </w:t>
      </w:r>
      <w:r w:rsidR="00087E3E">
        <w:fldChar w:fldCharType="begin"/>
      </w:r>
      <w:r w:rsidR="00087E3E">
        <w:instrText xml:space="preserve"> REF _Ref414984399 \r \h  \* MERGEFORMAT </w:instrText>
      </w:r>
      <w:r w:rsidR="00087E3E">
        <w:fldChar w:fldCharType="separate"/>
      </w:r>
      <w:ins w:id="1088" w:author="Sumit Pabbi" w:date="2015-04-13T20:05:00Z">
        <w:r w:rsidR="00655E56" w:rsidRPr="00C72BB6">
          <w:rPr>
            <w:rFonts w:ascii="Arial" w:hAnsi="Arial" w:cs="Arial"/>
          </w:rPr>
          <w:t>9.2.1.2</w:t>
        </w:r>
      </w:ins>
      <w:del w:id="1089" w:author="Sumit Pabbi" w:date="2015-04-12T20:52:00Z">
        <w:r w:rsidR="004563B7" w:rsidRPr="00C72BB6" w:rsidDel="00632731">
          <w:rPr>
            <w:rFonts w:ascii="Arial" w:hAnsi="Arial" w:cs="Arial"/>
          </w:rPr>
          <w:delText>8.2.1.2</w:delText>
        </w:r>
      </w:del>
      <w:r w:rsidR="00087E3E">
        <w:fldChar w:fldCharType="end"/>
      </w:r>
      <w:r w:rsidRPr="00C72BB6">
        <w:rPr>
          <w:rFonts w:ascii="Arial" w:hAnsi="Arial" w:cs="Arial"/>
        </w:rPr>
        <w:t>.</w:t>
      </w:r>
    </w:p>
    <w:p w:rsidR="000A102F" w:rsidRPr="00C72BB6" w:rsidRDefault="000A102F" w:rsidP="00AD5C2F">
      <w:pPr>
        <w:pStyle w:val="Heading3"/>
      </w:pPr>
      <w:bookmarkStart w:id="1090" w:name="_Toc416719428"/>
      <w:r w:rsidRPr="00C72BB6">
        <w:t>Successful Upload of Mother MCTS data.</w:t>
      </w:r>
      <w:bookmarkEnd w:id="1090"/>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This event is raised by MDS, when Mother MCTS data CSV file is uploaded successfully in MotherCsv table.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The event contains the list of ids of successfully uploaded records and name of the user who has uploaded the file. Refer section </w:t>
      </w:r>
      <w:r w:rsidR="00087E3E">
        <w:fldChar w:fldCharType="begin"/>
      </w:r>
      <w:r w:rsidR="00087E3E">
        <w:instrText xml:space="preserve"> REF _Ref411542189 \r \h  \* MERGEFORMAT </w:instrText>
      </w:r>
      <w:r w:rsidR="00087E3E">
        <w:fldChar w:fldCharType="separate"/>
      </w:r>
      <w:ins w:id="1091" w:author="Sumit Pabbi" w:date="2015-04-13T20:05:00Z">
        <w:r w:rsidR="00655E56" w:rsidRPr="00C72BB6">
          <w:rPr>
            <w:rFonts w:ascii="Arial" w:hAnsi="Arial" w:cs="Arial"/>
          </w:rPr>
          <w:t>11.2</w:t>
        </w:r>
      </w:ins>
      <w:del w:id="1092"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 xml:space="preserve"> for details on Data Upload design</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read the records from MotherCsv table one by one for processing. Refer </w:t>
      </w:r>
      <w:r w:rsidR="00087E3E">
        <w:fldChar w:fldCharType="begin"/>
      </w:r>
      <w:r w:rsidR="00087E3E">
        <w:instrText xml:space="preserve"> REF _Ref415050522 \r \h  \* MERGEFORMAT </w:instrText>
      </w:r>
      <w:r w:rsidR="00087E3E">
        <w:fldChar w:fldCharType="separate"/>
      </w:r>
      <w:ins w:id="1093" w:author="Sumit Pabbi" w:date="2015-04-13T20:05:00Z">
        <w:r w:rsidR="00655E56" w:rsidRPr="00C72BB6">
          <w:rPr>
            <w:rFonts w:ascii="Arial" w:hAnsi="Arial" w:cs="Arial"/>
          </w:rPr>
          <w:t>11.2.7.3.1</w:t>
        </w:r>
      </w:ins>
      <w:del w:id="1094" w:author="Sumit Pabbi" w:date="2015-04-10T23:02:00Z">
        <w:r w:rsidR="00D6491D" w:rsidRPr="00C72BB6" w:rsidDel="00C7075E">
          <w:rPr>
            <w:rFonts w:ascii="Arial" w:hAnsi="Arial" w:cs="Arial"/>
          </w:rPr>
          <w:delText>10.2.7.3.1</w:delText>
        </w:r>
      </w:del>
      <w:r w:rsidR="00087E3E">
        <w:fldChar w:fldCharType="end"/>
      </w:r>
      <w:r w:rsidRPr="00C72BB6">
        <w:rPr>
          <w:rFonts w:ascii="Arial" w:hAnsi="Arial" w:cs="Arial"/>
        </w:rPr>
        <w:t xml:space="preserve"> for format of Mother MCTS data CSV</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use the static methods provided by Util Bundle, in section </w:t>
      </w:r>
      <w:r w:rsidR="00087E3E">
        <w:fldChar w:fldCharType="begin"/>
      </w:r>
      <w:r w:rsidR="00087E3E">
        <w:instrText xml:space="preserve"> REF _Ref414982492 \r \h  \* MERGEFORMAT </w:instrText>
      </w:r>
      <w:r w:rsidR="00087E3E">
        <w:fldChar w:fldCharType="separate"/>
      </w:r>
      <w:ins w:id="1095" w:author="Sumit Pabbi" w:date="2015-04-13T20:05:00Z">
        <w:r w:rsidR="00655E56" w:rsidRPr="00C72BB6">
          <w:rPr>
            <w:rFonts w:ascii="Arial" w:hAnsi="Arial" w:cs="Arial"/>
          </w:rPr>
          <w:t>9.2.2</w:t>
        </w:r>
      </w:ins>
      <w:del w:id="1096" w:author="Sumit Pabbi" w:date="2015-04-12T20:52:00Z">
        <w:r w:rsidR="004563B7" w:rsidRPr="00C72BB6" w:rsidDel="00632731">
          <w:rPr>
            <w:rFonts w:ascii="Arial" w:hAnsi="Arial" w:cs="Arial"/>
          </w:rPr>
          <w:delText>8.2.2</w:delText>
        </w:r>
      </w:del>
      <w:r w:rsidR="00087E3E">
        <w:fldChar w:fldCharType="end"/>
      </w:r>
      <w:r w:rsidRPr="00C72BB6">
        <w:rPr>
          <w:rFonts w:ascii="Arial" w:hAnsi="Arial" w:cs="Arial"/>
        </w:rPr>
        <w:t xml:space="preserve">, for CSV data validation and parsing to validate MotherCsv record and map it to Subscriber entity, Validation rules are mentioned in </w:t>
      </w:r>
      <w:r w:rsidR="00087E3E">
        <w:fldChar w:fldCharType="begin"/>
      </w:r>
      <w:r w:rsidR="00087E3E">
        <w:instrText xml:space="preserve"> REF _Ref411459883 \r \h  \* MERGEFORMAT </w:instrText>
      </w:r>
      <w:r w:rsidR="00087E3E">
        <w:fldChar w:fldCharType="separate"/>
      </w:r>
      <w:ins w:id="1097" w:author="Sumit Pabbi" w:date="2015-04-13T20:05:00Z">
        <w:r w:rsidR="00655E56" w:rsidRPr="00C72BB6">
          <w:rPr>
            <w:rFonts w:ascii="Arial" w:hAnsi="Arial" w:cs="Arial"/>
          </w:rPr>
          <w:t>11.2.8.1</w:t>
        </w:r>
      </w:ins>
      <w:del w:id="1098" w:author="Sumit Pabbi" w:date="2015-04-10T23:02:00Z">
        <w:r w:rsidR="00D6491D" w:rsidRPr="00C72BB6" w:rsidDel="00C7075E">
          <w:rPr>
            <w:rFonts w:ascii="Arial" w:hAnsi="Arial" w:cs="Arial"/>
          </w:rPr>
          <w:delText>10.2.8.1</w:delText>
        </w:r>
      </w:del>
      <w:r w:rsidR="00087E3E">
        <w:fldChar w:fldCharType="end"/>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Kilkari shall also validate the location of the beneficiary provided in the CSVRecord using the Location Service provided by Ma</w:t>
      </w:r>
      <w:r w:rsidR="000F2CC2" w:rsidRPr="00C72BB6">
        <w:rPr>
          <w:rFonts w:ascii="Arial" w:hAnsi="Arial" w:cs="Arial"/>
        </w:rPr>
        <w:t>sterdata Module, refer section</w:t>
      </w:r>
      <w:r w:rsidR="00FC1CD9" w:rsidRPr="00C72BB6">
        <w:rPr>
          <w:rFonts w:ascii="Arial" w:hAnsi="Arial" w:cs="Arial"/>
        </w:rPr>
        <w:t xml:space="preserve"> </w:t>
      </w:r>
      <w:r w:rsidR="00087E3E">
        <w:fldChar w:fldCharType="begin"/>
      </w:r>
      <w:r w:rsidR="00087E3E">
        <w:instrText xml:space="preserve"> REF _Ref415075701 \r \h  \* MERGEFORMAT </w:instrText>
      </w:r>
      <w:r w:rsidR="00087E3E">
        <w:fldChar w:fldCharType="separate"/>
      </w:r>
      <w:ins w:id="1099" w:author="Sumit Pabbi" w:date="2015-04-13T20:05:00Z">
        <w:r w:rsidR="00655E56" w:rsidRPr="00C72BB6">
          <w:rPr>
            <w:rFonts w:ascii="Arial" w:hAnsi="Arial" w:cs="Arial"/>
          </w:rPr>
          <w:t>7.3.1.1</w:t>
        </w:r>
      </w:ins>
      <w:del w:id="1100" w:author="Sumit Pabbi" w:date="2015-04-12T20:52:00Z">
        <w:r w:rsidR="004563B7" w:rsidRPr="00C72BB6" w:rsidDel="00632731">
          <w:rPr>
            <w:rFonts w:ascii="Arial" w:hAnsi="Arial" w:cs="Arial"/>
          </w:rPr>
          <w:delText>6.3.1.1</w:delText>
        </w:r>
      </w:del>
      <w:r w:rsidR="00087E3E">
        <w:fldChar w:fldCharType="end"/>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the validation passes and mapping is successful then, Kilkari shall</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a new Subscription if the count of currently active subscriptions is less than the allowed value and there is no existing Subscription record for 48WeeksPack with Status as Active or PendingActivation having</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msisdn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mctsId matching the one in CSVRecord.</w:t>
      </w:r>
    </w:p>
    <w:p w:rsidR="000A102F" w:rsidRPr="00C72BB6" w:rsidRDefault="000A102F" w:rsidP="008E35A2">
      <w:pPr>
        <w:spacing w:after="120"/>
        <w:ind w:left="1440"/>
        <w:rPr>
          <w:rFonts w:ascii="Arial" w:hAnsi="Arial" w:cs="Arial"/>
        </w:rPr>
      </w:pPr>
      <w:r w:rsidRPr="00C72BB6">
        <w:rPr>
          <w:rFonts w:ascii="Arial" w:hAnsi="Arial" w:cs="Arial"/>
        </w:rPr>
        <w:t xml:space="preserve">(Refer </w:t>
      </w:r>
      <w:r w:rsidR="00087E3E">
        <w:fldChar w:fldCharType="begin"/>
      </w:r>
      <w:r w:rsidR="00087E3E">
        <w:instrText xml:space="preserve"> REF _Ref415051760 \r \h  \* MERGEFORMAT </w:instrText>
      </w:r>
      <w:r w:rsidR="00087E3E">
        <w:fldChar w:fldCharType="separate"/>
      </w:r>
      <w:r w:rsidR="00655E56" w:rsidRPr="00C72BB6">
        <w:rPr>
          <w:rFonts w:ascii="Arial" w:hAnsi="Arial" w:cs="Arial"/>
        </w:rPr>
        <w:t>5.3.2.1</w:t>
      </w:r>
      <w:r w:rsidR="00087E3E">
        <w:fldChar w:fldCharType="end"/>
      </w:r>
      <w:r w:rsidRPr="00C72BB6">
        <w:rPr>
          <w:rFonts w:ascii="Arial" w:hAnsi="Arial" w:cs="Arial"/>
        </w:rPr>
        <w:t xml:space="preserve"> on how to count and check against the number of currently active subscriptions in the system)</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Create a new </w:t>
      </w:r>
      <w:r w:rsidRPr="00C72BB6">
        <w:rPr>
          <w:rFonts w:ascii="Arial" w:hAnsi="Arial" w:cs="Arial"/>
          <w:i/>
        </w:rPr>
        <w:t>Subscriber</w:t>
      </w:r>
      <w:r w:rsidRPr="00C72BB6">
        <w:rPr>
          <w:rFonts w:ascii="Arial" w:hAnsi="Arial" w:cs="Arial"/>
        </w:rPr>
        <w:t xml:space="preserve"> if there is no existing </w:t>
      </w:r>
      <w:r w:rsidRPr="00C72BB6">
        <w:rPr>
          <w:rFonts w:ascii="Arial" w:hAnsi="Arial" w:cs="Arial"/>
          <w:i/>
        </w:rPr>
        <w:t>Subscriber</w:t>
      </w:r>
      <w:r w:rsidRPr="00C72BB6">
        <w:rPr>
          <w:rFonts w:ascii="Arial" w:hAnsi="Arial" w:cs="Arial"/>
        </w:rPr>
        <w:t xml:space="preserve"> having </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msisdn matching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motherMctsId matching the one in CSVRecord.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the </w:t>
      </w:r>
      <w:r w:rsidRPr="00C72BB6">
        <w:rPr>
          <w:rFonts w:ascii="Arial" w:hAnsi="Arial" w:cs="Arial"/>
          <w:i/>
        </w:rPr>
        <w:t>Subscriber</w:t>
      </w:r>
      <w:r w:rsidRPr="00C72BB6">
        <w:rPr>
          <w:rFonts w:ascii="Arial" w:hAnsi="Arial" w:cs="Arial"/>
        </w:rPr>
        <w:t xml:space="preserve"> record (MSISDN, motherMCTSId, Location, name , age and LMP) if there is an existing record </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motherMctsId same as the one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Having null or empty motherMctsId and MSISDN matching the one in CSVRecord.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Update an existing </w:t>
      </w:r>
      <w:r w:rsidRPr="00C72BB6">
        <w:rPr>
          <w:rFonts w:ascii="Arial" w:hAnsi="Arial" w:cs="Arial"/>
          <w:i/>
        </w:rPr>
        <w:t>Subscription’s</w:t>
      </w:r>
      <w:r w:rsidRPr="00C72BB6">
        <w:rPr>
          <w:rFonts w:ascii="Arial" w:hAnsi="Arial" w:cs="Arial"/>
        </w:rPr>
        <w:t xml:space="preserve"> status as Deactivated, if in  CSVRecord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Number of outcome is 0 i.e. stillbirth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EntryType is Death i.e. mother death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Abortion is not “none” i.e. abortion is reported.</w:t>
      </w:r>
    </w:p>
    <w:p w:rsidR="000A102F" w:rsidRPr="00C72BB6" w:rsidRDefault="000A102F" w:rsidP="005B1FD3">
      <w:pPr>
        <w:pStyle w:val="ListParagraph"/>
        <w:numPr>
          <w:ilvl w:val="2"/>
          <w:numId w:val="17"/>
        </w:numPr>
        <w:spacing w:after="120"/>
        <w:contextualSpacing w:val="0"/>
        <w:rPr>
          <w:rFonts w:ascii="Arial" w:hAnsi="Arial" w:cs="Arial"/>
        </w:rPr>
      </w:pPr>
      <w:r w:rsidRPr="00C72BB6">
        <w:rPr>
          <w:rFonts w:ascii="Arial" w:hAnsi="Arial" w:cs="Arial"/>
        </w:rPr>
        <w:t>LMP is modified (also create a new subscription in this case).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Reject the record, if MotherDeath/Abortion/StilBirth is reported for a non-existing subscriber with reason as “MotherDeath/Abortion/StilBirth reported for Non Existing Subscriber”</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If Validation of MotherCsv record fails or it’s mapping to Subscriber entity fails or record is rejected during processing,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 _Ref414984310 \r \h  \* MERGEFORMAT </w:instrText>
      </w:r>
      <w:r w:rsidR="00087E3E">
        <w:fldChar w:fldCharType="separate"/>
      </w:r>
      <w:ins w:id="1101" w:author="Sumit Pabbi" w:date="2015-04-13T20:05:00Z">
        <w:r w:rsidR="00655E56" w:rsidRPr="00C72BB6">
          <w:rPr>
            <w:rFonts w:ascii="Arial" w:hAnsi="Arial" w:cs="Arial"/>
          </w:rPr>
          <w:t>9.2.1.1</w:t>
        </w:r>
      </w:ins>
      <w:del w:id="1102" w:author="Sumit Pabbi" w:date="2015-04-12T20:52:00Z">
        <w:r w:rsidR="004563B7" w:rsidRPr="00C72BB6" w:rsidDel="00632731">
          <w:rPr>
            <w:rFonts w:ascii="Arial" w:hAnsi="Arial" w:cs="Arial"/>
          </w:rPr>
          <w:delText>8.2.1.1</w:delText>
        </w:r>
      </w:del>
      <w:r w:rsidR="00087E3E">
        <w:fldChar w:fldCharType="end"/>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After the processing of all csv uploaded records, Kilkari shall update the csv Upload summary in </w:t>
      </w:r>
      <w:r w:rsidRPr="00C72BB6">
        <w:rPr>
          <w:rFonts w:ascii="Arial" w:hAnsi="Arial" w:cs="Arial"/>
          <w:i/>
        </w:rPr>
        <w:t>BullkUploadStatus</w:t>
      </w:r>
      <w:r w:rsidRPr="00C72BB6">
        <w:rPr>
          <w:rFonts w:ascii="Arial" w:hAnsi="Arial" w:cs="Arial"/>
        </w:rPr>
        <w:t xml:space="preserve"> entity. Kilkari shall use the API detailed in </w:t>
      </w:r>
      <w:r w:rsidR="00087E3E">
        <w:fldChar w:fldCharType="begin"/>
      </w:r>
      <w:r w:rsidR="00087E3E">
        <w:instrText xml:space="preserve"> REF _Ref414984399 \r \h  \* MERGEFORMAT </w:instrText>
      </w:r>
      <w:r w:rsidR="00087E3E">
        <w:fldChar w:fldCharType="separate"/>
      </w:r>
      <w:ins w:id="1103" w:author="Sumit Pabbi" w:date="2015-04-13T20:05:00Z">
        <w:r w:rsidR="00655E56" w:rsidRPr="00C72BB6">
          <w:rPr>
            <w:rFonts w:ascii="Arial" w:hAnsi="Arial" w:cs="Arial"/>
          </w:rPr>
          <w:t>9.2.1.2</w:t>
        </w:r>
      </w:ins>
      <w:del w:id="1104" w:author="Sumit Pabbi" w:date="2015-04-12T20:52:00Z">
        <w:r w:rsidR="004563B7" w:rsidRPr="00C72BB6" w:rsidDel="00632731">
          <w:rPr>
            <w:rFonts w:ascii="Arial" w:hAnsi="Arial" w:cs="Arial"/>
          </w:rPr>
          <w:delText>8.2.1.2</w:delText>
        </w:r>
      </w:del>
      <w:r w:rsidR="00087E3E">
        <w:fldChar w:fldCharType="end"/>
      </w:r>
      <w:r w:rsidRPr="00C72BB6">
        <w:rPr>
          <w:rFonts w:ascii="Arial" w:hAnsi="Arial" w:cs="Arial"/>
        </w:rPr>
        <w:t>.</w:t>
      </w:r>
    </w:p>
    <w:p w:rsidR="000A102F" w:rsidRPr="00C72BB6" w:rsidRDefault="000A102F" w:rsidP="00AD5C2F">
      <w:pPr>
        <w:pStyle w:val="Heading3"/>
      </w:pPr>
      <w:bookmarkStart w:id="1105" w:name="_Toc416719429"/>
      <w:r w:rsidRPr="00C72BB6">
        <w:t>Successful Upload of Content Metadata.</w:t>
      </w:r>
      <w:bookmarkEnd w:id="1105"/>
      <w:r w:rsidRPr="00C72BB6" w:rsidDel="0006441D">
        <w:t xml:space="preserve"> </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This event is raised by MDS, when Kilkari Content metadata CSV file is uploaded successfully in </w:t>
      </w:r>
      <w:r w:rsidRPr="00C72BB6">
        <w:rPr>
          <w:rFonts w:ascii="Arial" w:hAnsi="Arial" w:cs="Arial"/>
          <w:i/>
        </w:rPr>
        <w:t>ContentUploadCsv</w:t>
      </w:r>
      <w:r w:rsidRPr="00C72BB6">
        <w:rPr>
          <w:rFonts w:ascii="Arial" w:hAnsi="Arial" w:cs="Arial"/>
        </w:rPr>
        <w:t xml:space="preserve"> table.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The event contains the list of ids of successfully uploaded records and name of the user who has uploaded the file. Refer </w:t>
      </w:r>
      <w:r w:rsidR="00087E3E">
        <w:fldChar w:fldCharType="begin"/>
      </w:r>
      <w:r w:rsidR="00087E3E">
        <w:instrText xml:space="preserve"> REF _Ref415051114 \r \h  \* MERGEFORMAT </w:instrText>
      </w:r>
      <w:r w:rsidR="00087E3E">
        <w:fldChar w:fldCharType="separate"/>
      </w:r>
      <w:ins w:id="1106" w:author="Sumit Pabbi" w:date="2015-04-13T20:05:00Z">
        <w:r w:rsidR="00655E56" w:rsidRPr="00C72BB6">
          <w:rPr>
            <w:rFonts w:ascii="Arial" w:hAnsi="Arial" w:cs="Arial"/>
          </w:rPr>
          <w:t>11.2.7.5.3</w:t>
        </w:r>
      </w:ins>
      <w:del w:id="1107" w:author="Sumit Pabbi" w:date="2015-04-10T23:02:00Z">
        <w:r w:rsidR="00D6491D" w:rsidRPr="00C72BB6" w:rsidDel="00C7075E">
          <w:rPr>
            <w:rFonts w:ascii="Arial" w:hAnsi="Arial" w:cs="Arial"/>
          </w:rPr>
          <w:delText>10.2.7.5.3</w:delText>
        </w:r>
      </w:del>
      <w:r w:rsidR="00087E3E">
        <w:fldChar w:fldCharType="end"/>
      </w:r>
      <w:r w:rsidR="00B95606" w:rsidRPr="00C72BB6">
        <w:rPr>
          <w:rFonts w:ascii="Arial" w:hAnsi="Arial" w:cs="Arial"/>
        </w:rPr>
        <w:t xml:space="preserve"> </w:t>
      </w:r>
      <w:r w:rsidRPr="00C72BB6">
        <w:rPr>
          <w:rFonts w:ascii="Arial" w:hAnsi="Arial" w:cs="Arial"/>
        </w:rPr>
        <w:t>for format of CSV file.</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Kilkari shall read the records from ContentUploadCsv table one by one for processing.</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Kilkari shall use the static methods provided by Util Bundle, in section </w:t>
      </w:r>
      <w:r w:rsidR="00087E3E">
        <w:fldChar w:fldCharType="begin"/>
      </w:r>
      <w:r w:rsidR="00087E3E">
        <w:instrText xml:space="preserve"> REF _Ref414982492 \r \h  \* MERGEFORMAT </w:instrText>
      </w:r>
      <w:r w:rsidR="00087E3E">
        <w:fldChar w:fldCharType="separate"/>
      </w:r>
      <w:ins w:id="1108" w:author="Sumit Pabbi" w:date="2015-04-13T20:05:00Z">
        <w:r w:rsidR="00655E56" w:rsidRPr="00C72BB6">
          <w:rPr>
            <w:rFonts w:ascii="Arial" w:hAnsi="Arial" w:cs="Arial"/>
          </w:rPr>
          <w:t>9.2.2</w:t>
        </w:r>
      </w:ins>
      <w:del w:id="1109" w:author="Sumit Pabbi" w:date="2015-04-12T20:53:00Z">
        <w:r w:rsidR="004563B7" w:rsidRPr="00C72BB6" w:rsidDel="00632731">
          <w:rPr>
            <w:rFonts w:ascii="Arial" w:hAnsi="Arial" w:cs="Arial"/>
          </w:rPr>
          <w:delText>8.2.2</w:delText>
        </w:r>
      </w:del>
      <w:r w:rsidR="00087E3E">
        <w:fldChar w:fldCharType="end"/>
      </w:r>
      <w:r w:rsidRPr="00C72BB6">
        <w:rPr>
          <w:rFonts w:ascii="Arial" w:hAnsi="Arial" w:cs="Arial"/>
        </w:rPr>
        <w:t>, for CSV data validation and parsing to validate ContentUploadCsv record and map it to ContentUpload entity. (Validation rules are mentioned in</w:t>
      </w:r>
      <w:r w:rsidR="00B95606" w:rsidRPr="00C72BB6">
        <w:rPr>
          <w:rFonts w:ascii="Arial" w:hAnsi="Arial" w:cs="Arial"/>
        </w:rPr>
        <w:t xml:space="preserve"> </w:t>
      </w:r>
      <w:r w:rsidR="00087E3E">
        <w:fldChar w:fldCharType="begin"/>
      </w:r>
      <w:r w:rsidR="00087E3E">
        <w:instrText xml:space="preserve"> REF _Ref415051137 \r \h  \* MERGEFORMAT </w:instrText>
      </w:r>
      <w:r w:rsidR="00087E3E">
        <w:fldChar w:fldCharType="separate"/>
      </w:r>
      <w:ins w:id="1110" w:author="Sumit Pabbi" w:date="2015-04-13T20:05:00Z">
        <w:r w:rsidR="00655E56" w:rsidRPr="00C72BB6">
          <w:rPr>
            <w:rFonts w:ascii="Arial" w:hAnsi="Arial" w:cs="Arial"/>
          </w:rPr>
          <w:t>11.2.8</w:t>
        </w:r>
      </w:ins>
      <w:del w:id="1111" w:author="Sumit Pabbi" w:date="2015-04-10T23:02:00Z">
        <w:r w:rsidR="00D6491D" w:rsidRPr="00C72BB6" w:rsidDel="00C7075E">
          <w:rPr>
            <w:rFonts w:ascii="Arial" w:hAnsi="Arial" w:cs="Arial"/>
          </w:rPr>
          <w:delText>10.2.8</w:delText>
        </w:r>
      </w:del>
      <w:r w:rsidR="00087E3E">
        <w:fldChar w:fldCharType="end"/>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If the validation passes and mapping is successful then, Kilkari shall:</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Find if there is an existing record in </w:t>
      </w:r>
      <w:r w:rsidRPr="00C72BB6">
        <w:rPr>
          <w:rFonts w:ascii="Arial" w:hAnsi="Arial" w:cs="Arial"/>
          <w:i/>
        </w:rPr>
        <w:t xml:space="preserve">Circle </w:t>
      </w:r>
      <w:r w:rsidRPr="00C72BB6">
        <w:rPr>
          <w:rFonts w:ascii="Arial" w:hAnsi="Arial" w:cs="Arial"/>
        </w:rPr>
        <w:t xml:space="preserve">entity corresponding to the circleCode value (present in the CSVRecord), using API provided by </w:t>
      </w:r>
      <w:r w:rsidR="00FC1CD9" w:rsidRPr="00C72BB6">
        <w:rPr>
          <w:rFonts w:ascii="Arial" w:hAnsi="Arial" w:cs="Arial"/>
        </w:rPr>
        <w:t>Master Location Data</w:t>
      </w:r>
      <w:r w:rsidRPr="00C72BB6">
        <w:rPr>
          <w:rFonts w:ascii="Arial" w:hAnsi="Arial" w:cs="Arial"/>
        </w:rPr>
        <w:t xml:space="preserve"> module.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If found, then check if there is an existing record in </w:t>
      </w:r>
      <w:r w:rsidRPr="00C72BB6">
        <w:rPr>
          <w:rFonts w:ascii="Arial" w:hAnsi="Arial" w:cs="Arial"/>
          <w:i/>
        </w:rPr>
        <w:t xml:space="preserve">LanguageLocationCode </w:t>
      </w:r>
      <w:r w:rsidRPr="00C72BB6">
        <w:rPr>
          <w:rFonts w:ascii="Arial" w:hAnsi="Arial" w:cs="Arial"/>
        </w:rPr>
        <w:t>entity corresponding to circleCode and languageLocationCode values (present in the CSV</w:t>
      </w:r>
      <w:r w:rsidR="000A4E39" w:rsidRPr="00C72BB6">
        <w:rPr>
          <w:rFonts w:ascii="Arial" w:hAnsi="Arial" w:cs="Arial"/>
        </w:rPr>
        <w:t xml:space="preserve">Record), using API provided in </w:t>
      </w:r>
      <w:r w:rsidR="00087E3E">
        <w:fldChar w:fldCharType="begin"/>
      </w:r>
      <w:r w:rsidR="00087E3E">
        <w:instrText xml:space="preserve"> REF _Ref415075822 \r \h  \* MERGEFORMAT </w:instrText>
      </w:r>
      <w:r w:rsidR="00087E3E">
        <w:fldChar w:fldCharType="separate"/>
      </w:r>
      <w:ins w:id="1112" w:author="Sumit Pabbi" w:date="2015-04-13T20:05:00Z">
        <w:r w:rsidR="00655E56" w:rsidRPr="00C72BB6">
          <w:rPr>
            <w:rFonts w:ascii="Arial" w:hAnsi="Arial" w:cs="Arial"/>
          </w:rPr>
          <w:t>7.3.2.2</w:t>
        </w:r>
      </w:ins>
      <w:del w:id="1113" w:author="Sumit Pabbi" w:date="2015-04-12T20:53:00Z">
        <w:r w:rsidR="004563B7" w:rsidRPr="00C72BB6" w:rsidDel="00632731">
          <w:rPr>
            <w:rFonts w:ascii="Arial" w:hAnsi="Arial" w:cs="Arial"/>
          </w:rPr>
          <w:delText>6.3.2.2</w:delText>
        </w:r>
      </w:del>
      <w:r w:rsidR="00087E3E">
        <w:fldChar w:fldCharType="end"/>
      </w:r>
      <w:r w:rsidRPr="00C72BB6">
        <w:rPr>
          <w:rFonts w:ascii="Arial" w:hAnsi="Arial" w:cs="Arial"/>
        </w:rPr>
        <w: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Reject the csvContent and log error in </w:t>
      </w:r>
      <w:r w:rsidRPr="00C72BB6">
        <w:rPr>
          <w:rFonts w:ascii="Arial" w:hAnsi="Arial" w:cs="Arial"/>
          <w:i/>
        </w:rPr>
        <w:t>BulkUploadError</w:t>
      </w:r>
      <w:r w:rsidRPr="00C72BB6">
        <w:rPr>
          <w:rFonts w:ascii="Arial" w:hAnsi="Arial" w:cs="Arial"/>
        </w:rPr>
        <w:t xml:space="preserve"> entity with erroneous record details and error reason “circleCode Invalid” or “languageLocationCode invalid”, if either Circle or LanguageLocationCode record is not found as per previous steps.</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If Validation of ContentUploadCsv record fails or it’s mapping to ContentUpload entity fails or record is rejected during processing, then Kilkari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 _Ref414984310 \r \h  \* MERGEFORMAT </w:instrText>
      </w:r>
      <w:r w:rsidR="00087E3E">
        <w:fldChar w:fldCharType="separate"/>
      </w:r>
      <w:ins w:id="1114" w:author="Sumit Pabbi" w:date="2015-04-13T20:05:00Z">
        <w:r w:rsidR="00655E56" w:rsidRPr="00C72BB6">
          <w:rPr>
            <w:rFonts w:ascii="Arial" w:hAnsi="Arial" w:cs="Arial"/>
          </w:rPr>
          <w:t>9.2.1.1</w:t>
        </w:r>
      </w:ins>
      <w:del w:id="1115" w:author="Sumit Pabbi" w:date="2015-04-12T20:53:00Z">
        <w:r w:rsidR="004563B7" w:rsidRPr="00C72BB6" w:rsidDel="00632731">
          <w:rPr>
            <w:rFonts w:ascii="Arial" w:hAnsi="Arial" w:cs="Arial"/>
          </w:rPr>
          <w:delText>8.2.1.1</w:delText>
        </w:r>
      </w:del>
      <w:r w:rsidR="00087E3E">
        <w:fldChar w:fldCharType="end"/>
      </w:r>
      <w:r w:rsidRPr="00C72BB6">
        <w:rPr>
          <w:rFonts w:ascii="Arial" w:hAnsi="Arial" w:cs="Arial"/>
        </w:rPr>
        <w:t>.</w:t>
      </w:r>
    </w:p>
    <w:p w:rsidR="000A102F" w:rsidRPr="00C72BB6" w:rsidRDefault="000A102F" w:rsidP="005B1FD3">
      <w:pPr>
        <w:pStyle w:val="ListParagraph"/>
        <w:numPr>
          <w:ilvl w:val="0"/>
          <w:numId w:val="17"/>
        </w:numPr>
        <w:spacing w:after="120"/>
        <w:contextualSpacing w:val="0"/>
        <w:rPr>
          <w:rFonts w:ascii="Arial" w:hAnsi="Arial" w:cs="Arial"/>
        </w:rPr>
      </w:pPr>
      <w:r w:rsidRPr="00C72BB6">
        <w:rPr>
          <w:rFonts w:ascii="Arial" w:hAnsi="Arial" w:cs="Arial"/>
        </w:rPr>
        <w:t xml:space="preserve">After the processing of all csv uploaded records, Kilkari shall update the csv Upload summary in </w:t>
      </w:r>
      <w:r w:rsidRPr="00C72BB6">
        <w:rPr>
          <w:rFonts w:ascii="Arial" w:hAnsi="Arial" w:cs="Arial"/>
          <w:i/>
        </w:rPr>
        <w:t>BullkUploadStatus</w:t>
      </w:r>
      <w:r w:rsidRPr="00C72BB6">
        <w:rPr>
          <w:rFonts w:ascii="Arial" w:hAnsi="Arial" w:cs="Arial"/>
        </w:rPr>
        <w:t xml:space="preserve"> entity. Kilakri shall use the API detailed in </w:t>
      </w:r>
      <w:r w:rsidR="00087E3E">
        <w:fldChar w:fldCharType="begin"/>
      </w:r>
      <w:r w:rsidR="00087E3E">
        <w:instrText xml:space="preserve"> REF _Ref414984399 \r \h  \</w:instrText>
      </w:r>
      <w:r w:rsidR="00087E3E">
        <w:instrText xml:space="preserve">* MERGEFORMAT </w:instrText>
      </w:r>
      <w:r w:rsidR="00087E3E">
        <w:fldChar w:fldCharType="separate"/>
      </w:r>
      <w:ins w:id="1116" w:author="Sumit Pabbi" w:date="2015-04-13T20:05:00Z">
        <w:r w:rsidR="00655E56" w:rsidRPr="00C72BB6">
          <w:rPr>
            <w:rFonts w:ascii="Arial" w:hAnsi="Arial" w:cs="Arial"/>
          </w:rPr>
          <w:t>9.2.1.2</w:t>
        </w:r>
      </w:ins>
      <w:del w:id="1117" w:author="Sumit Pabbi" w:date="2015-04-12T20:53:00Z">
        <w:r w:rsidR="004563B7" w:rsidRPr="00C72BB6" w:rsidDel="00632731">
          <w:rPr>
            <w:rFonts w:ascii="Arial" w:hAnsi="Arial" w:cs="Arial"/>
          </w:rPr>
          <w:delText>8.2.1.2</w:delText>
        </w:r>
      </w:del>
      <w:r w:rsidR="00087E3E">
        <w:fldChar w:fldCharType="end"/>
      </w:r>
      <w:r w:rsidRPr="00C72BB6">
        <w:rPr>
          <w:rFonts w:ascii="Arial" w:hAnsi="Arial" w:cs="Arial"/>
        </w:rPr>
        <w:t>.</w:t>
      </w:r>
    </w:p>
    <w:p w:rsidR="000F3688" w:rsidRPr="00C72BB6" w:rsidRDefault="000F3688" w:rsidP="00AD5C2F">
      <w:pPr>
        <w:pStyle w:val="Heading3"/>
        <w:rPr>
          <w:ins w:id="1118" w:author="Sumit Pabbi" w:date="2015-04-10T22:11:00Z"/>
        </w:rPr>
      </w:pPr>
      <w:bookmarkStart w:id="1119" w:name="_Toc416719430"/>
      <w:ins w:id="1120" w:author="Sumit Pabbi" w:date="2015-04-10T22:11:00Z">
        <w:r w:rsidRPr="00C72BB6">
          <w:t>Scheduled Event for Deletion of Deactivated/Completed Kilkari Subscription Records</w:t>
        </w:r>
        <w:bookmarkEnd w:id="1119"/>
      </w:ins>
    </w:p>
    <w:p w:rsidR="00880585" w:rsidRPr="00C72BB6" w:rsidRDefault="00880585" w:rsidP="000F3688">
      <w:pPr>
        <w:rPr>
          <w:ins w:id="1121" w:author="Sumit Pabbi" w:date="2015-04-10T22:11:00Z"/>
          <w:rFonts w:ascii="Arial" w:hAnsi="Arial" w:cs="Arial"/>
        </w:rPr>
      </w:pPr>
      <w:ins w:id="1122" w:author="Sumit Pabbi" w:date="2015-04-10T22:11:00Z">
        <w:r w:rsidRPr="00C72BB6">
          <w:rPr>
            <w:rFonts w:ascii="Arial" w:hAnsi="Arial" w:cs="Arial"/>
          </w:rPr>
          <w:t xml:space="preserve">Kilkari </w:t>
        </w:r>
      </w:ins>
      <w:ins w:id="1123" w:author="Manish Asija" w:date="2015-04-13T11:36:00Z">
        <w:r w:rsidRPr="00C72BB6">
          <w:rPr>
            <w:rFonts w:ascii="Arial" w:hAnsi="Arial" w:cs="Arial"/>
          </w:rPr>
          <w:t xml:space="preserve">Module </w:t>
        </w:r>
      </w:ins>
      <w:ins w:id="1124" w:author="Sumit Pabbi" w:date="2015-04-10T22:11:00Z">
        <w:r w:rsidRPr="00C72BB6">
          <w:rPr>
            <w:rFonts w:ascii="Arial" w:hAnsi="Arial" w:cs="Arial"/>
          </w:rPr>
          <w:t xml:space="preserve">shall </w:t>
        </w:r>
        <w:r w:rsidR="000F3688" w:rsidRPr="00C72BB6">
          <w:rPr>
            <w:rFonts w:ascii="Arial" w:hAnsi="Arial" w:cs="Arial"/>
          </w:rPr>
          <w:t>listenlisten</w:t>
        </w:r>
      </w:ins>
      <w:ins w:id="1125" w:author="Manish Asija" w:date="2015-04-13T11:37:00Z">
        <w:r w:rsidR="00775CB7" w:rsidRPr="00C72BB6">
          <w:rPr>
            <w:rFonts w:ascii="Arial" w:hAnsi="Arial" w:cs="Arial"/>
          </w:rPr>
          <w:t>schedule a</w:t>
        </w:r>
      </w:ins>
      <w:ins w:id="1126" w:author="Manish Asija" w:date="2015-04-13T13:41:00Z">
        <w:r w:rsidR="00775CB7" w:rsidRPr="00C72BB6">
          <w:rPr>
            <w:rFonts w:ascii="Arial" w:hAnsi="Arial" w:cs="Arial"/>
          </w:rPr>
          <w:t xml:space="preserve"> </w:t>
        </w:r>
      </w:ins>
      <w:ins w:id="1127" w:author="Manish Asija" w:date="2015-04-13T13:42:00Z">
        <w:r w:rsidR="00775CB7" w:rsidRPr="00C72BB6">
          <w:rPr>
            <w:rFonts w:ascii="Arial" w:hAnsi="Arial" w:cs="Arial"/>
          </w:rPr>
          <w:t>cron job</w:t>
        </w:r>
      </w:ins>
      <w:ins w:id="1128" w:author="Sumit Pabbi" w:date="2015-04-10T22:11:00Z">
        <w:r w:rsidR="00775CB7" w:rsidRPr="00C72BB6">
          <w:rPr>
            <w:rFonts w:ascii="Arial" w:hAnsi="Arial" w:cs="Arial"/>
          </w:rPr>
          <w:t xml:space="preserve"> to </w:t>
        </w:r>
        <w:r w:rsidR="000F3688" w:rsidRPr="00C72BB6">
          <w:rPr>
            <w:rFonts w:ascii="Arial" w:hAnsi="Arial" w:cs="Arial"/>
          </w:rPr>
          <w:t>thethe</w:t>
        </w:r>
      </w:ins>
      <w:ins w:id="1129" w:author="Manish Asija" w:date="2015-04-13T13:42:00Z">
        <w:r w:rsidR="00775CB7" w:rsidRPr="00C72BB6">
          <w:rPr>
            <w:rFonts w:ascii="Arial" w:hAnsi="Arial" w:cs="Arial"/>
          </w:rPr>
          <w:t xml:space="preserve">get a </w:t>
        </w:r>
      </w:ins>
      <w:ins w:id="1130" w:author="Manish Asija" w:date="2015-04-13T13:41:00Z">
        <w:r w:rsidR="00775CB7" w:rsidRPr="00C72BB6">
          <w:rPr>
            <w:rFonts w:ascii="Arial" w:hAnsi="Arial" w:cs="Arial"/>
          </w:rPr>
          <w:t>daily</w:t>
        </w:r>
      </w:ins>
      <w:ins w:id="1131" w:author="Sumit Pabbi" w:date="2015-04-10T22:11:00Z">
        <w:r w:rsidRPr="00C72BB6">
          <w:rPr>
            <w:rFonts w:ascii="Arial" w:hAnsi="Arial" w:cs="Arial"/>
          </w:rPr>
          <w:t xml:space="preserve"> event</w:t>
        </w:r>
      </w:ins>
      <w:ins w:id="1132" w:author="Manish Asija" w:date="2015-04-13T13:42:00Z">
        <w:r w:rsidR="00775CB7" w:rsidRPr="00C72BB6">
          <w:rPr>
            <w:rFonts w:ascii="Arial" w:hAnsi="Arial" w:cs="Arial"/>
          </w:rPr>
          <w:t>,</w:t>
        </w:r>
      </w:ins>
      <w:ins w:id="1133" w:author="Manish Asija" w:date="2015-04-13T11:37:00Z">
        <w:r w:rsidRPr="00C72BB6">
          <w:rPr>
            <w:rFonts w:ascii="Arial" w:hAnsi="Arial" w:cs="Arial"/>
          </w:rPr>
          <w:t xml:space="preserve"> </w:t>
        </w:r>
      </w:ins>
      <w:ins w:id="1134" w:author="Manish Asija" w:date="2015-04-13T11:38:00Z">
        <w:r w:rsidR="00E86129" w:rsidRPr="00C72BB6">
          <w:rPr>
            <w:rFonts w:ascii="Arial" w:hAnsi="Arial" w:cs="Arial"/>
          </w:rPr>
          <w:t xml:space="preserve">using Motech Scheduler </w:t>
        </w:r>
      </w:ins>
      <w:ins w:id="1135" w:author="Manish Asija" w:date="2015-04-13T13:22:00Z">
        <w:r w:rsidR="00E86129" w:rsidRPr="00C72BB6">
          <w:rPr>
            <w:rFonts w:ascii="Arial" w:hAnsi="Arial" w:cs="Arial"/>
          </w:rPr>
          <w:t>Service</w:t>
        </w:r>
      </w:ins>
      <w:ins w:id="1136" w:author="Manish Asija" w:date="2015-04-13T13:42:00Z">
        <w:r w:rsidR="00775CB7" w:rsidRPr="00C72BB6">
          <w:rPr>
            <w:rFonts w:ascii="Arial" w:hAnsi="Arial" w:cs="Arial"/>
          </w:rPr>
          <w:t>,</w:t>
        </w:r>
      </w:ins>
      <w:ins w:id="1137" w:author="Sumit Pabbi" w:date="2015-04-10T22:11:00Z">
        <w:r w:rsidR="00775CB7" w:rsidRPr="00C72BB6">
          <w:rPr>
            <w:rFonts w:ascii="Arial" w:hAnsi="Arial" w:cs="Arial"/>
          </w:rPr>
          <w:t xml:space="preserve"> for deletion of Deactivated/Completed Kilkari Subscription records.</w:t>
        </w:r>
      </w:ins>
      <w:ins w:id="1138" w:author="Manish Asija" w:date="2015-04-13T13:22:00Z">
        <w:r w:rsidR="00E86129" w:rsidRPr="00C72BB6">
          <w:rPr>
            <w:rFonts w:ascii="Arial" w:hAnsi="Arial" w:cs="Arial"/>
          </w:rPr>
          <w:t xml:space="preserve"> </w:t>
        </w:r>
      </w:ins>
      <w:ins w:id="1139" w:author="Manish Asija" w:date="2015-04-13T11:36:00Z">
        <w:r w:rsidRPr="00C72BB6">
          <w:rPr>
            <w:rFonts w:ascii="Arial" w:hAnsi="Arial" w:cs="Arial"/>
          </w:rPr>
          <w:t xml:space="preserve"> </w:t>
        </w:r>
      </w:ins>
    </w:p>
    <w:p w:rsidR="000F3688" w:rsidRPr="00C72BB6" w:rsidDel="00775CB7" w:rsidRDefault="000F3688" w:rsidP="000F3688">
      <w:pPr>
        <w:rPr>
          <w:ins w:id="1140" w:author="Sumit Pabbi" w:date="2015-04-10T22:11:00Z"/>
          <w:del w:id="1141" w:author="Manish Asija" w:date="2015-04-13T13:41:00Z"/>
          <w:rFonts w:ascii="Arial" w:hAnsi="Arial" w:cs="Arial"/>
        </w:rPr>
      </w:pPr>
      <w:ins w:id="1142" w:author="Sumit Pabbi" w:date="2015-04-10T22:11:00Z">
        <w:r w:rsidRPr="00C72BB6">
          <w:rPr>
            <w:rFonts w:ascii="Arial" w:hAnsi="Arial" w:cs="Arial"/>
          </w:rPr>
          <w:t>OnOnKilkari shall listen to th</w:t>
        </w:r>
      </w:ins>
      <w:ins w:id="1143" w:author="Manish Asija" w:date="2015-04-13T13:41:00Z">
        <w:r w:rsidR="00775CB7" w:rsidRPr="00C72BB6">
          <w:rPr>
            <w:rFonts w:ascii="Arial" w:hAnsi="Arial" w:cs="Arial"/>
          </w:rPr>
          <w:t xml:space="preserve">is event and </w:t>
        </w:r>
      </w:ins>
      <w:ins w:id="1144" w:author="Sumit Pabbi" w:date="2015-04-10T22:11:00Z">
        <w:del w:id="1145" w:author="Manish Asija" w:date="2015-04-13T13:41:00Z">
          <w:r w:rsidRPr="00C72BB6" w:rsidDel="00775CB7">
            <w:rPr>
              <w:rFonts w:ascii="Arial" w:hAnsi="Arial" w:cs="Arial"/>
            </w:rPr>
            <w:delText>e event for deletion of Deactivated/Completed Kilkari Subscription records.</w:delText>
          </w:r>
        </w:del>
      </w:ins>
    </w:p>
    <w:p w:rsidR="000F3688" w:rsidRPr="00C72BB6" w:rsidRDefault="000F3688" w:rsidP="00AD5C2F">
      <w:pPr>
        <w:rPr>
          <w:ins w:id="1146" w:author="Sumit Pabbi" w:date="2015-04-10T22:11:00Z"/>
          <w:rFonts w:ascii="Arial" w:hAnsi="Arial" w:cs="Arial"/>
        </w:rPr>
      </w:pPr>
      <w:ins w:id="1147" w:author="Sumit Pabbi" w:date="2015-04-10T22:11:00Z">
        <w:del w:id="1148" w:author="Manish Asija" w:date="2015-04-13T13:41:00Z">
          <w:r w:rsidRPr="00C72BB6" w:rsidDel="00775CB7">
            <w:rPr>
              <w:rFonts w:ascii="Arial" w:hAnsi="Arial" w:cs="Arial"/>
            </w:rPr>
            <w:delText>O</w:delText>
          </w:r>
        </w:del>
      </w:ins>
      <w:ins w:id="1149" w:author="Manish Asija" w:date="2015-04-13T13:41:00Z">
        <w:r w:rsidR="00775CB7" w:rsidRPr="00C72BB6">
          <w:rPr>
            <w:rFonts w:ascii="Arial" w:hAnsi="Arial" w:cs="Arial"/>
          </w:rPr>
          <w:t>o</w:t>
        </w:r>
      </w:ins>
      <w:ins w:id="1150" w:author="Sumit Pabbi" w:date="2015-04-10T22:11:00Z">
        <w:r w:rsidRPr="00C72BB6">
          <w:rPr>
            <w:rFonts w:ascii="Arial" w:hAnsi="Arial" w:cs="Arial"/>
          </w:rPr>
          <w:t>n receiving the event Kilkari shall</w:t>
        </w:r>
      </w:ins>
    </w:p>
    <w:p w:rsidR="000F3688" w:rsidRPr="00C72BB6" w:rsidRDefault="000F3688" w:rsidP="000F3688">
      <w:pPr>
        <w:pStyle w:val="ListParagraph"/>
        <w:numPr>
          <w:ilvl w:val="0"/>
          <w:numId w:val="17"/>
        </w:numPr>
        <w:spacing w:after="120"/>
        <w:ind w:left="720"/>
        <w:contextualSpacing w:val="0"/>
        <w:rPr>
          <w:ins w:id="1151" w:author="Sumit Pabbi" w:date="2015-04-10T22:11:00Z"/>
          <w:rFonts w:ascii="Arial" w:hAnsi="Arial" w:cs="Arial"/>
        </w:rPr>
      </w:pPr>
      <w:ins w:id="1152" w:author="Sumit Pabbi" w:date="2015-04-10T22:11:00Z">
        <w:r w:rsidRPr="00C72BB6">
          <w:rPr>
            <w:rFonts w:ascii="Arial" w:hAnsi="Arial" w:cs="Arial"/>
          </w:rPr>
          <w:t>Find the list of Distinct Subscribers from Subscription records having with status as Completed or Deactivated and modification date is 6 weeks older than the current date.</w:t>
        </w:r>
      </w:ins>
    </w:p>
    <w:p w:rsidR="000F3688" w:rsidRPr="00C72BB6" w:rsidRDefault="000F3688" w:rsidP="000F3688">
      <w:pPr>
        <w:pStyle w:val="ListParagraph"/>
        <w:numPr>
          <w:ilvl w:val="0"/>
          <w:numId w:val="17"/>
        </w:numPr>
        <w:spacing w:after="120"/>
        <w:ind w:left="720"/>
        <w:contextualSpacing w:val="0"/>
        <w:rPr>
          <w:ins w:id="1153" w:author="Sumit Pabbi" w:date="2015-04-10T22:11:00Z"/>
          <w:rFonts w:ascii="Arial" w:hAnsi="Arial" w:cs="Arial"/>
        </w:rPr>
      </w:pPr>
      <w:ins w:id="1154" w:author="Sumit Pabbi" w:date="2015-04-10T22:11:00Z">
        <w:r w:rsidRPr="00C72BB6">
          <w:rPr>
            <w:rFonts w:ascii="Arial" w:hAnsi="Arial" w:cs="Arial"/>
          </w:rPr>
          <w:t>Delete all the Subscriptions with status as Completed or Deactivated and where modification date is 6 weeks older than the current date.</w:t>
        </w:r>
      </w:ins>
    </w:p>
    <w:p w:rsidR="000F3688" w:rsidRPr="00C72BB6" w:rsidRDefault="000F3688" w:rsidP="000F3688">
      <w:pPr>
        <w:pStyle w:val="ListParagraph"/>
        <w:numPr>
          <w:ilvl w:val="0"/>
          <w:numId w:val="17"/>
        </w:numPr>
        <w:spacing w:after="120"/>
        <w:ind w:left="720"/>
        <w:contextualSpacing w:val="0"/>
        <w:rPr>
          <w:ins w:id="1155" w:author="Sumit Pabbi" w:date="2015-04-10T22:11:00Z"/>
          <w:rFonts w:ascii="Arial" w:hAnsi="Arial" w:cs="Arial"/>
        </w:rPr>
      </w:pPr>
      <w:ins w:id="1156" w:author="Sumit Pabbi" w:date="2015-04-10T22:11:00Z">
        <w:r w:rsidRPr="00C72BB6">
          <w:rPr>
            <w:rFonts w:ascii="Arial" w:hAnsi="Arial" w:cs="Arial"/>
          </w:rPr>
          <w:t xml:space="preserve">For each of the </w:t>
        </w:r>
      </w:ins>
      <w:ins w:id="1157" w:author="Sumit Pabbi" w:date="2015-04-10T22:13:00Z">
        <w:r w:rsidRPr="00C72BB6">
          <w:rPr>
            <w:rFonts w:ascii="Arial" w:hAnsi="Arial" w:cs="Arial"/>
          </w:rPr>
          <w:t>S</w:t>
        </w:r>
      </w:ins>
      <w:ins w:id="1158" w:author="Sumit Pabbi" w:date="2015-04-10T22:11:00Z">
        <w:r w:rsidRPr="00C72BB6">
          <w:rPr>
            <w:rFonts w:ascii="Arial" w:hAnsi="Arial" w:cs="Arial"/>
          </w:rPr>
          <w:t>ubscribers found in earlier step check if there is no associated subscription, then delete that subscriber record as well.</w:t>
        </w:r>
      </w:ins>
    </w:p>
    <w:p w:rsidR="000A102F" w:rsidRPr="00C72BB6" w:rsidRDefault="000F2CC2" w:rsidP="00AD5C2F">
      <w:pPr>
        <w:pStyle w:val="Heading2"/>
        <w:numPr>
          <w:ilvl w:val="1"/>
          <w:numId w:val="1"/>
        </w:numPr>
      </w:pPr>
      <w:bookmarkStart w:id="1159" w:name="_Toc416719431"/>
      <w:r w:rsidRPr="00C72BB6">
        <w:t xml:space="preserve">Service </w:t>
      </w:r>
      <w:r w:rsidR="0089482D" w:rsidRPr="00C72BB6">
        <w:t>Provided</w:t>
      </w:r>
      <w:r w:rsidR="000A102F" w:rsidRPr="00C72BB6">
        <w:t xml:space="preserve"> to IVR</w:t>
      </w:r>
      <w:bookmarkEnd w:id="1159"/>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Kilkari exposes following APIs to IVR System:</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Get Subscriber details: To Fetch Subscriber details using UserDetailsService.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Subscription: To create new Subscription using subscriptionService.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Deactivate Subscription: To deactivate an existing Subscription using subscriptionService.</w:t>
      </w:r>
    </w:p>
    <w:p w:rsidR="000A102F" w:rsidRPr="00C72BB6" w:rsidRDefault="000A102F" w:rsidP="00AD5C2F">
      <w:pPr>
        <w:pStyle w:val="Heading3"/>
      </w:pPr>
      <w:bookmarkStart w:id="1160" w:name="_Toc416719432"/>
      <w:r w:rsidRPr="00C72BB6">
        <w:t>Get Subscriber Details</w:t>
      </w:r>
      <w:bookmarkEnd w:id="1160"/>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Kilkari shall expose Get Subscriber Details API, detailed in section 4.2.1 of</w:t>
      </w:r>
      <w:r w:rsidR="00B95606" w:rsidRPr="00C72BB6">
        <w:rPr>
          <w:rFonts w:ascii="Arial" w:hAnsi="Arial" w:cs="Arial"/>
        </w:rPr>
        <w:t xml:space="preserve">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Pr="00C72BB6">
        <w:rPr>
          <w:rFonts w:ascii="Arial" w:hAnsi="Arial" w:cs="Arial"/>
        </w:rPr>
        <w:t>, to be invoked by IVR to</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Determine the language and location preference for a registered. See </w:t>
      </w:r>
      <w:r w:rsidR="00087E3E">
        <w:fldChar w:fldCharType="begin"/>
      </w:r>
      <w:r w:rsidR="00087E3E">
        <w:instrText xml:space="preserve"> REF _Ref414986788 \r \h  \* MERGEFORMAT </w:instrText>
      </w:r>
      <w:r w:rsidR="00087E3E">
        <w:fldChar w:fldCharType="separate"/>
      </w:r>
      <w:r w:rsidR="00655E56" w:rsidRPr="00C72BB6">
        <w:rPr>
          <w:rFonts w:ascii="Arial" w:hAnsi="Arial" w:cs="Arial"/>
        </w:rPr>
        <w:t>5.3.1.1</w:t>
      </w:r>
      <w:r w:rsidR="00087E3E">
        <w:fldChar w:fldCharType="end"/>
      </w:r>
      <w:r w:rsidRPr="00C72BB6">
        <w:rPr>
          <w:rFonts w:ascii="Arial" w:hAnsi="Arial" w:cs="Arial"/>
        </w:rPr>
        <w:t xml:space="preserve">.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Determine the language and location preference for an anonymous user. See </w:t>
      </w:r>
      <w:r w:rsidR="00087E3E">
        <w:fldChar w:fldCharType="begin"/>
      </w:r>
      <w:r w:rsidR="00087E3E">
        <w:instrText xml:space="preserve"> REF _Ref414986796 \r \h  \* MERGEFORMAT </w:instrText>
      </w:r>
      <w:r w:rsidR="00087E3E">
        <w:fldChar w:fldCharType="separate"/>
      </w:r>
      <w:r w:rsidR="00655E56" w:rsidRPr="00C72BB6">
        <w:rPr>
          <w:rFonts w:ascii="Arial" w:hAnsi="Arial" w:cs="Arial"/>
        </w:rPr>
        <w:t>5.3.1.2</w:t>
      </w:r>
      <w:r w:rsidR="00087E3E">
        <w:fldChar w:fldCharType="end"/>
      </w:r>
      <w:r w:rsidRPr="00C72BB6">
        <w:rPr>
          <w:rFonts w:ascii="Arial" w:hAnsi="Arial" w:cs="Arial"/>
        </w:rPr>
        <w: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Determine list of Active / PendingActivation Subscription pack names. See </w:t>
      </w:r>
      <w:r w:rsidR="00087E3E">
        <w:fldChar w:fldCharType="begin"/>
      </w:r>
      <w:r w:rsidR="00087E3E">
        <w:instrText xml:space="preserve"> REF _Ref414986802 \r \h  \* MERGEFORMAT</w:instrText>
      </w:r>
      <w:r w:rsidR="00087E3E">
        <w:instrText xml:space="preserve"> </w:instrText>
      </w:r>
      <w:r w:rsidR="00087E3E">
        <w:fldChar w:fldCharType="separate"/>
      </w:r>
      <w:r w:rsidR="00655E56" w:rsidRPr="00C72BB6">
        <w:rPr>
          <w:rFonts w:ascii="Arial" w:hAnsi="Arial" w:cs="Arial"/>
        </w:rPr>
        <w:t>5.3.1.3</w:t>
      </w:r>
      <w:r w:rsidR="00087E3E">
        <w:fldChar w:fldCharType="end"/>
      </w:r>
      <w:r w:rsidRPr="00C72BB6">
        <w:rPr>
          <w:rFonts w:ascii="Arial" w:hAnsi="Arial" w:cs="Arial"/>
        </w:rPr>
        <w:t>.</w:t>
      </w:r>
    </w:p>
    <w:p w:rsidR="000A102F" w:rsidRPr="00C72BB6" w:rsidRDefault="000A102F" w:rsidP="00AD5C2F">
      <w:pPr>
        <w:pStyle w:val="Heading4"/>
        <w:numPr>
          <w:ilvl w:val="3"/>
          <w:numId w:val="1"/>
        </w:numPr>
      </w:pPr>
      <w:bookmarkStart w:id="1161" w:name="_Ref414986788"/>
      <w:r w:rsidRPr="00C72BB6">
        <w:t>Language Selection for a Registered User</w:t>
      </w:r>
      <w:bookmarkEnd w:id="1161"/>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first find the registered Subscriber record with MSISDN matching the calling number,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Then determine the languageLocationCode for the subscriber as the value of languageLocationCode field, if present in the record.</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Else it shall determine the languageLocationCode using Subscriber’s State and District information using the LanguageLocationCode service. Refer section [</w:t>
      </w:r>
      <w:r w:rsidR="00087E3E">
        <w:fldChar w:fldCharType="begin"/>
      </w:r>
      <w:r w:rsidR="00087E3E">
        <w:instrText xml:space="preserve"> REF _Ref4</w:instrText>
      </w:r>
      <w:r w:rsidR="00087E3E">
        <w:instrText xml:space="preserve">15075839 \r \h  \* MERGEFORMAT </w:instrText>
      </w:r>
      <w:r w:rsidR="00087E3E">
        <w:fldChar w:fldCharType="separate"/>
      </w:r>
      <w:ins w:id="1162" w:author="Sumit Pabbi" w:date="2015-04-13T20:05:00Z">
        <w:r w:rsidR="00655E56" w:rsidRPr="00C72BB6">
          <w:rPr>
            <w:rFonts w:ascii="Arial" w:hAnsi="Arial" w:cs="Arial"/>
          </w:rPr>
          <w:t>7.3.2.1</w:t>
        </w:r>
      </w:ins>
      <w:del w:id="1163" w:author="Sumit Pabbi" w:date="2015-04-12T20:53:00Z">
        <w:r w:rsidR="004563B7" w:rsidRPr="00C72BB6" w:rsidDel="00632731">
          <w:rPr>
            <w:rFonts w:ascii="Arial" w:hAnsi="Arial" w:cs="Arial"/>
          </w:rPr>
          <w:delText>6.3.2.1</w:delText>
        </w:r>
      </w:del>
      <w:r w:rsidR="00087E3E">
        <w:fldChar w:fldCharType="end"/>
      </w:r>
      <w:r w:rsidRPr="00C72BB6">
        <w:rPr>
          <w:rFonts w:ascii="Arial" w:hAnsi="Arial" w:cs="Arial"/>
        </w:rPr>
        <w: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If languageLocationCode is not determined from Subscriber record or from its location information then Kilkari shall send failure response to IVR with HTTP Status code as “500- internal server error” with failure</w:t>
      </w:r>
      <w:r w:rsidR="00CC192F" w:rsidRPr="00C72BB6">
        <w:rPr>
          <w:rFonts w:ascii="Arial" w:hAnsi="Arial" w:cs="Arial"/>
        </w:rPr>
        <w:t xml:space="preserve"> r</w:t>
      </w:r>
      <w:r w:rsidRPr="00C72BB6">
        <w:rPr>
          <w:rFonts w:ascii="Arial" w:hAnsi="Arial" w:cs="Arial"/>
        </w:rPr>
        <w:t>eason as “LanguageLocationCode not found for Subscriber’s state and district”</w:t>
      </w:r>
    </w:p>
    <w:p w:rsidR="000A102F" w:rsidRPr="00C72BB6" w:rsidRDefault="000A102F" w:rsidP="00AD5C2F">
      <w:pPr>
        <w:pStyle w:val="Heading4"/>
        <w:numPr>
          <w:ilvl w:val="3"/>
          <w:numId w:val="1"/>
        </w:numPr>
      </w:pPr>
      <w:bookmarkStart w:id="1164" w:name="_Ref414986796"/>
      <w:r w:rsidRPr="00C72BB6">
        <w:t>Language Selection for an Anonymous Kilkari Subscriber</w:t>
      </w:r>
      <w:bookmarkEnd w:id="1164"/>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If user is not registered and then Kilkari shall use the CircleCode present in the API request.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the CircleCode is present in this API then Kilkari shall use API provided by  LanguageLocationCode Service (refer section [</w:t>
      </w:r>
      <w:r w:rsidR="00087E3E">
        <w:fldChar w:fldCharType="begin"/>
      </w:r>
      <w:r w:rsidR="00087E3E">
        <w:instrText xml:space="preserve"> REF _Ref415064209 \r \h  \* MERGEFORMAT </w:instrText>
      </w:r>
      <w:r w:rsidR="00087E3E">
        <w:fldChar w:fldCharType="separate"/>
      </w:r>
      <w:ins w:id="1165" w:author="Sumit Pabbi" w:date="2015-04-13T20:05:00Z">
        <w:r w:rsidR="00655E56" w:rsidRPr="00C72BB6">
          <w:rPr>
            <w:rFonts w:ascii="Arial" w:hAnsi="Arial" w:cs="Arial"/>
          </w:rPr>
          <w:t>7.3.2.4</w:t>
        </w:r>
      </w:ins>
      <w:del w:id="1166" w:author="Sumit Pabbi" w:date="2015-04-12T20:53:00Z">
        <w:r w:rsidR="004563B7" w:rsidRPr="00C72BB6" w:rsidDel="00632731">
          <w:rPr>
            <w:rFonts w:ascii="Arial" w:hAnsi="Arial" w:cs="Arial"/>
          </w:rPr>
          <w:delText>6.3.2.4</w:delText>
        </w:r>
      </w:del>
      <w:r w:rsidR="00087E3E">
        <w:fldChar w:fldCharType="end"/>
      </w:r>
      <w:r w:rsidRPr="00C72BB6">
        <w:rPr>
          <w:rFonts w:ascii="Arial" w:hAnsi="Arial" w:cs="Arial"/>
        </w:rPr>
        <w:t>]) to determine the unambiguous LanguageLocationCode corresponding to the Circle (corresponding to CircleCode). (If there is only one LanguageLocationCode corresponding to a CircleCode then only it is considered unambiguous).</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CircleCode is present in API but LanguageLocationCode for its Circle is ambiguous, then</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Kilkari shall determine the DefaultLanguageLocationCode value corresponding to the Circle (corresponding to CircleCode) using API detailed in [</w:t>
      </w:r>
      <w:r w:rsidR="00087E3E">
        <w:fldChar w:fldCharType="begin"/>
      </w:r>
      <w:r w:rsidR="00087E3E">
        <w:instrText xml:space="preserve"> REF _Ref415064266 \r \h  \* MERGEFORMAT </w:instrText>
      </w:r>
      <w:r w:rsidR="00087E3E">
        <w:fldChar w:fldCharType="separate"/>
      </w:r>
      <w:ins w:id="1167" w:author="Sumit Pabbi" w:date="2015-04-13T20:05:00Z">
        <w:r w:rsidR="00655E56" w:rsidRPr="00C72BB6">
          <w:rPr>
            <w:rFonts w:ascii="Arial" w:hAnsi="Arial" w:cs="Arial"/>
          </w:rPr>
          <w:t>7.3.2.5</w:t>
        </w:r>
      </w:ins>
      <w:del w:id="1168" w:author="Sumit Pabbi" w:date="2015-04-12T20:53:00Z">
        <w:r w:rsidR="004563B7" w:rsidRPr="00C72BB6" w:rsidDel="00632731">
          <w:rPr>
            <w:rFonts w:ascii="Arial" w:hAnsi="Arial" w:cs="Arial"/>
          </w:rPr>
          <w:delText>6.3.2.5</w:delText>
        </w:r>
      </w:del>
      <w:r w:rsidR="00087E3E">
        <w:fldChar w:fldCharType="end"/>
      </w:r>
      <w:r w:rsidRPr="00C72BB6">
        <w:rPr>
          <w:rFonts w:ascii="Arial" w:hAnsi="Arial" w:cs="Arial"/>
        </w:rPr>
        <w:t xml:space="preserve">].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IVR shall use this DefaultLanguageLocationCode to play language selection prompt to user.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User shall provide the LanguageLocationCode DTMF Input.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IVR shall then send the user selected LanguageLocationCode in Create Subscription Request API (section </w:t>
      </w:r>
      <w:r w:rsidR="00087E3E">
        <w:fldChar w:fldCharType="begin"/>
      </w:r>
      <w:r w:rsidR="00087E3E">
        <w:instrText xml:space="preserve"> REF _Ref414986419 \r \h  \* MERGEFORMAT </w:instrText>
      </w:r>
      <w:r w:rsidR="00087E3E">
        <w:fldChar w:fldCharType="separate"/>
      </w:r>
      <w:r w:rsidR="00655E56" w:rsidRPr="00C72BB6">
        <w:rPr>
          <w:rFonts w:ascii="Arial" w:hAnsi="Arial" w:cs="Arial"/>
        </w:rPr>
        <w:t>5.3.2</w:t>
      </w:r>
      <w:r w:rsidR="00087E3E">
        <w:fldChar w:fldCharType="end"/>
      </w:r>
      <w:r w:rsidRPr="00C72BB6">
        <w:rPr>
          <w:rFonts w:ascii="Arial" w:hAnsi="Arial" w:cs="Arial"/>
        </w:rPr>
        <w:t>), which shall be saved in the Subscriber record.</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CircleCode is Unknown in this API and DefaultLanguageLocation code for Circle is not determined in above step, then</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Kilkari shall determine the LanguageLocationCode for language selection as National Default LanguageLocationCode. Refer section</w:t>
      </w:r>
      <w:r w:rsidR="00B95606" w:rsidRPr="00C72BB6">
        <w:rPr>
          <w:rFonts w:ascii="Arial" w:hAnsi="Arial" w:cs="Arial"/>
        </w:rPr>
        <w:t xml:space="preserve"> </w:t>
      </w:r>
      <w:r w:rsidR="00087E3E">
        <w:fldChar w:fldCharType="begin"/>
      </w:r>
      <w:r w:rsidR="00087E3E">
        <w:instrText xml:space="preserve"> REF _Ref415050198 \r \h  \* MERGEFORMAT </w:instrText>
      </w:r>
      <w:r w:rsidR="00087E3E">
        <w:fldChar w:fldCharType="separate"/>
      </w:r>
      <w:ins w:id="1169" w:author="Sumit Pabbi" w:date="2015-04-13T20:05:00Z">
        <w:r w:rsidR="00655E56" w:rsidRPr="00C72BB6">
          <w:rPr>
            <w:rFonts w:ascii="Arial" w:hAnsi="Arial" w:cs="Arial"/>
          </w:rPr>
          <w:t>11.1.2.3.3</w:t>
        </w:r>
      </w:ins>
      <w:del w:id="1170" w:author="Sumit Pabbi" w:date="2015-04-10T23:02:00Z">
        <w:r w:rsidR="00D6491D" w:rsidRPr="00C72BB6" w:rsidDel="00C7075E">
          <w:rPr>
            <w:rFonts w:ascii="Arial" w:hAnsi="Arial" w:cs="Arial"/>
          </w:rPr>
          <w:delText>10.1.2.3.3</w:delText>
        </w:r>
      </w:del>
      <w:r w:rsidR="00087E3E">
        <w:fldChar w:fldCharType="end"/>
      </w:r>
      <w:r w:rsidR="00B95606" w:rsidRPr="00C72BB6">
        <w:rPr>
          <w:rFonts w:ascii="Arial" w:hAnsi="Arial" w:cs="Arial"/>
        </w:rPr>
        <w:t xml:space="preserve"> </w:t>
      </w:r>
      <w:r w:rsidRPr="00C72BB6">
        <w:rPr>
          <w:rFonts w:ascii="Arial" w:hAnsi="Arial" w:cs="Arial"/>
        </w:rPr>
        <w:t>for details on this configuration parameter.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IVR shall use this LanguageLocationCode to play language selection prompt to user.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User shall provide the LanguageLocationCode DTMF Input.</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 xml:space="preserve">IVR shall send the user selected LanguageLocationCode in Create Subscription Request API (section </w:t>
      </w:r>
      <w:r w:rsidR="00087E3E">
        <w:fldChar w:fldCharType="begin"/>
      </w:r>
      <w:r w:rsidR="00087E3E">
        <w:instrText xml:space="preserve"> REF _Ref414986419 \r \h  \* MERGEFORMAT </w:instrText>
      </w:r>
      <w:r w:rsidR="00087E3E">
        <w:fldChar w:fldCharType="separate"/>
      </w:r>
      <w:r w:rsidR="00655E56" w:rsidRPr="00C72BB6">
        <w:rPr>
          <w:rFonts w:ascii="Arial" w:hAnsi="Arial" w:cs="Arial"/>
        </w:rPr>
        <w:t>5.3.2</w:t>
      </w:r>
      <w:r w:rsidR="00087E3E">
        <w:fldChar w:fldCharType="end"/>
      </w:r>
      <w:r w:rsidRPr="00C72BB6">
        <w:rPr>
          <w:rFonts w:ascii="Arial" w:hAnsi="Arial" w:cs="Arial"/>
        </w:rPr>
        <w:t>)</w:t>
      </w:r>
      <w:r w:rsidR="00B95606" w:rsidRPr="00C72BB6">
        <w:rPr>
          <w:rFonts w:ascii="Arial" w:hAnsi="Arial" w:cs="Arial"/>
        </w:rPr>
        <w:t>, which</w:t>
      </w:r>
      <w:r w:rsidRPr="00C72BB6">
        <w:rPr>
          <w:rFonts w:ascii="Arial" w:hAnsi="Arial" w:cs="Arial"/>
        </w:rPr>
        <w:t xml:space="preserve"> shall be saved in the Subscriber record.</w:t>
      </w:r>
    </w:p>
    <w:p w:rsidR="000A102F" w:rsidRPr="00C72BB6" w:rsidRDefault="000A102F" w:rsidP="00AD5C2F">
      <w:pPr>
        <w:pStyle w:val="Heading4"/>
        <w:numPr>
          <w:ilvl w:val="3"/>
          <w:numId w:val="1"/>
        </w:numPr>
      </w:pPr>
      <w:bookmarkStart w:id="1171" w:name="_Ref414986802"/>
      <w:r w:rsidRPr="00C72BB6">
        <w:t>Determination of Active / PendingActivation subscription pack names</w:t>
      </w:r>
      <w:bookmarkEnd w:id="1171"/>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determine list of Active/PendingActivation subscription packs, if any for the Subscriber with MSISDN matching calling number.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IVR shall deny new subscription, if Kilkari reports an existing Active/PendingActivation subscription for the pack corresponding to the LongCode dialed by user.</w:t>
      </w:r>
    </w:p>
    <w:p w:rsidR="000A102F" w:rsidRPr="00C72BB6" w:rsidRDefault="000A102F" w:rsidP="00AD5C2F">
      <w:pPr>
        <w:pStyle w:val="Heading3"/>
      </w:pPr>
      <w:bookmarkStart w:id="1172" w:name="_Ref414986419"/>
      <w:bookmarkStart w:id="1173" w:name="_Toc416719433"/>
      <w:r w:rsidRPr="00C72BB6">
        <w:t>Create Subscription</w:t>
      </w:r>
      <w:bookmarkEnd w:id="1172"/>
      <w:bookmarkEnd w:id="1173"/>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support the subscription creation for a new or an existing beneficiary through IVR long code.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also expose the </w:t>
      </w:r>
      <w:r w:rsidRPr="00C72BB6">
        <w:rPr>
          <w:rFonts w:ascii="Arial" w:hAnsi="Arial" w:cs="Arial"/>
          <w:i/>
        </w:rPr>
        <w:t xml:space="preserve">Create Subscription Request API, </w:t>
      </w:r>
      <w:r w:rsidRPr="00C72BB6">
        <w:rPr>
          <w:rFonts w:ascii="Arial" w:hAnsi="Arial" w:cs="Arial"/>
        </w:rPr>
        <w:t>detailed in section 4.2.3 of</w:t>
      </w:r>
      <w:r w:rsidR="00B95606" w:rsidRPr="00C72BB6">
        <w:rPr>
          <w:rFonts w:ascii="Arial" w:hAnsi="Arial" w:cs="Arial"/>
        </w:rPr>
        <w:t xml:space="preserve">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Pr="00C72BB6">
        <w:rPr>
          <w:rFonts w:ascii="Arial" w:hAnsi="Arial" w:cs="Arial"/>
        </w:rPr>
        <w:t xml:space="preserve">,  to be invoked by IVR System to </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a new Subscriber with LMP/DOB as date of call (and MCTSId, name, age, location, as null), if there is no existing Subscriber record with MSISDN matching the calling number.</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Update an existing Subscriber record (with LMP/DOB information as date of call,  mother &amp; child MCTSId as null) in NMS database if MSISDN matches the calling number, but having no any corresponding Active/PendingActivation subscription pack matching the pack corresponding to dialed long code.</w:t>
      </w:r>
    </w:p>
    <w:p w:rsidR="000A102F" w:rsidRPr="00C72BB6" w:rsidRDefault="000A102F" w:rsidP="005B1FD3">
      <w:pPr>
        <w:pStyle w:val="ListParagraph"/>
        <w:numPr>
          <w:ilvl w:val="1"/>
          <w:numId w:val="17"/>
        </w:numPr>
        <w:spacing w:after="120"/>
        <w:contextualSpacing w:val="0"/>
        <w:rPr>
          <w:rFonts w:ascii="Arial" w:hAnsi="Arial" w:cs="Arial"/>
        </w:rPr>
      </w:pPr>
      <w:r w:rsidRPr="00C72BB6">
        <w:rPr>
          <w:rFonts w:ascii="Arial" w:hAnsi="Arial" w:cs="Arial"/>
        </w:rPr>
        <w:t>Create a new Subscription record in NMS database if there is no existing subscription record with MSISDN and SubscriptionPack (having status as Active/PendingActivation) which matches the calling number and pack corresponding to dialed long code.</w:t>
      </w:r>
    </w:p>
    <w:p w:rsidR="001C48C7" w:rsidRPr="00C72BB6" w:rsidRDefault="001C48C7" w:rsidP="00AD5C2F">
      <w:pPr>
        <w:pStyle w:val="Heading4"/>
        <w:rPr>
          <w:shd w:val="clear" w:color="auto" w:fill="FFFFFF"/>
        </w:rPr>
      </w:pPr>
      <w:bookmarkStart w:id="1174" w:name="_Ref415051760"/>
      <w:r w:rsidRPr="00C72BB6">
        <w:rPr>
          <w:shd w:val="clear" w:color="auto" w:fill="FFFFFF"/>
        </w:rPr>
        <w:t>Count of Active Subscriptions</w:t>
      </w:r>
      <w:bookmarkEnd w:id="1174"/>
    </w:p>
    <w:p w:rsidR="001C48C7" w:rsidRPr="00C72BB6" w:rsidRDefault="001C48C7" w:rsidP="005B1FD3">
      <w:pPr>
        <w:pStyle w:val="ListParagraph"/>
        <w:numPr>
          <w:ilvl w:val="0"/>
          <w:numId w:val="17"/>
        </w:numPr>
        <w:spacing w:after="120"/>
        <w:contextualSpacing w:val="0"/>
        <w:rPr>
          <w:rFonts w:ascii="Arial" w:hAnsi="Arial" w:cs="Arial"/>
        </w:rPr>
      </w:pPr>
      <w:r w:rsidRPr="00C72BB6">
        <w:rPr>
          <w:rFonts w:ascii="Arial" w:hAnsi="Arial" w:cs="Arial"/>
        </w:rPr>
        <w:t>Kilkari shall maintain the count of Subscriptions with status as Active or PendingActivation.</w:t>
      </w:r>
    </w:p>
    <w:p w:rsidR="001C48C7" w:rsidRPr="00C72BB6" w:rsidRDefault="001C48C7" w:rsidP="005B1FD3">
      <w:pPr>
        <w:pStyle w:val="ListParagraph"/>
        <w:numPr>
          <w:ilvl w:val="0"/>
          <w:numId w:val="17"/>
        </w:numPr>
        <w:spacing w:after="120"/>
        <w:contextualSpacing w:val="0"/>
        <w:rPr>
          <w:rFonts w:ascii="Arial" w:hAnsi="Arial" w:cs="Arial"/>
        </w:rPr>
      </w:pPr>
      <w:r w:rsidRPr="00C72BB6">
        <w:rPr>
          <w:rFonts w:ascii="Arial" w:hAnsi="Arial" w:cs="Arial"/>
        </w:rPr>
        <w:t>If this count is equal or more than the value of configurable parameter NMS_KK_MAX_ALLOWED_ ACTIVE _BENEFICIARY_COUNT, any new subscription request shall be rejected.</w:t>
      </w:r>
    </w:p>
    <w:p w:rsidR="001C48C7" w:rsidRPr="00C72BB6" w:rsidRDefault="001C48C7" w:rsidP="005B1FD3">
      <w:pPr>
        <w:pStyle w:val="ListParagraph"/>
        <w:numPr>
          <w:ilvl w:val="0"/>
          <w:numId w:val="17"/>
        </w:numPr>
        <w:spacing w:after="120"/>
        <w:contextualSpacing w:val="0"/>
        <w:rPr>
          <w:rFonts w:ascii="Arial" w:hAnsi="Arial" w:cs="Arial"/>
        </w:rPr>
      </w:pPr>
      <w:r w:rsidRPr="00C72BB6">
        <w:rPr>
          <w:rFonts w:ascii="Arial" w:hAnsi="Arial" w:cs="Arial"/>
        </w:rPr>
        <w:t>Implementation:</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The total number of currently active Kilkari Subscriptions shall be stored in a table, refer </w:t>
      </w:r>
      <w:r w:rsidR="00087E3E">
        <w:fldChar w:fldCharType="begin"/>
      </w:r>
      <w:r w:rsidR="00087E3E">
        <w:instrText xml:space="preserve"> REF _Ref414985710 \r \h  \* MERGEFORMAT </w:instrText>
      </w:r>
      <w:r w:rsidR="00087E3E">
        <w:fldChar w:fldCharType="separate"/>
      </w:r>
      <w:ins w:id="1175" w:author="Sumit Pabbi" w:date="2015-04-13T20:05:00Z">
        <w:r w:rsidR="00655E56" w:rsidRPr="00C72BB6">
          <w:rPr>
            <w:rFonts w:ascii="Arial" w:hAnsi="Arial" w:cs="Arial"/>
          </w:rPr>
          <w:t>10.1.7.4</w:t>
        </w:r>
      </w:ins>
      <w:del w:id="1176" w:author="Sumit Pabbi" w:date="2015-04-10T23:02:00Z">
        <w:r w:rsidR="00D6491D" w:rsidRPr="00C72BB6" w:rsidDel="00C7075E">
          <w:rPr>
            <w:rFonts w:ascii="Arial" w:hAnsi="Arial" w:cs="Arial"/>
          </w:rPr>
          <w:delText>9.1.6.4</w:delText>
        </w:r>
      </w:del>
      <w:r w:rsidR="00087E3E">
        <w:fldChar w:fldCharType="end"/>
      </w:r>
      <w:r w:rsidRPr="00C72BB6">
        <w:rPr>
          <w:rFonts w:ascii="Arial" w:hAnsi="Arial" w:cs="Arial"/>
        </w:rPr>
        <w:t>, having only 1 row).</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The value of this field shall be incremented (decremented) whenever a Kilkari subscription is created (deactivated/Completed). SQL UPDATE query shall be used to increment / decrement the value of this counter, so that the counter is incremented / decremented atomically. Atomic update shall ensure that value of active subscriptions count used by any node is consistent with the NMS database.</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For each new subscription via CSV upload, the value of the total number of Kilkari subscribers shall be retrieved from DB if it exceeds NMS_KK_MAX_ALLOWED_ ACTIVE _BENEFICIARY_COUNT, the record (and all subsequent new subscription records in the CSV) shall be rejected. Kilkari shall also create an error log entry in </w:t>
      </w:r>
      <w:r w:rsidRPr="00C72BB6">
        <w:rPr>
          <w:rFonts w:ascii="Arial" w:hAnsi="Arial" w:cs="Arial"/>
          <w:i/>
        </w:rPr>
        <w:t>BulkUploadError</w:t>
      </w:r>
      <w:r w:rsidRPr="00C72BB6">
        <w:rPr>
          <w:rFonts w:ascii="Arial" w:hAnsi="Arial" w:cs="Arial"/>
        </w:rPr>
        <w:t xml:space="preserve"> entity with CSV record details and error reason as “Active Subscription Count Exceeded”.</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 xml:space="preserve">For each new subscription via IVR, the value of the total number of Kilkari subscribers shall be retrieved from DB if it exceeds NMS_KK_MAX_ALLOWED_ ACTIVE _BENEFICIARY_COUNT, the request shall be rejected. Kilkari shall respond the “create subscription API” request with “Internal server error” and failure reason as “Active Subscription Count Exceeded” </w:t>
      </w:r>
    </w:p>
    <w:p w:rsidR="001C48C7" w:rsidRPr="00C72BB6" w:rsidRDefault="001C48C7" w:rsidP="005B1FD3">
      <w:pPr>
        <w:pStyle w:val="ListParagraph"/>
        <w:numPr>
          <w:ilvl w:val="1"/>
          <w:numId w:val="17"/>
        </w:numPr>
        <w:spacing w:after="120"/>
        <w:contextualSpacing w:val="0"/>
        <w:rPr>
          <w:rFonts w:ascii="Arial" w:hAnsi="Arial" w:cs="Arial"/>
        </w:rPr>
      </w:pPr>
      <w:r w:rsidRPr="00C72BB6">
        <w:rPr>
          <w:rFonts w:ascii="Arial" w:hAnsi="Arial" w:cs="Arial"/>
        </w:rPr>
        <w:t>Parallel subscription requests (parallel CSV Uploads or IVR requests), may result in the total number of Kilkari subscribers exceeding NMS_KK_MAX_ALLOWED_ ACTIVE _BENEFICIARY_COUNT by a small number. This may be prevented by having some additional checks, however, since this is a rare scenario, these checks shall be omitted in order to avoid increasing code complexity.</w:t>
      </w:r>
    </w:p>
    <w:p w:rsidR="000A102F" w:rsidRPr="00C72BB6" w:rsidRDefault="000A102F" w:rsidP="00AD5C2F">
      <w:pPr>
        <w:pStyle w:val="Heading3"/>
      </w:pPr>
      <w:bookmarkStart w:id="1177" w:name="_Toc416719434"/>
      <w:r w:rsidRPr="00C72BB6">
        <w:t>Deactivate Subscription</w:t>
      </w:r>
      <w:bookmarkEnd w:id="1177"/>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Kilkari shall expose the “Deactivate Subscription API”, detailed in section 4.2.4 of</w:t>
      </w:r>
      <w:r w:rsidR="00B95606" w:rsidRPr="00C72BB6">
        <w:rPr>
          <w:rFonts w:ascii="Arial" w:hAnsi="Arial" w:cs="Arial"/>
        </w:rPr>
        <w:t xml:space="preserve"> </w:t>
      </w:r>
      <w:r w:rsidR="00087E3E">
        <w:fldChar w:fldCharType="begin"/>
      </w:r>
      <w:r w:rsidR="00087E3E">
        <w:instrText xml:space="preserve"> REF _Ref415045096 \r \h  \* MERGEFORMAT </w:instrText>
      </w:r>
      <w:r w:rsidR="00087E3E">
        <w:fldChar w:fldCharType="separate"/>
      </w:r>
      <w:r w:rsidR="00655E56" w:rsidRPr="00C72BB6">
        <w:rPr>
          <w:rFonts w:ascii="Arial" w:hAnsi="Arial" w:cs="Arial"/>
        </w:rPr>
        <w:t>[2]</w:t>
      </w:r>
      <w:r w:rsidR="00087E3E">
        <w:fldChar w:fldCharType="end"/>
      </w:r>
      <w:r w:rsidR="00B95606" w:rsidRPr="00C72BB6">
        <w:rPr>
          <w:rFonts w:ascii="Arial" w:hAnsi="Arial" w:cs="Arial"/>
        </w:rPr>
        <w:t>,</w:t>
      </w:r>
      <w:r w:rsidRPr="00C72BB6">
        <w:rPr>
          <w:rFonts w:ascii="Arial" w:hAnsi="Arial" w:cs="Arial"/>
        </w:rPr>
        <w:t xml:space="preserve"> to allow the beneficiary to deactivate Subscription to his pack via IVR.</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Kilkari shall find the Subscription record corresponding to the SubscriptionId present in the “Deactivate Subscription API”. </w:t>
      </w:r>
    </w:p>
    <w:p w:rsidR="000A102F"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 xml:space="preserve">If found it shall change the status of the Subscription to Deactivated. </w:t>
      </w:r>
    </w:p>
    <w:p w:rsidR="008B2422" w:rsidRPr="00C72BB6" w:rsidRDefault="000A102F" w:rsidP="005B1FD3">
      <w:pPr>
        <w:pStyle w:val="ListParagraph"/>
        <w:numPr>
          <w:ilvl w:val="0"/>
          <w:numId w:val="32"/>
        </w:numPr>
        <w:spacing w:after="120"/>
        <w:contextualSpacing w:val="0"/>
        <w:rPr>
          <w:rFonts w:ascii="Arial" w:hAnsi="Arial" w:cs="Arial"/>
        </w:rPr>
      </w:pPr>
      <w:r w:rsidRPr="00C72BB6">
        <w:rPr>
          <w:rFonts w:ascii="Arial" w:hAnsi="Arial" w:cs="Arial"/>
        </w:rPr>
        <w:t>If record is not found corresponding to the SubscriptionId, then Kilkari shall just return the HTTP OK status to the API invoker and capture a warning log for the same</w:t>
      </w:r>
      <w:bookmarkEnd w:id="1039"/>
      <w:bookmarkEnd w:id="1040"/>
    </w:p>
    <w:p w:rsidR="000F3688" w:rsidRPr="00C72BB6" w:rsidRDefault="000F3688" w:rsidP="00AD5C2F">
      <w:pPr>
        <w:pStyle w:val="Heading2"/>
        <w:numPr>
          <w:ilvl w:val="1"/>
          <w:numId w:val="1"/>
        </w:numPr>
        <w:rPr>
          <w:ins w:id="1178" w:author="Sumit Pabbi" w:date="2015-04-10T22:14:00Z"/>
        </w:rPr>
      </w:pPr>
      <w:bookmarkStart w:id="1179" w:name="_Ref416431715"/>
      <w:bookmarkStart w:id="1180" w:name="_Toc416719435"/>
      <w:ins w:id="1181" w:author="Sumit Pabbi" w:date="2015-04-10T22:14:00Z">
        <w:r w:rsidRPr="00C72BB6">
          <w:t>Service Provided to Kilkari</w:t>
        </w:r>
      </w:ins>
      <w:ins w:id="1182" w:author="Sumit Pabbi" w:date="2015-04-10T22:18:00Z">
        <w:r w:rsidR="000E6D01" w:rsidRPr="00C72BB6">
          <w:t xml:space="preserve"> </w:t>
        </w:r>
        <w:bookmarkEnd w:id="1179"/>
        <w:r w:rsidR="000E6D01" w:rsidRPr="00C72BB6">
          <w:t>OBD Module</w:t>
        </w:r>
      </w:ins>
      <w:bookmarkEnd w:id="1180"/>
    </w:p>
    <w:p w:rsidR="000F3688" w:rsidRPr="00C72BB6" w:rsidRDefault="000F3688" w:rsidP="00AD5C2F">
      <w:pPr>
        <w:pStyle w:val="Heading3"/>
        <w:rPr>
          <w:ins w:id="1183" w:author="Sumit Pabbi" w:date="2015-04-10T22:14:00Z"/>
        </w:rPr>
      </w:pPr>
      <w:bookmarkStart w:id="1184" w:name="_Ref416430124"/>
      <w:bookmarkStart w:id="1185" w:name="_Toc416719436"/>
      <w:ins w:id="1186" w:author="Sumit Pabbi" w:date="2015-04-10T22:14:00Z">
        <w:r w:rsidRPr="00C72BB6">
          <w:t>Deactivat</w:t>
        </w:r>
      </w:ins>
      <w:bookmarkEnd w:id="1184"/>
      <w:ins w:id="1187" w:author="Sumit Pabbi" w:date="2015-04-10T22:16:00Z">
        <w:r w:rsidR="000E6D01" w:rsidRPr="00C72BB6">
          <w:t>e Subscription</w:t>
        </w:r>
      </w:ins>
      <w:bookmarkEnd w:id="1185"/>
    </w:p>
    <w:p w:rsidR="000F3688" w:rsidRPr="00C72BB6" w:rsidDel="00433AC6" w:rsidRDefault="000F3688" w:rsidP="000F3688">
      <w:pPr>
        <w:pStyle w:val="ListParagraph"/>
        <w:numPr>
          <w:ilvl w:val="0"/>
          <w:numId w:val="23"/>
        </w:numPr>
        <w:spacing w:line="360" w:lineRule="auto"/>
        <w:ind w:left="662"/>
        <w:contextualSpacing w:val="0"/>
        <w:rPr>
          <w:ins w:id="1188" w:author="Sumit Pabbi" w:date="2015-04-10T22:14:00Z"/>
          <w:rFonts w:ascii="Arial" w:hAnsi="Arial" w:cs="Arial"/>
        </w:rPr>
      </w:pPr>
      <w:ins w:id="1189" w:author="Sumit Pabbi" w:date="2015-04-10T22:14:00Z">
        <w:r w:rsidRPr="00C72BB6" w:rsidDel="00433AC6">
          <w:rPr>
            <w:rFonts w:ascii="Arial" w:hAnsi="Arial" w:cs="Arial"/>
          </w:rPr>
          <w:t xml:space="preserve">Signature: </w:t>
        </w:r>
        <w:r w:rsidRPr="00C72BB6">
          <w:rPr>
            <w:rFonts w:ascii="Arial" w:hAnsi="Arial" w:cs="Arial"/>
            <w:i/>
          </w:rPr>
          <w:t>void</w:t>
        </w:r>
        <w:r w:rsidRPr="00C72BB6" w:rsidDel="00433AC6">
          <w:rPr>
            <w:rFonts w:ascii="Arial" w:hAnsi="Arial" w:cs="Arial"/>
            <w:i/>
          </w:rPr>
          <w:t xml:space="preserve"> </w:t>
        </w:r>
        <w:r w:rsidRPr="00C72BB6">
          <w:rPr>
            <w:rFonts w:ascii="Arial" w:hAnsi="Arial" w:cs="Arial"/>
            <w:i/>
          </w:rPr>
          <w:t>deactivateSubscription</w:t>
        </w:r>
        <w:r w:rsidRPr="00C72BB6" w:rsidDel="00433AC6">
          <w:rPr>
            <w:rFonts w:ascii="Arial" w:hAnsi="Arial" w:cs="Arial"/>
            <w:i/>
          </w:rPr>
          <w:t xml:space="preserve">(Long </w:t>
        </w:r>
        <w:r w:rsidRPr="00C72BB6">
          <w:rPr>
            <w:rFonts w:ascii="Arial" w:hAnsi="Arial" w:cs="Arial"/>
            <w:i/>
          </w:rPr>
          <w:t>subscriptionId</w:t>
        </w:r>
        <w:r w:rsidRPr="00C72BB6" w:rsidDel="00433AC6">
          <w:rPr>
            <w:rFonts w:ascii="Arial" w:hAnsi="Arial" w:cs="Arial"/>
            <w:i/>
          </w:rPr>
          <w:t xml:space="preserve">, </w:t>
        </w:r>
        <w:r w:rsidRPr="00C72BB6">
          <w:rPr>
            <w:rFonts w:ascii="Arial" w:hAnsi="Arial" w:cs="Arial"/>
            <w:i/>
          </w:rPr>
          <w:t>DeactivationReason</w:t>
        </w:r>
        <w:r w:rsidRPr="00C72BB6" w:rsidDel="00433AC6">
          <w:rPr>
            <w:rFonts w:ascii="Arial" w:hAnsi="Arial" w:cs="Arial"/>
            <w:i/>
          </w:rPr>
          <w:t xml:space="preserve"> </w:t>
        </w:r>
        <w:r w:rsidRPr="00C72BB6">
          <w:rPr>
            <w:rFonts w:ascii="Arial" w:hAnsi="Arial" w:cs="Arial"/>
            <w:i/>
          </w:rPr>
          <w:t>reason</w:t>
        </w:r>
        <w:r w:rsidRPr="00C72BB6" w:rsidDel="00433AC6">
          <w:rPr>
            <w:rFonts w:ascii="Arial" w:hAnsi="Arial" w:cs="Arial"/>
            <w:i/>
          </w:rPr>
          <w:t>)</w:t>
        </w:r>
      </w:ins>
    </w:p>
    <w:p w:rsidR="000F3688" w:rsidRPr="00C72BB6" w:rsidRDefault="000F3688" w:rsidP="000F3688">
      <w:pPr>
        <w:pStyle w:val="ListParagraph"/>
        <w:numPr>
          <w:ilvl w:val="0"/>
          <w:numId w:val="23"/>
        </w:numPr>
        <w:spacing w:line="360" w:lineRule="auto"/>
        <w:ind w:left="662"/>
        <w:contextualSpacing w:val="0"/>
        <w:rPr>
          <w:ins w:id="1190" w:author="Sumit Pabbi" w:date="2015-04-10T22:14:00Z"/>
          <w:rFonts w:ascii="Arial" w:hAnsi="Arial" w:cs="Arial"/>
        </w:rPr>
      </w:pPr>
      <w:ins w:id="1191" w:author="Sumit Pabbi" w:date="2015-04-10T22:14:00Z">
        <w:r w:rsidRPr="00C72BB6">
          <w:rPr>
            <w:rFonts w:ascii="Arial" w:hAnsi="Arial" w:cs="Arial"/>
          </w:rPr>
          <w:t xml:space="preserve">This API retrieves the Subscription record as per the </w:t>
        </w:r>
        <w:r w:rsidRPr="00C72BB6">
          <w:rPr>
            <w:rFonts w:ascii="Arial" w:hAnsi="Arial" w:cs="Arial"/>
            <w:i/>
          </w:rPr>
          <w:t>subscriptionId</w:t>
        </w:r>
        <w:r w:rsidRPr="00C72BB6">
          <w:rPr>
            <w:rFonts w:ascii="Arial" w:hAnsi="Arial" w:cs="Arial"/>
          </w:rPr>
          <w:t xml:space="preserve">, then it updates the status of this record as “Deactivated” with deactivationReason = </w:t>
        </w:r>
        <w:r w:rsidRPr="00C72BB6">
          <w:rPr>
            <w:rFonts w:ascii="Arial" w:hAnsi="Arial" w:cs="Arial"/>
            <w:i/>
          </w:rPr>
          <w:t>reason</w:t>
        </w:r>
        <w:r w:rsidRPr="00C72BB6">
          <w:rPr>
            <w:rFonts w:ascii="Arial" w:hAnsi="Arial" w:cs="Arial"/>
          </w:rPr>
          <w:t>.  For reason as “NUMBER_IN_DND”, Kilkari deactivates the subscription only if channel in the subscription record is “IVR”,</w:t>
        </w:r>
      </w:ins>
    </w:p>
    <w:p w:rsidR="000F3688" w:rsidRPr="00C72BB6" w:rsidRDefault="000F3688" w:rsidP="000F3688">
      <w:pPr>
        <w:pStyle w:val="ListParagraph"/>
        <w:numPr>
          <w:ilvl w:val="0"/>
          <w:numId w:val="23"/>
        </w:numPr>
        <w:spacing w:line="360" w:lineRule="auto"/>
        <w:ind w:left="662"/>
        <w:contextualSpacing w:val="0"/>
        <w:rPr>
          <w:ins w:id="1192" w:author="Sumit Pabbi" w:date="2015-04-10T22:14:00Z"/>
          <w:rFonts w:ascii="Arial" w:hAnsi="Arial" w:cs="Arial"/>
        </w:rPr>
      </w:pPr>
      <w:ins w:id="1193" w:author="Sumit Pabbi" w:date="2015-04-10T22:14:00Z">
        <w:r w:rsidRPr="00C72BB6">
          <w:rPr>
            <w:rFonts w:ascii="Arial" w:hAnsi="Arial" w:cs="Arial"/>
          </w:rPr>
          <w:t xml:space="preserve">In case the record is not found for the </w:t>
        </w:r>
        <w:r w:rsidRPr="00C72BB6">
          <w:rPr>
            <w:rFonts w:ascii="Arial" w:hAnsi="Arial" w:cs="Arial"/>
            <w:i/>
          </w:rPr>
          <w:t>subscriptionId</w:t>
        </w:r>
        <w:r w:rsidRPr="00C72BB6">
          <w:rPr>
            <w:rFonts w:ascii="Arial" w:hAnsi="Arial" w:cs="Arial"/>
          </w:rPr>
          <w:t>, it just creates a Warning Log in the log file.</w:t>
        </w:r>
      </w:ins>
    </w:p>
    <w:p w:rsidR="000F3688" w:rsidRPr="00C72BB6" w:rsidRDefault="000F3688" w:rsidP="00AD5C2F">
      <w:pPr>
        <w:pStyle w:val="Heading3"/>
        <w:rPr>
          <w:ins w:id="1194" w:author="Sumit Pabbi" w:date="2015-04-10T22:14:00Z"/>
          <w:szCs w:val="20"/>
        </w:rPr>
      </w:pPr>
      <w:bookmarkStart w:id="1195" w:name="_Ref416430106"/>
      <w:bookmarkStart w:id="1196" w:name="_Toc416719437"/>
      <w:bookmarkStart w:id="1197" w:name="_Ref416429796"/>
      <w:ins w:id="1198" w:author="Sumit Pabbi" w:date="2015-04-10T22:14:00Z">
        <w:r w:rsidRPr="00C72BB6">
          <w:rPr>
            <w:szCs w:val="20"/>
          </w:rPr>
          <w:t>Get Content File Name</w:t>
        </w:r>
        <w:bookmarkEnd w:id="1195"/>
        <w:bookmarkEnd w:id="1196"/>
      </w:ins>
    </w:p>
    <w:p w:rsidR="000F3688" w:rsidRPr="00C72BB6" w:rsidDel="00433AC6" w:rsidRDefault="000F3688" w:rsidP="000E6D01">
      <w:pPr>
        <w:pStyle w:val="ListParagraph"/>
        <w:numPr>
          <w:ilvl w:val="0"/>
          <w:numId w:val="23"/>
        </w:numPr>
        <w:spacing w:line="360" w:lineRule="auto"/>
        <w:ind w:left="662"/>
        <w:contextualSpacing w:val="0"/>
        <w:rPr>
          <w:ins w:id="1199" w:author="Sumit Pabbi" w:date="2015-04-10T22:14:00Z"/>
          <w:rFonts w:ascii="Arial" w:hAnsi="Arial" w:cs="Arial"/>
        </w:rPr>
      </w:pPr>
      <w:ins w:id="1200" w:author="Sumit Pabbi" w:date="2015-04-10T22:14:00Z">
        <w:r w:rsidRPr="00C72BB6" w:rsidDel="00433AC6">
          <w:rPr>
            <w:rFonts w:ascii="Arial" w:hAnsi="Arial" w:cs="Arial"/>
          </w:rPr>
          <w:t xml:space="preserve">Signature: </w:t>
        </w:r>
        <w:r w:rsidRPr="00C72BB6">
          <w:rPr>
            <w:rFonts w:ascii="Arial" w:hAnsi="Arial" w:cs="Arial"/>
            <w:i/>
          </w:rPr>
          <w:t>String</w:t>
        </w:r>
        <w:r w:rsidRPr="00C72BB6" w:rsidDel="00433AC6">
          <w:rPr>
            <w:rFonts w:ascii="Arial" w:hAnsi="Arial" w:cs="Arial"/>
            <w:i/>
          </w:rPr>
          <w:t xml:space="preserve"> </w:t>
        </w:r>
        <w:r w:rsidRPr="00C72BB6">
          <w:rPr>
            <w:rFonts w:ascii="Arial" w:hAnsi="Arial" w:cs="Arial"/>
            <w:i/>
          </w:rPr>
          <w:t>getContentFileName</w:t>
        </w:r>
        <w:r w:rsidRPr="00C72BB6" w:rsidDel="00433AC6">
          <w:rPr>
            <w:rFonts w:ascii="Arial" w:hAnsi="Arial" w:cs="Arial"/>
            <w:i/>
          </w:rPr>
          <w:t>(</w:t>
        </w:r>
        <w:r w:rsidRPr="00C72BB6">
          <w:rPr>
            <w:rFonts w:ascii="Arial" w:hAnsi="Arial" w:cs="Arial"/>
            <w:i/>
          </w:rPr>
          <w:t>String contentName, Interger languageLocationCode</w:t>
        </w:r>
        <w:r w:rsidRPr="00C72BB6" w:rsidDel="00433AC6">
          <w:rPr>
            <w:rFonts w:ascii="Arial" w:hAnsi="Arial" w:cs="Arial"/>
            <w:i/>
          </w:rPr>
          <w:t>)</w:t>
        </w:r>
      </w:ins>
    </w:p>
    <w:p w:rsidR="000F3688" w:rsidRPr="00C72BB6" w:rsidRDefault="000F3688" w:rsidP="000E6D01">
      <w:pPr>
        <w:pStyle w:val="ListParagraph"/>
        <w:numPr>
          <w:ilvl w:val="0"/>
          <w:numId w:val="23"/>
        </w:numPr>
        <w:spacing w:line="360" w:lineRule="auto"/>
        <w:ind w:left="662"/>
        <w:contextualSpacing w:val="0"/>
        <w:rPr>
          <w:ins w:id="1201" w:author="Sumit Pabbi" w:date="2015-04-10T22:14:00Z"/>
          <w:rFonts w:ascii="Arial" w:hAnsi="Arial" w:cs="Arial"/>
        </w:rPr>
      </w:pPr>
      <w:ins w:id="1202" w:author="Sumit Pabbi" w:date="2015-04-10T22:14:00Z">
        <w:r w:rsidRPr="00C72BB6">
          <w:rPr>
            <w:rFonts w:ascii="Arial" w:hAnsi="Arial" w:cs="Arial"/>
          </w:rPr>
          <w:t>Th</w:t>
        </w:r>
        <w:r w:rsidR="000E6D01" w:rsidRPr="00C72BB6">
          <w:rPr>
            <w:rFonts w:ascii="Arial" w:hAnsi="Arial" w:cs="Arial"/>
          </w:rPr>
          <w:t xml:space="preserve">is API retrieves Kilkari’s </w:t>
        </w:r>
      </w:ins>
      <w:ins w:id="1203" w:author="Sumit Pabbi" w:date="2015-04-10T22:19:00Z">
        <w:r w:rsidR="000E6D01" w:rsidRPr="00C72BB6">
          <w:rPr>
            <w:rFonts w:ascii="Arial" w:hAnsi="Arial" w:cs="Arial"/>
          </w:rPr>
          <w:t>C</w:t>
        </w:r>
      </w:ins>
      <w:ins w:id="1204" w:author="Sumit Pabbi" w:date="2015-04-10T22:14:00Z">
        <w:r w:rsidRPr="00C72BB6">
          <w:rPr>
            <w:rFonts w:ascii="Arial" w:hAnsi="Arial" w:cs="Arial"/>
          </w:rPr>
          <w:t>ontentUpload entity record for the given value of the contentName and languageLocationCode.</w:t>
        </w:r>
      </w:ins>
      <w:ins w:id="1205" w:author="Sumit Pabbi" w:date="2015-04-12T20:51:00Z">
        <w:r w:rsidR="00632731" w:rsidRPr="00C72BB6">
          <w:rPr>
            <w:rFonts w:ascii="Arial" w:hAnsi="Arial" w:cs="Arial"/>
          </w:rPr>
          <w:t xml:space="preserve"> and returns the content file name</w:t>
        </w:r>
      </w:ins>
      <w:ins w:id="1206" w:author="Sumit Pabbi" w:date="2015-04-10T22:14:00Z">
        <w:r w:rsidRPr="00C72BB6">
          <w:rPr>
            <w:rFonts w:ascii="Arial" w:hAnsi="Arial" w:cs="Arial"/>
          </w:rPr>
          <w:t xml:space="preserve">. </w:t>
        </w:r>
      </w:ins>
    </w:p>
    <w:p w:rsidR="000F3688" w:rsidRPr="00C72BB6" w:rsidRDefault="000F3688" w:rsidP="000E6D01">
      <w:pPr>
        <w:pStyle w:val="ListParagraph"/>
        <w:numPr>
          <w:ilvl w:val="0"/>
          <w:numId w:val="23"/>
        </w:numPr>
        <w:spacing w:line="360" w:lineRule="auto"/>
        <w:ind w:left="662"/>
        <w:contextualSpacing w:val="0"/>
        <w:rPr>
          <w:ins w:id="1207" w:author="Sumit Pabbi" w:date="2015-04-10T22:14:00Z"/>
          <w:rFonts w:ascii="Arial" w:hAnsi="Arial" w:cs="Arial"/>
        </w:rPr>
      </w:pPr>
      <w:ins w:id="1208" w:author="Sumit Pabbi" w:date="2015-04-10T22:14:00Z">
        <w:r w:rsidRPr="00C72BB6">
          <w:rPr>
            <w:rFonts w:ascii="Arial" w:hAnsi="Arial" w:cs="Arial"/>
          </w:rPr>
          <w:t>If no record is found it shall return the value as null.</w:t>
        </w:r>
      </w:ins>
    </w:p>
    <w:p w:rsidR="000F3688" w:rsidRPr="00C72BB6" w:rsidRDefault="000F3688" w:rsidP="00AD5C2F">
      <w:pPr>
        <w:pStyle w:val="Heading3"/>
        <w:rPr>
          <w:ins w:id="1209" w:author="Sumit Pabbi" w:date="2015-04-10T22:14:00Z"/>
        </w:rPr>
      </w:pPr>
      <w:bookmarkStart w:id="1210" w:name="_Ref416430142"/>
      <w:bookmarkStart w:id="1211" w:name="_Toc416719438"/>
      <w:ins w:id="1212" w:author="Sumit Pabbi" w:date="2015-04-10T22:14:00Z">
        <w:r w:rsidRPr="00C72BB6">
          <w:t>Get scheduled Subscriptions for OBD</w:t>
        </w:r>
        <w:bookmarkEnd w:id="1197"/>
        <w:bookmarkEnd w:id="1210"/>
        <w:bookmarkEnd w:id="1211"/>
        <w:r w:rsidRPr="00C72BB6">
          <w:t xml:space="preserve"> </w:t>
        </w:r>
      </w:ins>
    </w:p>
    <w:p w:rsidR="000F3688" w:rsidRPr="00C72BB6" w:rsidRDefault="000F3688" w:rsidP="000E6D01">
      <w:pPr>
        <w:pStyle w:val="ListParagraph"/>
        <w:numPr>
          <w:ilvl w:val="0"/>
          <w:numId w:val="23"/>
        </w:numPr>
        <w:spacing w:line="360" w:lineRule="auto"/>
        <w:ind w:left="662"/>
        <w:contextualSpacing w:val="0"/>
        <w:rPr>
          <w:ins w:id="1213" w:author="Sumit Pabbi" w:date="2015-04-10T22:14:00Z"/>
          <w:rFonts w:ascii="Arial" w:hAnsi="Arial" w:cs="Arial"/>
        </w:rPr>
      </w:pPr>
      <w:ins w:id="1214" w:author="Sumit Pabbi" w:date="2015-04-10T22:14:00Z">
        <w:r w:rsidRPr="00C72BB6" w:rsidDel="00433AC6">
          <w:rPr>
            <w:rFonts w:ascii="Arial" w:hAnsi="Arial" w:cs="Arial"/>
          </w:rPr>
          <w:t xml:space="preserve">Signature: </w:t>
        </w:r>
        <w:r w:rsidRPr="00C72BB6">
          <w:rPr>
            <w:rFonts w:ascii="Arial" w:hAnsi="Arial" w:cs="Arial"/>
            <w:i/>
          </w:rPr>
          <w:t>List&lt;Subscription&gt;</w:t>
        </w:r>
        <w:r w:rsidRPr="00C72BB6" w:rsidDel="00433AC6">
          <w:rPr>
            <w:rFonts w:ascii="Arial" w:hAnsi="Arial" w:cs="Arial"/>
            <w:i/>
          </w:rPr>
          <w:t xml:space="preserve"> </w:t>
        </w:r>
        <w:r w:rsidRPr="00C72BB6">
          <w:rPr>
            <w:rFonts w:ascii="Arial" w:hAnsi="Arial" w:cs="Arial"/>
            <w:i/>
          </w:rPr>
          <w:t>getScheduledSubscriptions</w:t>
        </w:r>
        <w:r w:rsidRPr="00C72BB6" w:rsidDel="00433AC6">
          <w:rPr>
            <w:rFonts w:ascii="Arial" w:hAnsi="Arial" w:cs="Arial"/>
            <w:i/>
          </w:rPr>
          <w:t>();</w:t>
        </w:r>
      </w:ins>
    </w:p>
    <w:p w:rsidR="000F3688" w:rsidRPr="00C72BB6" w:rsidRDefault="000F3688" w:rsidP="000E6D01">
      <w:pPr>
        <w:pStyle w:val="ListParagraph"/>
        <w:numPr>
          <w:ilvl w:val="0"/>
          <w:numId w:val="23"/>
        </w:numPr>
        <w:spacing w:line="360" w:lineRule="auto"/>
        <w:ind w:left="662"/>
        <w:contextualSpacing w:val="0"/>
        <w:rPr>
          <w:ins w:id="1215" w:author="Sumit Pabbi" w:date="2015-04-10T22:14:00Z"/>
          <w:rFonts w:ascii="Arial" w:hAnsi="Arial" w:cs="Arial"/>
        </w:rPr>
      </w:pPr>
      <w:ins w:id="1216" w:author="Sumit Pabbi" w:date="2015-04-10T22:14:00Z">
        <w:r w:rsidRPr="00C72BB6">
          <w:rPr>
            <w:rFonts w:ascii="Arial" w:hAnsi="Arial" w:cs="Arial"/>
          </w:rPr>
          <w:t>This API shall return the list of Subscriptions for which a Kilkari OBD message shall be delivered on the current date.</w:t>
        </w:r>
      </w:ins>
      <w:ins w:id="1217" w:author="Manish Asija" w:date="2015-04-13T16:22:00Z">
        <w:r w:rsidR="003938B9" w:rsidRPr="00C72BB6">
          <w:rPr>
            <w:rFonts w:ascii="Arial" w:hAnsi="Arial" w:cs="Arial"/>
          </w:rPr>
          <w:t xml:space="preserve"> It shall also change the state of packs to </w:t>
        </w:r>
      </w:ins>
      <w:ins w:id="1218" w:author="Manish Asija" w:date="2015-04-13T16:39:00Z">
        <w:r w:rsidR="00FC75FD" w:rsidRPr="00C72BB6">
          <w:rPr>
            <w:rFonts w:ascii="Arial" w:hAnsi="Arial" w:cs="Arial"/>
          </w:rPr>
          <w:t>“</w:t>
        </w:r>
      </w:ins>
      <w:ins w:id="1219" w:author="Manish Asija" w:date="2015-04-13T16:26:00Z">
        <w:r w:rsidR="003938B9" w:rsidRPr="00C72BB6">
          <w:rPr>
            <w:rFonts w:ascii="Arial" w:hAnsi="Arial" w:cs="Arial"/>
          </w:rPr>
          <w:t>complete</w:t>
        </w:r>
      </w:ins>
      <w:ins w:id="1220" w:author="Manish Asija" w:date="2015-04-13T16:39:00Z">
        <w:r w:rsidR="00FC75FD" w:rsidRPr="00C72BB6">
          <w:rPr>
            <w:rFonts w:ascii="Arial" w:hAnsi="Arial" w:cs="Arial"/>
          </w:rPr>
          <w:t>d”</w:t>
        </w:r>
      </w:ins>
      <w:ins w:id="1221" w:author="Manish Asija" w:date="2015-04-13T16:22:00Z">
        <w:r w:rsidR="003938B9" w:rsidRPr="00C72BB6">
          <w:rPr>
            <w:rFonts w:ascii="Arial" w:hAnsi="Arial" w:cs="Arial"/>
          </w:rPr>
          <w:t xml:space="preserve"> if week number computed is for last week of pack. It shall also change the status of subscription</w:t>
        </w:r>
      </w:ins>
      <w:ins w:id="1222" w:author="Manish Asija" w:date="2015-04-13T16:26:00Z">
        <w:r w:rsidR="003938B9" w:rsidRPr="00C72BB6">
          <w:rPr>
            <w:rFonts w:ascii="Arial" w:hAnsi="Arial" w:cs="Arial"/>
          </w:rPr>
          <w:t xml:space="preserve"> from “pendingActivation” to “Active”.</w:t>
        </w:r>
      </w:ins>
    </w:p>
    <w:p w:rsidR="003938B9" w:rsidRPr="00C72BB6" w:rsidRDefault="008126C9" w:rsidP="003938B9">
      <w:pPr>
        <w:pStyle w:val="ListParagraph"/>
        <w:numPr>
          <w:ilvl w:val="0"/>
          <w:numId w:val="23"/>
        </w:numPr>
        <w:spacing w:line="360" w:lineRule="auto"/>
        <w:ind w:left="662"/>
        <w:contextualSpacing w:val="0"/>
        <w:rPr>
          <w:ins w:id="1223" w:author="Manish Asija" w:date="2015-04-13T16:17:00Z"/>
          <w:rFonts w:ascii="Arial" w:hAnsi="Arial" w:cs="Arial"/>
        </w:rPr>
      </w:pPr>
      <w:del w:id="1224" w:author="Sumit Pabbi" w:date="2015-04-13T19:26:00Z">
        <w:r w:rsidRPr="00C72BB6">
          <w:rPr>
            <w:rFonts w:ascii="Arial" w:hAnsi="Arial" w:cs="Arial"/>
          </w:rPr>
          <w:br w:type="page"/>
        </w:r>
      </w:del>
      <w:ins w:id="1225" w:author="Manish Asija" w:date="2015-04-13T16:17:00Z">
        <w:r w:rsidR="003938B9" w:rsidRPr="00C72BB6">
          <w:rPr>
            <w:rFonts w:ascii="Arial" w:hAnsi="Arial" w:cs="Arial"/>
          </w:rPr>
          <w:t>Kilkari shall find Active</w:t>
        </w:r>
      </w:ins>
      <w:ins w:id="1226" w:author="Manish Asija" w:date="2015-04-13T16:39:00Z">
        <w:r w:rsidR="00FC75FD" w:rsidRPr="00C72BB6">
          <w:rPr>
            <w:rFonts w:ascii="Arial" w:hAnsi="Arial" w:cs="Arial"/>
          </w:rPr>
          <w:t>/PendingActivation</w:t>
        </w:r>
      </w:ins>
      <w:ins w:id="1227" w:author="Manish Asija" w:date="2015-04-13T16:17:00Z">
        <w:r w:rsidR="003938B9" w:rsidRPr="00C72BB6">
          <w:rPr>
            <w:rFonts w:ascii="Arial" w:hAnsi="Arial" w:cs="Arial"/>
          </w:rPr>
          <w:t xml:space="preserve"> subscriptions </w:t>
        </w:r>
      </w:ins>
      <w:ins w:id="1228" w:author="Manish Asija" w:date="2015-04-13T16:39:00Z">
        <w:r w:rsidR="00FC75FD" w:rsidRPr="00C72BB6">
          <w:rPr>
            <w:rFonts w:ascii="Arial" w:hAnsi="Arial" w:cs="Arial"/>
          </w:rPr>
          <w:t>that</w:t>
        </w:r>
      </w:ins>
      <w:ins w:id="1229" w:author="Manish Asija" w:date="2015-04-13T16:17:00Z">
        <w:r w:rsidR="003938B9" w:rsidRPr="00C72BB6">
          <w:rPr>
            <w:rFonts w:ascii="Arial" w:hAnsi="Arial" w:cs="Arial"/>
          </w:rPr>
          <w:t xml:space="preserve"> could be eligible for OBD message delivery  as below</w:t>
        </w:r>
      </w:ins>
      <w:ins w:id="1230" w:author="Manish Asija" w:date="2015-04-13T16:52:00Z">
        <w:r w:rsidR="0079748F" w:rsidRPr="00C72BB6">
          <w:rPr>
            <w:rFonts w:ascii="Arial" w:hAnsi="Arial" w:cs="Arial"/>
          </w:rPr>
          <w:t>, (queries checks if today is day 1 or day 3 of week for any subscription with reference to its start date)</w:t>
        </w:r>
      </w:ins>
      <w:ins w:id="1231" w:author="Manish Asija" w:date="2015-04-13T16:17:00Z">
        <w:r w:rsidR="003938B9" w:rsidRPr="00C72BB6">
          <w:rPr>
            <w:rFonts w:ascii="Arial" w:hAnsi="Arial" w:cs="Arial"/>
          </w:rPr>
          <w:t>:</w:t>
        </w:r>
      </w:ins>
    </w:p>
    <w:p w:rsidR="003938B9" w:rsidRPr="00C72BB6" w:rsidRDefault="003938B9" w:rsidP="003938B9">
      <w:pPr>
        <w:pStyle w:val="ListParagraph"/>
        <w:numPr>
          <w:ilvl w:val="1"/>
          <w:numId w:val="23"/>
        </w:numPr>
        <w:spacing w:line="360" w:lineRule="auto"/>
        <w:contextualSpacing w:val="0"/>
        <w:rPr>
          <w:ins w:id="1232" w:author="Manish Asija" w:date="2015-04-13T16:17:00Z"/>
          <w:rFonts w:ascii="Arial" w:hAnsi="Arial" w:cs="Arial"/>
        </w:rPr>
      </w:pPr>
      <w:ins w:id="1233" w:author="Manish Asija" w:date="2015-04-13T16:17:00Z">
        <w:r w:rsidRPr="00C72BB6">
          <w:rPr>
            <w:rFonts w:ascii="Arial" w:hAnsi="Arial" w:cs="Arial"/>
          </w:rPr>
          <w:t xml:space="preserve">If NumberOfMessagePerWeek == 1, then </w:t>
        </w:r>
      </w:ins>
      <w:ins w:id="1234" w:author="Manish Asija" w:date="2015-04-13T16:40:00Z">
        <w:r w:rsidR="00FC75FD" w:rsidRPr="00C72BB6">
          <w:rPr>
            <w:rFonts w:ascii="Arial" w:hAnsi="Arial" w:cs="Arial"/>
          </w:rPr>
          <w:t>“</w:t>
        </w:r>
      </w:ins>
      <w:ins w:id="1235" w:author="Manish Asija" w:date="2015-04-13T16:17:00Z">
        <w:r w:rsidRPr="00C72BB6">
          <w:rPr>
            <w:rFonts w:ascii="Arial" w:hAnsi="Arial" w:cs="Arial"/>
          </w:rPr>
          <w:t xml:space="preserve">select * from subscription where (status = Active or pendingActivation) and </w:t>
        </w:r>
      </w:ins>
      <w:ins w:id="1236" w:author="Manish Asija" w:date="2015-04-13T16:19:00Z">
        <w:r w:rsidRPr="00C72BB6">
          <w:rPr>
            <w:rFonts w:ascii="Arial" w:hAnsi="Arial" w:cs="Arial"/>
          </w:rPr>
          <w:t>(</w:t>
        </w:r>
      </w:ins>
      <w:ins w:id="1237" w:author="Manish Asija" w:date="2015-04-13T16:17:00Z">
        <w:r w:rsidRPr="00C72BB6">
          <w:rPr>
            <w:rFonts w:ascii="Arial" w:hAnsi="Arial" w:cs="Arial"/>
          </w:rPr>
          <w:t>(startDate – Today’sDate) % 7 = 0</w:t>
        </w:r>
      </w:ins>
      <w:ins w:id="1238" w:author="Manish Asija" w:date="2015-04-13T16:19:00Z">
        <w:r w:rsidRPr="00C72BB6">
          <w:rPr>
            <w:rFonts w:ascii="Arial" w:hAnsi="Arial" w:cs="Arial"/>
          </w:rPr>
          <w:t>)</w:t>
        </w:r>
      </w:ins>
      <w:ins w:id="1239" w:author="Manish Asija" w:date="2015-04-13T16:40:00Z">
        <w:r w:rsidR="00FC75FD" w:rsidRPr="00C72BB6">
          <w:rPr>
            <w:rFonts w:ascii="Arial" w:hAnsi="Arial" w:cs="Arial"/>
          </w:rPr>
          <w:t>”</w:t>
        </w:r>
      </w:ins>
      <w:ins w:id="1240" w:author="Manish Asija" w:date="2015-04-13T16:17:00Z">
        <w:r w:rsidRPr="00C72BB6">
          <w:rPr>
            <w:rFonts w:ascii="Arial" w:hAnsi="Arial" w:cs="Arial"/>
          </w:rPr>
          <w:t>.</w:t>
        </w:r>
      </w:ins>
      <w:ins w:id="1241" w:author="Manish Asija" w:date="2015-04-13T16:40:00Z">
        <w:r w:rsidR="00FC75FD" w:rsidRPr="00C72BB6">
          <w:rPr>
            <w:rFonts w:ascii="Arial" w:hAnsi="Arial" w:cs="Arial"/>
          </w:rPr>
          <w:t xml:space="preserve"> </w:t>
        </w:r>
      </w:ins>
    </w:p>
    <w:p w:rsidR="003938B9" w:rsidRPr="00C72BB6" w:rsidRDefault="003938B9" w:rsidP="003938B9">
      <w:pPr>
        <w:pStyle w:val="ListParagraph"/>
        <w:numPr>
          <w:ilvl w:val="1"/>
          <w:numId w:val="23"/>
        </w:numPr>
        <w:spacing w:line="360" w:lineRule="auto"/>
        <w:contextualSpacing w:val="0"/>
        <w:rPr>
          <w:ins w:id="1242" w:author="Manish Asija" w:date="2015-04-13T16:17:00Z"/>
          <w:rFonts w:ascii="Arial" w:hAnsi="Arial" w:cs="Arial"/>
        </w:rPr>
      </w:pPr>
      <w:ins w:id="1243" w:author="Manish Asija" w:date="2015-04-13T16:17:00Z">
        <w:r w:rsidRPr="00C72BB6">
          <w:rPr>
            <w:rFonts w:ascii="Arial" w:hAnsi="Arial" w:cs="Arial"/>
          </w:rPr>
          <w:t xml:space="preserve">Else If NumberOfMessagePerWeek == 2, then </w:t>
        </w:r>
      </w:ins>
      <w:ins w:id="1244" w:author="Manish Asija" w:date="2015-04-13T16:40:00Z">
        <w:r w:rsidR="00FC75FD" w:rsidRPr="00C72BB6">
          <w:rPr>
            <w:rFonts w:ascii="Arial" w:hAnsi="Arial" w:cs="Arial"/>
          </w:rPr>
          <w:t>“</w:t>
        </w:r>
      </w:ins>
      <w:ins w:id="1245" w:author="Manish Asija" w:date="2015-04-13T16:17:00Z">
        <w:r w:rsidRPr="00C72BB6">
          <w:rPr>
            <w:rFonts w:ascii="Arial" w:hAnsi="Arial" w:cs="Arial"/>
          </w:rPr>
          <w:t xml:space="preserve">select * from subscription where  </w:t>
        </w:r>
      </w:ins>
      <w:ins w:id="1246" w:author="Manish Asija" w:date="2015-04-13T16:19:00Z">
        <w:r w:rsidRPr="00C72BB6">
          <w:rPr>
            <w:rFonts w:ascii="Arial" w:hAnsi="Arial" w:cs="Arial"/>
          </w:rPr>
          <w:t>(</w:t>
        </w:r>
      </w:ins>
      <w:ins w:id="1247" w:author="Manish Asija" w:date="2015-04-13T16:17:00Z">
        <w:r w:rsidRPr="00C72BB6">
          <w:rPr>
            <w:rFonts w:ascii="Arial" w:hAnsi="Arial" w:cs="Arial"/>
          </w:rPr>
          <w:t xml:space="preserve">status = </w:t>
        </w:r>
      </w:ins>
      <w:ins w:id="1248" w:author="Manish Asija" w:date="2015-04-13T16:19:00Z">
        <w:r w:rsidRPr="00C72BB6">
          <w:rPr>
            <w:rFonts w:ascii="Arial" w:hAnsi="Arial" w:cs="Arial"/>
          </w:rPr>
          <w:t>(</w:t>
        </w:r>
      </w:ins>
      <w:ins w:id="1249" w:author="Manish Asija" w:date="2015-04-13T16:17:00Z">
        <w:r w:rsidRPr="00C72BB6">
          <w:rPr>
            <w:rFonts w:ascii="Arial" w:hAnsi="Arial" w:cs="Arial"/>
          </w:rPr>
          <w:t xml:space="preserve">Active or pendingActivation) and </w:t>
        </w:r>
      </w:ins>
      <w:ins w:id="1250" w:author="Manish Asija" w:date="2015-04-13T16:19:00Z">
        <w:r w:rsidRPr="00C72BB6">
          <w:rPr>
            <w:rFonts w:ascii="Arial" w:hAnsi="Arial" w:cs="Arial"/>
          </w:rPr>
          <w:t>(</w:t>
        </w:r>
      </w:ins>
      <w:ins w:id="1251" w:author="Manish Asija" w:date="2015-04-13T16:17:00Z">
        <w:r w:rsidRPr="00C72BB6">
          <w:rPr>
            <w:rFonts w:ascii="Arial" w:hAnsi="Arial" w:cs="Arial"/>
          </w:rPr>
          <w:t>(start</w:t>
        </w:r>
        <w:r w:rsidR="00FC75FD" w:rsidRPr="00C72BB6">
          <w:rPr>
            <w:rFonts w:ascii="Arial" w:hAnsi="Arial" w:cs="Arial"/>
          </w:rPr>
          <w:t xml:space="preserve">Date – Today’sDate) % 7 = 0 or </w:t>
        </w:r>
      </w:ins>
      <w:ins w:id="1252" w:author="Manish Asija" w:date="2015-04-13T16:45:00Z">
        <w:r w:rsidR="00FC75FD" w:rsidRPr="00C72BB6">
          <w:rPr>
            <w:rFonts w:ascii="Arial" w:hAnsi="Arial" w:cs="Arial"/>
          </w:rPr>
          <w:t>3</w:t>
        </w:r>
      </w:ins>
      <w:ins w:id="1253" w:author="Manish Asija" w:date="2015-04-13T16:19:00Z">
        <w:r w:rsidRPr="00C72BB6">
          <w:rPr>
            <w:rFonts w:ascii="Arial" w:hAnsi="Arial" w:cs="Arial"/>
          </w:rPr>
          <w:t>)</w:t>
        </w:r>
      </w:ins>
      <w:ins w:id="1254" w:author="Manish Asija" w:date="2015-04-13T16:40:00Z">
        <w:r w:rsidR="00FC75FD" w:rsidRPr="00C72BB6">
          <w:rPr>
            <w:rFonts w:ascii="Arial" w:hAnsi="Arial" w:cs="Arial"/>
          </w:rPr>
          <w:t>”</w:t>
        </w:r>
      </w:ins>
      <w:ins w:id="1255" w:author="Manish Asija" w:date="2015-04-13T16:17:00Z">
        <w:r w:rsidRPr="00C72BB6">
          <w:rPr>
            <w:rFonts w:ascii="Arial" w:hAnsi="Arial" w:cs="Arial"/>
          </w:rPr>
          <w:t>.</w:t>
        </w:r>
      </w:ins>
    </w:p>
    <w:p w:rsidR="003938B9" w:rsidRPr="00C72BB6" w:rsidRDefault="003938B9" w:rsidP="003938B9">
      <w:pPr>
        <w:pStyle w:val="ListParagraph"/>
        <w:numPr>
          <w:ilvl w:val="0"/>
          <w:numId w:val="23"/>
        </w:numPr>
        <w:spacing w:line="360" w:lineRule="auto"/>
        <w:ind w:left="662"/>
        <w:contextualSpacing w:val="0"/>
        <w:rPr>
          <w:ins w:id="1256" w:author="Manish Asija" w:date="2015-04-13T16:17:00Z"/>
          <w:rFonts w:ascii="Arial" w:hAnsi="Arial" w:cs="Arial"/>
        </w:rPr>
      </w:pPr>
      <w:ins w:id="1257" w:author="Manish Asija" w:date="2015-04-13T16:17:00Z">
        <w:r w:rsidRPr="00C72BB6">
          <w:rPr>
            <w:rFonts w:ascii="Arial" w:hAnsi="Arial" w:cs="Arial"/>
          </w:rPr>
          <w:t xml:space="preserve">For each subscription Kilkari shall compute </w:t>
        </w:r>
      </w:ins>
    </w:p>
    <w:p w:rsidR="003938B9" w:rsidRPr="00C72BB6" w:rsidRDefault="003938B9" w:rsidP="003938B9">
      <w:pPr>
        <w:pStyle w:val="ListParagraph"/>
        <w:numPr>
          <w:ilvl w:val="1"/>
          <w:numId w:val="23"/>
        </w:numPr>
        <w:spacing w:line="360" w:lineRule="auto"/>
        <w:contextualSpacing w:val="0"/>
        <w:rPr>
          <w:ins w:id="1258" w:author="Manish Asija" w:date="2015-04-13T16:17:00Z"/>
          <w:rFonts w:ascii="Arial" w:hAnsi="Arial" w:cs="Arial"/>
        </w:rPr>
      </w:pPr>
      <w:ins w:id="1259" w:author="Manish Asija" w:date="2015-04-13T16:17:00Z">
        <w:r w:rsidRPr="00C72BB6">
          <w:rPr>
            <w:rFonts w:ascii="Arial" w:hAnsi="Arial" w:cs="Arial"/>
          </w:rPr>
          <w:t>The week number for which message is to be sent for a pack based on DOB or LMP as</w:t>
        </w:r>
      </w:ins>
    </w:p>
    <w:p w:rsidR="003938B9" w:rsidRPr="00C72BB6" w:rsidRDefault="003938B9" w:rsidP="003938B9">
      <w:pPr>
        <w:pStyle w:val="ListParagraph"/>
        <w:numPr>
          <w:ilvl w:val="2"/>
          <w:numId w:val="23"/>
        </w:numPr>
        <w:spacing w:line="360" w:lineRule="auto"/>
        <w:contextualSpacing w:val="0"/>
        <w:rPr>
          <w:ins w:id="1260" w:author="Manish Asija" w:date="2015-04-13T16:17:00Z"/>
          <w:rFonts w:ascii="Arial" w:hAnsi="Arial" w:cs="Arial"/>
        </w:rPr>
      </w:pPr>
      <w:ins w:id="1261" w:author="Manish Asija" w:date="2015-04-13T16:17:00Z">
        <w:r w:rsidRPr="00C72BB6">
          <w:rPr>
            <w:rFonts w:ascii="Arial" w:hAnsi="Arial" w:cs="Arial"/>
          </w:rPr>
          <w:t xml:space="preserve">Start week number of 48 Weeks Pack +  (Today’s date - DOB) / 7 </w:t>
        </w:r>
      </w:ins>
    </w:p>
    <w:p w:rsidR="003938B9" w:rsidRPr="00C72BB6" w:rsidRDefault="003938B9" w:rsidP="003938B9">
      <w:pPr>
        <w:pStyle w:val="ListParagraph"/>
        <w:numPr>
          <w:ilvl w:val="2"/>
          <w:numId w:val="23"/>
        </w:numPr>
        <w:spacing w:line="360" w:lineRule="auto"/>
        <w:contextualSpacing w:val="0"/>
        <w:rPr>
          <w:ins w:id="1262" w:author="Manish Asija" w:date="2015-04-13T16:17:00Z"/>
          <w:rFonts w:ascii="Arial" w:hAnsi="Arial" w:cs="Arial"/>
        </w:rPr>
      </w:pPr>
      <w:ins w:id="1263" w:author="Manish Asija" w:date="2015-04-13T16:17:00Z">
        <w:r w:rsidRPr="00C72BB6">
          <w:rPr>
            <w:rFonts w:ascii="Arial" w:hAnsi="Arial" w:cs="Arial"/>
          </w:rPr>
          <w:t xml:space="preserve">Start week number of 72 Weeks Pack + (Today’s date – (LMP+3) ) / 7 </w:t>
        </w:r>
      </w:ins>
    </w:p>
    <w:p w:rsidR="003938B9" w:rsidRPr="00C72BB6" w:rsidRDefault="003938B9" w:rsidP="003938B9">
      <w:pPr>
        <w:pStyle w:val="ListParagraph"/>
        <w:numPr>
          <w:ilvl w:val="1"/>
          <w:numId w:val="23"/>
        </w:numPr>
        <w:spacing w:line="360" w:lineRule="auto"/>
        <w:contextualSpacing w:val="0"/>
        <w:rPr>
          <w:ins w:id="1264" w:author="Manish Asija" w:date="2015-04-13T16:17:00Z"/>
          <w:rFonts w:ascii="Arial" w:hAnsi="Arial" w:cs="Arial"/>
        </w:rPr>
      </w:pPr>
      <w:ins w:id="1265" w:author="Manish Asija" w:date="2015-04-13T16:17:00Z">
        <w:r w:rsidRPr="00C72BB6">
          <w:rPr>
            <w:rFonts w:ascii="Arial" w:hAnsi="Arial" w:cs="Arial"/>
          </w:rPr>
          <w:t>The message number for which message is to be sent for based on value of configuration parameter NumberOfMessagePerWeek.</w:t>
        </w:r>
      </w:ins>
    </w:p>
    <w:p w:rsidR="003938B9" w:rsidRPr="00C72BB6" w:rsidRDefault="003938B9" w:rsidP="003938B9">
      <w:pPr>
        <w:pStyle w:val="ListParagraph"/>
        <w:numPr>
          <w:ilvl w:val="2"/>
          <w:numId w:val="23"/>
        </w:numPr>
        <w:spacing w:line="360" w:lineRule="auto"/>
        <w:contextualSpacing w:val="0"/>
        <w:rPr>
          <w:ins w:id="1266" w:author="Manish Asija" w:date="2015-04-13T16:17:00Z"/>
          <w:rFonts w:ascii="Arial" w:hAnsi="Arial" w:cs="Arial"/>
        </w:rPr>
      </w:pPr>
      <w:ins w:id="1267" w:author="Manish Asija" w:date="2015-04-13T16:17:00Z">
        <w:r w:rsidRPr="00C72BB6">
          <w:rPr>
            <w:rFonts w:ascii="Arial" w:hAnsi="Arial" w:cs="Arial"/>
          </w:rPr>
          <w:t>Set message number = 1.</w:t>
        </w:r>
      </w:ins>
    </w:p>
    <w:p w:rsidR="003938B9" w:rsidRPr="00C72BB6" w:rsidRDefault="00FC75FD" w:rsidP="003938B9">
      <w:pPr>
        <w:pStyle w:val="ListParagraph"/>
        <w:numPr>
          <w:ilvl w:val="2"/>
          <w:numId w:val="23"/>
        </w:numPr>
        <w:spacing w:line="360" w:lineRule="auto"/>
        <w:contextualSpacing w:val="0"/>
        <w:rPr>
          <w:ins w:id="1268" w:author="Manish Asija" w:date="2015-04-13T16:17:00Z"/>
          <w:rFonts w:ascii="Arial" w:hAnsi="Arial" w:cs="Arial"/>
        </w:rPr>
      </w:pPr>
      <w:ins w:id="1269" w:author="Manish Asija" w:date="2015-04-13T16:17:00Z">
        <w:r w:rsidRPr="00C72BB6">
          <w:rPr>
            <w:rFonts w:ascii="Arial" w:hAnsi="Arial" w:cs="Arial"/>
          </w:rPr>
          <w:t>If</w:t>
        </w:r>
      </w:ins>
      <w:ins w:id="1270" w:author="Manish Asija" w:date="2015-04-13T16:41:00Z">
        <w:r w:rsidRPr="00C72BB6">
          <w:rPr>
            <w:rFonts w:ascii="Arial" w:hAnsi="Arial" w:cs="Arial"/>
          </w:rPr>
          <w:t xml:space="preserve"> (</w:t>
        </w:r>
      </w:ins>
      <w:ins w:id="1271" w:author="Manish Asija" w:date="2015-04-13T16:17:00Z">
        <w:r w:rsidRPr="00C72BB6">
          <w:rPr>
            <w:rFonts w:ascii="Arial" w:hAnsi="Arial" w:cs="Arial"/>
          </w:rPr>
          <w:t>NumberOfMessagePerWeek == 2</w:t>
        </w:r>
      </w:ins>
      <w:ins w:id="1272" w:author="Manish Asija" w:date="2015-04-13T16:41:00Z">
        <w:r w:rsidRPr="00C72BB6">
          <w:rPr>
            <w:rFonts w:ascii="Arial" w:hAnsi="Arial" w:cs="Arial"/>
          </w:rPr>
          <w:t>)</w:t>
        </w:r>
      </w:ins>
      <w:ins w:id="1273" w:author="Manish Asija" w:date="2015-04-13T16:17:00Z">
        <w:r w:rsidRPr="00C72BB6">
          <w:rPr>
            <w:rFonts w:ascii="Arial" w:hAnsi="Arial" w:cs="Arial"/>
          </w:rPr>
          <w:t xml:space="preserve"> </w:t>
        </w:r>
      </w:ins>
      <w:ins w:id="1274" w:author="Manish Asija" w:date="2015-04-13T16:41:00Z">
        <w:r w:rsidRPr="00C72BB6">
          <w:rPr>
            <w:rFonts w:ascii="Arial" w:hAnsi="Arial" w:cs="Arial"/>
          </w:rPr>
          <w:t>a</w:t>
        </w:r>
      </w:ins>
      <w:ins w:id="1275" w:author="Manish Asija" w:date="2015-04-13T16:17:00Z">
        <w:r w:rsidR="003938B9" w:rsidRPr="00C72BB6">
          <w:rPr>
            <w:rFonts w:ascii="Arial" w:hAnsi="Arial" w:cs="Arial"/>
          </w:rPr>
          <w:t xml:space="preserve">nd </w:t>
        </w:r>
      </w:ins>
      <w:ins w:id="1276" w:author="Manish Asija" w:date="2015-04-13T16:41:00Z">
        <w:r w:rsidRPr="00C72BB6">
          <w:rPr>
            <w:rFonts w:ascii="Arial" w:hAnsi="Arial" w:cs="Arial"/>
          </w:rPr>
          <w:t>(</w:t>
        </w:r>
      </w:ins>
      <w:ins w:id="1277" w:author="Manish Asija" w:date="2015-04-13T16:17:00Z">
        <w:r w:rsidR="003938B9" w:rsidRPr="00C72BB6">
          <w:rPr>
            <w:rFonts w:ascii="Arial" w:hAnsi="Arial" w:cs="Arial"/>
          </w:rPr>
          <w:t>(s</w:t>
        </w:r>
        <w:r w:rsidRPr="00C72BB6">
          <w:rPr>
            <w:rFonts w:ascii="Arial" w:hAnsi="Arial" w:cs="Arial"/>
          </w:rPr>
          <w:t xml:space="preserve">tartDate – Today’sDate) % 7 == </w:t>
        </w:r>
      </w:ins>
      <w:ins w:id="1278" w:author="Manish Asija" w:date="2015-04-13T16:42:00Z">
        <w:r w:rsidRPr="00C72BB6">
          <w:rPr>
            <w:rFonts w:ascii="Arial" w:hAnsi="Arial" w:cs="Arial"/>
          </w:rPr>
          <w:t>3</w:t>
        </w:r>
      </w:ins>
      <w:ins w:id="1279" w:author="Manish Asija" w:date="2015-04-13T16:41:00Z">
        <w:r w:rsidRPr="00C72BB6">
          <w:rPr>
            <w:rFonts w:ascii="Arial" w:hAnsi="Arial" w:cs="Arial"/>
          </w:rPr>
          <w:t>)</w:t>
        </w:r>
      </w:ins>
      <w:ins w:id="1280" w:author="Manish Asija" w:date="2015-04-13T16:17:00Z">
        <w:r w:rsidR="003938B9" w:rsidRPr="00C72BB6">
          <w:rPr>
            <w:rFonts w:ascii="Arial" w:hAnsi="Arial" w:cs="Arial"/>
          </w:rPr>
          <w:t xml:space="preserve"> then set message number = 2.</w:t>
        </w:r>
      </w:ins>
      <w:ins w:id="1281" w:author="Manish Asija" w:date="2015-04-13T16:41:00Z">
        <w:r w:rsidRPr="00C72BB6">
          <w:rPr>
            <w:rFonts w:ascii="Arial" w:hAnsi="Arial" w:cs="Arial"/>
          </w:rPr>
          <w:t xml:space="preserve"> </w:t>
        </w:r>
      </w:ins>
      <w:ins w:id="1282" w:author="Manish Asija" w:date="2015-04-13T16:53:00Z">
        <w:r w:rsidR="0079748F" w:rsidRPr="00C72BB6">
          <w:rPr>
            <w:rFonts w:ascii="Arial" w:hAnsi="Arial" w:cs="Arial"/>
          </w:rPr>
          <w:t>[</w:t>
        </w:r>
      </w:ins>
      <w:ins w:id="1283" w:author="Manish Asija" w:date="2015-04-13T16:41:00Z">
        <w:r w:rsidRPr="00C72BB6">
          <w:rPr>
            <w:rFonts w:ascii="Arial" w:hAnsi="Arial" w:cs="Arial"/>
          </w:rPr>
          <w:t>This mean if today is day 4</w:t>
        </w:r>
      </w:ins>
      <w:ins w:id="1284" w:author="Manish Asija" w:date="2015-04-13T16:42:00Z">
        <w:r w:rsidRPr="00C72BB6">
          <w:rPr>
            <w:rFonts w:ascii="Arial" w:hAnsi="Arial" w:cs="Arial"/>
          </w:rPr>
          <w:t xml:space="preserve"> (starting from 0 as first day)</w:t>
        </w:r>
      </w:ins>
      <w:ins w:id="1285" w:author="Manish Asija" w:date="2015-04-13T16:41:00Z">
        <w:r w:rsidRPr="00C72BB6">
          <w:rPr>
            <w:rFonts w:ascii="Arial" w:hAnsi="Arial" w:cs="Arial"/>
          </w:rPr>
          <w:t xml:space="preserve"> of week for a subscription</w:t>
        </w:r>
      </w:ins>
      <w:ins w:id="1286" w:author="Manish Asija" w:date="2015-04-13T16:45:00Z">
        <w:r w:rsidRPr="00C72BB6">
          <w:rPr>
            <w:rFonts w:ascii="Arial" w:hAnsi="Arial" w:cs="Arial"/>
          </w:rPr>
          <w:t>,</w:t>
        </w:r>
      </w:ins>
      <w:ins w:id="1287" w:author="Manish Asija" w:date="2015-04-13T16:41:00Z">
        <w:r w:rsidRPr="00C72BB6">
          <w:rPr>
            <w:rFonts w:ascii="Arial" w:hAnsi="Arial" w:cs="Arial"/>
          </w:rPr>
          <w:t xml:space="preserve"> then </w:t>
        </w:r>
      </w:ins>
      <w:ins w:id="1288" w:author="Manish Asija" w:date="2015-04-13T16:42:00Z">
        <w:r w:rsidRPr="00C72BB6">
          <w:rPr>
            <w:rFonts w:ascii="Arial" w:hAnsi="Arial" w:cs="Arial"/>
          </w:rPr>
          <w:t>message 2 shall be delivered</w:t>
        </w:r>
      </w:ins>
      <w:ins w:id="1289" w:author="Manish Asija" w:date="2015-04-13T16:53:00Z">
        <w:r w:rsidR="0079748F" w:rsidRPr="00C72BB6">
          <w:rPr>
            <w:rFonts w:ascii="Arial" w:hAnsi="Arial" w:cs="Arial"/>
          </w:rPr>
          <w:t>]</w:t>
        </w:r>
      </w:ins>
      <w:ins w:id="1290" w:author="Manish Asija" w:date="2015-04-13T16:42:00Z">
        <w:r w:rsidRPr="00C72BB6">
          <w:rPr>
            <w:rFonts w:ascii="Arial" w:hAnsi="Arial" w:cs="Arial"/>
          </w:rPr>
          <w:t>.</w:t>
        </w:r>
      </w:ins>
    </w:p>
    <w:p w:rsidR="003938B9" w:rsidRPr="00C72BB6" w:rsidRDefault="003938B9" w:rsidP="003938B9">
      <w:pPr>
        <w:pStyle w:val="ListParagraph"/>
        <w:numPr>
          <w:ilvl w:val="0"/>
          <w:numId w:val="23"/>
        </w:numPr>
        <w:spacing w:line="360" w:lineRule="auto"/>
        <w:ind w:left="662"/>
        <w:contextualSpacing w:val="0"/>
        <w:rPr>
          <w:ins w:id="1291" w:author="Manish Asija" w:date="2015-04-13T16:21:00Z"/>
          <w:rFonts w:ascii="Arial" w:hAnsi="Arial" w:cs="Arial"/>
        </w:rPr>
      </w:pPr>
      <w:ins w:id="1292" w:author="Manish Asija" w:date="2015-04-13T16:20:00Z">
        <w:r w:rsidRPr="00C72BB6">
          <w:rPr>
            <w:rFonts w:ascii="Arial" w:hAnsi="Arial" w:cs="Arial"/>
          </w:rPr>
          <w:t xml:space="preserve">If Week Number computed is greater than DurationOfPackInWeeks (72 or 48, respectively) then update the status to </w:t>
        </w:r>
      </w:ins>
      <w:ins w:id="1293" w:author="Manish Asija" w:date="2015-04-13T16:21:00Z">
        <w:r w:rsidRPr="00C72BB6">
          <w:rPr>
            <w:rFonts w:ascii="Arial" w:hAnsi="Arial" w:cs="Arial"/>
          </w:rPr>
          <w:t>“Completed” and remove this subscription from list.</w:t>
        </w:r>
      </w:ins>
    </w:p>
    <w:p w:rsidR="003938B9" w:rsidRPr="00C72BB6" w:rsidRDefault="003938B9" w:rsidP="003938B9">
      <w:pPr>
        <w:pStyle w:val="ListParagraph"/>
        <w:numPr>
          <w:ilvl w:val="0"/>
          <w:numId w:val="23"/>
        </w:numPr>
        <w:spacing w:line="360" w:lineRule="auto"/>
        <w:ind w:left="662"/>
        <w:contextualSpacing w:val="0"/>
        <w:rPr>
          <w:ins w:id="1294" w:author="Manish Asija" w:date="2015-04-13T16:21:00Z"/>
          <w:rFonts w:ascii="Arial" w:hAnsi="Arial" w:cs="Arial"/>
        </w:rPr>
      </w:pPr>
      <w:ins w:id="1295" w:author="Manish Asija" w:date="2015-04-13T16:21:00Z">
        <w:r w:rsidRPr="00C72BB6">
          <w:rPr>
            <w:rFonts w:ascii="Arial" w:hAnsi="Arial" w:cs="Arial"/>
          </w:rPr>
          <w:t>If Week Number computed is equal to DurationOfPackInWeeks (72 or 48, respectively) then update the status to “Completed”.</w:t>
        </w:r>
      </w:ins>
    </w:p>
    <w:p w:rsidR="003938B9" w:rsidRPr="00C72BB6" w:rsidRDefault="003938B9" w:rsidP="003938B9">
      <w:pPr>
        <w:pStyle w:val="ListParagraph"/>
        <w:numPr>
          <w:ilvl w:val="0"/>
          <w:numId w:val="23"/>
        </w:numPr>
        <w:spacing w:line="360" w:lineRule="auto"/>
        <w:ind w:left="662"/>
        <w:contextualSpacing w:val="0"/>
        <w:rPr>
          <w:ins w:id="1296" w:author="Manish Asija" w:date="2015-04-13T16:51:00Z"/>
          <w:rFonts w:ascii="Arial" w:hAnsi="Arial" w:cs="Arial"/>
        </w:rPr>
      </w:pPr>
      <w:ins w:id="1297" w:author="Manish Asija" w:date="2015-04-13T16:21:00Z">
        <w:r w:rsidRPr="00C72BB6">
          <w:rPr>
            <w:rFonts w:ascii="Arial" w:hAnsi="Arial" w:cs="Arial"/>
          </w:rPr>
          <w:t xml:space="preserve">If </w:t>
        </w:r>
      </w:ins>
      <w:ins w:id="1298" w:author="Manish Asija" w:date="2015-04-13T16:27:00Z">
        <w:r w:rsidR="00FE341A" w:rsidRPr="00C72BB6">
          <w:rPr>
            <w:rFonts w:ascii="Arial" w:hAnsi="Arial" w:cs="Arial"/>
          </w:rPr>
          <w:t xml:space="preserve">Week Number computed is less than DurationOfPackInWeeks (72 or 48, respectively) </w:t>
        </w:r>
      </w:ins>
      <w:ins w:id="1299" w:author="Manish Asija" w:date="2015-04-13T16:28:00Z">
        <w:r w:rsidR="00FE341A" w:rsidRPr="00C72BB6">
          <w:rPr>
            <w:rFonts w:ascii="Arial" w:hAnsi="Arial" w:cs="Arial"/>
          </w:rPr>
          <w:t xml:space="preserve">and </w:t>
        </w:r>
      </w:ins>
      <w:ins w:id="1300" w:author="Manish Asija" w:date="2015-04-13T16:21:00Z">
        <w:r w:rsidRPr="00C72BB6">
          <w:rPr>
            <w:rFonts w:ascii="Arial" w:hAnsi="Arial" w:cs="Arial"/>
          </w:rPr>
          <w:t xml:space="preserve">the status of a pack is pendingActivation then update it to </w:t>
        </w:r>
      </w:ins>
      <w:ins w:id="1301" w:author="Manish Asija" w:date="2015-04-13T16:22:00Z">
        <w:r w:rsidRPr="00C72BB6">
          <w:rPr>
            <w:rFonts w:ascii="Arial" w:hAnsi="Arial" w:cs="Arial"/>
          </w:rPr>
          <w:t>“Active”</w:t>
        </w:r>
      </w:ins>
      <w:ins w:id="1302" w:author="Manish Asija" w:date="2015-04-13T16:51:00Z">
        <w:r w:rsidR="002C48E3" w:rsidRPr="00C72BB6">
          <w:rPr>
            <w:rFonts w:ascii="Arial" w:hAnsi="Arial" w:cs="Arial"/>
          </w:rPr>
          <w:t>.</w:t>
        </w:r>
      </w:ins>
    </w:p>
    <w:p w:rsidR="002C48E3" w:rsidRPr="00C72BB6" w:rsidRDefault="002C48E3" w:rsidP="003938B9">
      <w:pPr>
        <w:pStyle w:val="ListParagraph"/>
        <w:numPr>
          <w:ilvl w:val="0"/>
          <w:numId w:val="23"/>
        </w:numPr>
        <w:spacing w:line="360" w:lineRule="auto"/>
        <w:ind w:left="662"/>
        <w:contextualSpacing w:val="0"/>
        <w:rPr>
          <w:ins w:id="1303" w:author="Manish Asija" w:date="2015-04-13T16:22:00Z"/>
          <w:rFonts w:ascii="Arial" w:hAnsi="Arial" w:cs="Arial"/>
        </w:rPr>
      </w:pPr>
      <w:ins w:id="1304" w:author="Manish Asija" w:date="2015-04-13T16:51:00Z">
        <w:r w:rsidRPr="00C72BB6">
          <w:rPr>
            <w:rFonts w:ascii="Arial" w:hAnsi="Arial" w:cs="Arial"/>
          </w:rPr>
          <w:t>Update the subscription in DB.</w:t>
        </w:r>
      </w:ins>
    </w:p>
    <w:p w:rsidR="003938B9" w:rsidRPr="00C72BB6" w:rsidRDefault="003938B9" w:rsidP="003938B9">
      <w:pPr>
        <w:pStyle w:val="ListParagraph"/>
        <w:numPr>
          <w:ilvl w:val="0"/>
          <w:numId w:val="23"/>
        </w:numPr>
        <w:spacing w:line="360" w:lineRule="auto"/>
        <w:ind w:left="662"/>
        <w:contextualSpacing w:val="0"/>
        <w:rPr>
          <w:ins w:id="1305" w:author="Manish Asija" w:date="2015-04-13T16:19:00Z"/>
          <w:rFonts w:ascii="Arial" w:hAnsi="Arial" w:cs="Arial"/>
        </w:rPr>
      </w:pPr>
      <w:ins w:id="1306" w:author="Manish Asija" w:date="2015-04-13T16:22:00Z">
        <w:r w:rsidRPr="00C72BB6">
          <w:rPr>
            <w:rFonts w:ascii="Arial" w:hAnsi="Arial" w:cs="Arial"/>
          </w:rPr>
          <w:t xml:space="preserve">Update the </w:t>
        </w:r>
      </w:ins>
      <w:ins w:id="1307" w:author="Manish Asija" w:date="2015-04-13T16:33:00Z">
        <w:r w:rsidR="00FE341A" w:rsidRPr="00C72BB6">
          <w:rPr>
            <w:rFonts w:ascii="Arial" w:hAnsi="Arial" w:cs="Arial"/>
          </w:rPr>
          <w:t xml:space="preserve">WeekNumber and MessageNumber in </w:t>
        </w:r>
      </w:ins>
      <w:ins w:id="1308" w:author="Manish Asija" w:date="2015-04-13T16:34:00Z">
        <w:r w:rsidR="00FE341A" w:rsidRPr="00C72BB6">
          <w:rPr>
            <w:rFonts w:ascii="Arial" w:hAnsi="Arial" w:cs="Arial"/>
          </w:rPr>
          <w:t>KilkariSubscriptionMesasure entity</w:t>
        </w:r>
      </w:ins>
      <w:ins w:id="1309" w:author="Manish Asija" w:date="2015-04-13T16:38:00Z">
        <w:r w:rsidR="00FC75FD" w:rsidRPr="00C72BB6">
          <w:rPr>
            <w:rFonts w:ascii="Arial" w:hAnsi="Arial" w:cs="Arial"/>
          </w:rPr>
          <w:t xml:space="preserve"> (refer </w:t>
        </w:r>
        <w:r w:rsidR="0066491D" w:rsidRPr="00C72BB6">
          <w:rPr>
            <w:rFonts w:ascii="Arial" w:hAnsi="Arial" w:cs="Arial"/>
          </w:rPr>
          <w:fldChar w:fldCharType="begin"/>
        </w:r>
        <w:r w:rsidR="00FC75FD" w:rsidRPr="00C72BB6">
          <w:rPr>
            <w:rFonts w:ascii="Arial" w:hAnsi="Arial" w:cs="Arial"/>
          </w:rPr>
          <w:instrText xml:space="preserve"> REF _Ref416706466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310" w:author="Sumit Pabbi" w:date="2015-04-13T20:05:00Z">
        <w:r w:rsidR="00655E56" w:rsidRPr="00C72BB6">
          <w:rPr>
            <w:rFonts w:ascii="Arial" w:hAnsi="Arial" w:cs="Arial"/>
          </w:rPr>
          <w:t>10.1.7.3</w:t>
        </w:r>
      </w:ins>
      <w:ins w:id="1311" w:author="Manish Asija" w:date="2015-04-13T16:38:00Z">
        <w:del w:id="1312" w:author="Sumit Pabbi" w:date="2015-04-13T19:34:00Z">
          <w:r w:rsidR="00FC75FD" w:rsidRPr="00C72BB6" w:rsidDel="002B2310">
            <w:rPr>
              <w:rFonts w:ascii="Arial" w:hAnsi="Arial" w:cs="Arial"/>
            </w:rPr>
            <w:delText>10.1.6.3</w:delText>
          </w:r>
        </w:del>
        <w:r w:rsidR="0066491D" w:rsidRPr="00C72BB6">
          <w:rPr>
            <w:rFonts w:ascii="Arial" w:hAnsi="Arial" w:cs="Arial"/>
          </w:rPr>
          <w:fldChar w:fldCharType="end"/>
        </w:r>
      </w:ins>
      <w:ins w:id="1313" w:author="Manish Asija" w:date="2015-04-13T16:39:00Z">
        <w:r w:rsidR="00FC75FD" w:rsidRPr="00C72BB6">
          <w:rPr>
            <w:rFonts w:ascii="Arial" w:hAnsi="Arial" w:cs="Arial"/>
          </w:rPr>
          <w:t>)</w:t>
        </w:r>
      </w:ins>
      <w:ins w:id="1314" w:author="Manish Asija" w:date="2015-04-13T16:34:00Z">
        <w:r w:rsidR="00FE341A" w:rsidRPr="00C72BB6">
          <w:rPr>
            <w:rFonts w:ascii="Arial" w:hAnsi="Arial" w:cs="Arial"/>
          </w:rPr>
          <w:t>.</w:t>
        </w:r>
      </w:ins>
    </w:p>
    <w:p w:rsidR="00557286" w:rsidRPr="00C72BB6" w:rsidDel="003938B9" w:rsidRDefault="00557286" w:rsidP="003938B9">
      <w:pPr>
        <w:pStyle w:val="ListParagraph"/>
        <w:spacing w:line="360" w:lineRule="auto"/>
        <w:ind w:left="662"/>
        <w:contextualSpacing w:val="0"/>
        <w:rPr>
          <w:ins w:id="1315" w:author="Sumit Pabbi" w:date="2015-04-10T22:14:00Z"/>
          <w:del w:id="1316" w:author="Manish Asija" w:date="2015-04-13T16:17:00Z"/>
          <w:rFonts w:ascii="Arial" w:hAnsi="Arial" w:cs="Arial"/>
        </w:rPr>
      </w:pPr>
      <w:bookmarkStart w:id="1317" w:name="_Toc416717900"/>
      <w:bookmarkStart w:id="1318" w:name="_Toc416719439"/>
      <w:bookmarkEnd w:id="1317"/>
      <w:bookmarkEnd w:id="1318"/>
    </w:p>
    <w:p w:rsidR="00655E56" w:rsidRPr="00C72BB6" w:rsidRDefault="008126C9" w:rsidP="00655E56">
      <w:pPr>
        <w:pStyle w:val="Heading1"/>
        <w:numPr>
          <w:ilvl w:val="0"/>
          <w:numId w:val="1"/>
        </w:numPr>
        <w:rPr>
          <w:ins w:id="1319" w:author="Sumit Pabbi" w:date="2015-04-13T20:04:00Z"/>
        </w:rPr>
      </w:pPr>
      <w:ins w:id="1320" w:author="Sumit Pabbi" w:date="2015-04-13T19:26:00Z">
        <w:r w:rsidRPr="00C72BB6">
          <w:br w:type="page"/>
        </w:r>
      </w:ins>
      <w:bookmarkStart w:id="1321" w:name="_Toc413339911"/>
      <w:bookmarkStart w:id="1322" w:name="_Toc416478661"/>
      <w:bookmarkStart w:id="1323" w:name="_Toc416719440"/>
      <w:bookmarkStart w:id="1324" w:name="_Ref416425958"/>
      <w:bookmarkStart w:id="1325" w:name="_Toc413665708"/>
      <w:bookmarkStart w:id="1326" w:name="_Toc413339912"/>
      <w:bookmarkStart w:id="1327" w:name="_Ref415054783"/>
      <w:bookmarkEnd w:id="1321"/>
      <w:ins w:id="1328" w:author="Sumit Pabbi" w:date="2015-04-13T20:04:00Z">
        <w:r w:rsidR="00655E56" w:rsidRPr="00C72BB6">
          <w:t>Kilkari Out-Bound Dialer Module</w:t>
        </w:r>
        <w:bookmarkEnd w:id="1322"/>
        <w:bookmarkEnd w:id="1323"/>
      </w:ins>
    </w:p>
    <w:p w:rsidR="00655E56" w:rsidRPr="00C72BB6" w:rsidRDefault="00655E56" w:rsidP="00655E56">
      <w:pPr>
        <w:pStyle w:val="Heading2"/>
        <w:numPr>
          <w:ilvl w:val="1"/>
          <w:numId w:val="1"/>
        </w:numPr>
        <w:rPr>
          <w:ins w:id="1329" w:author="Sumit Pabbi" w:date="2015-04-13T20:04:00Z"/>
        </w:rPr>
      </w:pPr>
      <w:bookmarkStart w:id="1330" w:name="_Toc416478662"/>
      <w:bookmarkStart w:id="1331" w:name="_Toc416719441"/>
      <w:ins w:id="1332" w:author="Sumit Pabbi" w:date="2015-04-13T20:04:00Z">
        <w:r w:rsidRPr="00C72BB6">
          <w:t>Overview</w:t>
        </w:r>
        <w:bookmarkEnd w:id="1330"/>
        <w:bookmarkEnd w:id="1331"/>
      </w:ins>
    </w:p>
    <w:p w:rsidR="00655E56" w:rsidRPr="00C72BB6" w:rsidRDefault="00655E56" w:rsidP="00655E56">
      <w:pPr>
        <w:pStyle w:val="ListParagraph"/>
        <w:numPr>
          <w:ilvl w:val="0"/>
          <w:numId w:val="32"/>
        </w:numPr>
        <w:contextualSpacing w:val="0"/>
        <w:rPr>
          <w:ins w:id="1333" w:author="Sumit Pabbi" w:date="2015-04-13T20:04:00Z"/>
          <w:rFonts w:ascii="Arial" w:hAnsi="Arial" w:cs="Arial"/>
        </w:rPr>
      </w:pPr>
      <w:ins w:id="1334" w:author="Sumit Pabbi" w:date="2015-04-13T20:04:00Z">
        <w:r w:rsidRPr="00C72BB6">
          <w:rPr>
            <w:rFonts w:ascii="Arial" w:hAnsi="Arial" w:cs="Arial"/>
          </w:rPr>
          <w:t xml:space="preserve">Kilkari Out-Bound Dialer (KilkariObd) module supports preparation of OBD target file and processing of the CDR files. </w:t>
        </w:r>
      </w:ins>
    </w:p>
    <w:p w:rsidR="00655E56" w:rsidRPr="00C72BB6" w:rsidRDefault="00655E56" w:rsidP="00655E56">
      <w:pPr>
        <w:pStyle w:val="ListParagraph"/>
        <w:numPr>
          <w:ilvl w:val="0"/>
          <w:numId w:val="32"/>
        </w:numPr>
        <w:contextualSpacing w:val="0"/>
        <w:rPr>
          <w:ins w:id="1335" w:author="Sumit Pabbi" w:date="2015-04-13T20:04:00Z"/>
          <w:rFonts w:ascii="Arial" w:hAnsi="Arial" w:cs="Arial"/>
        </w:rPr>
      </w:pPr>
      <w:ins w:id="1336" w:author="Sumit Pabbi" w:date="2015-04-13T20:04:00Z">
        <w:r w:rsidRPr="00C72BB6">
          <w:rPr>
            <w:rFonts w:ascii="Arial" w:hAnsi="Arial" w:cs="Arial"/>
          </w:rPr>
          <w:t xml:space="preserve">This module is separated from Kilkari module in order to keep the business logic for OBD preparation and CDR processing, which is specific to the IVR vendor, as independent of subscription logic. </w:t>
        </w:r>
      </w:ins>
    </w:p>
    <w:p w:rsidR="00655E56" w:rsidRPr="00C72BB6" w:rsidRDefault="00655E56" w:rsidP="00655E56">
      <w:pPr>
        <w:pStyle w:val="ListParagraph"/>
        <w:numPr>
          <w:ilvl w:val="0"/>
          <w:numId w:val="32"/>
        </w:numPr>
        <w:contextualSpacing w:val="0"/>
        <w:rPr>
          <w:ins w:id="1337" w:author="Sumit Pabbi" w:date="2015-04-13T20:04:00Z"/>
          <w:rFonts w:ascii="Arial" w:hAnsi="Arial" w:cs="Arial"/>
        </w:rPr>
      </w:pPr>
      <w:ins w:id="1338" w:author="Sumit Pabbi" w:date="2015-04-13T20:04:00Z">
        <w:r w:rsidRPr="00C72BB6">
          <w:rPr>
            <w:rFonts w:ascii="Arial" w:hAnsi="Arial" w:cs="Arial"/>
          </w:rPr>
          <w:t>Outbound call flow shall be as follow:</w:t>
        </w:r>
      </w:ins>
    </w:p>
    <w:p w:rsidR="00655E56" w:rsidRPr="00C72BB6" w:rsidRDefault="00655E56" w:rsidP="00655E56">
      <w:pPr>
        <w:pStyle w:val="ListParagraph"/>
        <w:numPr>
          <w:ilvl w:val="1"/>
          <w:numId w:val="32"/>
        </w:numPr>
        <w:contextualSpacing w:val="0"/>
        <w:rPr>
          <w:ins w:id="1339" w:author="Sumit Pabbi" w:date="2015-04-13T20:04:00Z"/>
          <w:rFonts w:ascii="Arial" w:hAnsi="Arial" w:cs="Arial"/>
        </w:rPr>
      </w:pPr>
      <w:ins w:id="1340" w:author="Sumit Pabbi" w:date="2015-04-13T20:04:00Z">
        <w:r w:rsidRPr="00C72BB6">
          <w:rPr>
            <w:rFonts w:ascii="Arial" w:hAnsi="Arial" w:cs="Arial"/>
          </w:rPr>
          <w:t xml:space="preserve">KilkariObd shall prepare the OBD target file for </w:t>
        </w:r>
      </w:ins>
    </w:p>
    <w:p w:rsidR="00655E56" w:rsidRPr="00C72BB6" w:rsidRDefault="00655E56" w:rsidP="00655E56">
      <w:pPr>
        <w:pStyle w:val="ListParagraph"/>
        <w:numPr>
          <w:ilvl w:val="2"/>
          <w:numId w:val="32"/>
        </w:numPr>
        <w:contextualSpacing w:val="0"/>
        <w:rPr>
          <w:ins w:id="1341" w:author="Sumit Pabbi" w:date="2015-04-13T20:04:00Z"/>
          <w:rFonts w:ascii="Arial" w:hAnsi="Arial" w:cs="Arial"/>
        </w:rPr>
      </w:pPr>
      <w:ins w:id="1342" w:author="Sumit Pabbi" w:date="2015-04-13T20:04:00Z">
        <w:r w:rsidRPr="00C72BB6">
          <w:rPr>
            <w:rFonts w:ascii="Arial" w:hAnsi="Arial" w:cs="Arial"/>
          </w:rPr>
          <w:t>Fresh calls for subscription having a weekly message scheduled for current date</w:t>
        </w:r>
      </w:ins>
    </w:p>
    <w:p w:rsidR="00655E56" w:rsidRPr="00C72BB6" w:rsidRDefault="00655E56" w:rsidP="00655E56">
      <w:pPr>
        <w:pStyle w:val="ListParagraph"/>
        <w:numPr>
          <w:ilvl w:val="2"/>
          <w:numId w:val="32"/>
        </w:numPr>
        <w:contextualSpacing w:val="0"/>
        <w:rPr>
          <w:ins w:id="1343" w:author="Sumit Pabbi" w:date="2015-04-13T20:04:00Z"/>
          <w:rFonts w:ascii="Arial" w:hAnsi="Arial" w:cs="Arial"/>
        </w:rPr>
      </w:pPr>
      <w:ins w:id="1344" w:author="Sumit Pabbi" w:date="2015-04-13T20:04:00Z">
        <w:r w:rsidRPr="00C72BB6">
          <w:rPr>
            <w:rFonts w:ascii="Arial" w:hAnsi="Arial" w:cs="Arial"/>
          </w:rPr>
          <w:t>The calls that have failed on the previous attempt and are eligible for retry on current date.</w:t>
        </w:r>
      </w:ins>
    </w:p>
    <w:p w:rsidR="00655E56" w:rsidRPr="00C72BB6" w:rsidRDefault="00655E56" w:rsidP="00655E56">
      <w:pPr>
        <w:pStyle w:val="ListParagraph"/>
        <w:numPr>
          <w:ilvl w:val="1"/>
          <w:numId w:val="32"/>
        </w:numPr>
        <w:contextualSpacing w:val="0"/>
        <w:rPr>
          <w:ins w:id="1345" w:author="Sumit Pabbi" w:date="2015-04-13T20:04:00Z"/>
          <w:rFonts w:ascii="Arial" w:hAnsi="Arial" w:cs="Arial"/>
        </w:rPr>
      </w:pPr>
      <w:ins w:id="1346" w:author="Sumit Pabbi" w:date="2015-04-13T20:04:00Z">
        <w:r w:rsidRPr="00C72BB6">
          <w:rPr>
            <w:rFonts w:ascii="Arial" w:hAnsi="Arial" w:cs="Arial"/>
          </w:rPr>
          <w:t>KilkariObd shall perform a secure copy of the OBD target file to a location that is accessible by IVR.</w:t>
        </w:r>
      </w:ins>
    </w:p>
    <w:p w:rsidR="00655E56" w:rsidRPr="00C72BB6" w:rsidRDefault="00655E56" w:rsidP="00655E56">
      <w:pPr>
        <w:pStyle w:val="ListParagraph"/>
        <w:numPr>
          <w:ilvl w:val="1"/>
          <w:numId w:val="32"/>
        </w:numPr>
        <w:contextualSpacing w:val="0"/>
        <w:rPr>
          <w:ins w:id="1347" w:author="Sumit Pabbi" w:date="2015-04-13T20:04:00Z"/>
          <w:rFonts w:ascii="Arial" w:hAnsi="Arial" w:cs="Arial"/>
        </w:rPr>
      </w:pPr>
      <w:ins w:id="1348" w:author="Sumit Pabbi" w:date="2015-04-13T20:04:00Z">
        <w:r w:rsidRPr="00C72BB6">
          <w:rPr>
            <w:rFonts w:ascii="Arial" w:hAnsi="Arial" w:cs="Arial"/>
          </w:rPr>
          <w:t>KilkariObd shall notify IVR System to pick and process the OBD Target file.</w:t>
        </w:r>
      </w:ins>
    </w:p>
    <w:p w:rsidR="00655E56" w:rsidRPr="00C72BB6" w:rsidRDefault="00655E56" w:rsidP="00655E56">
      <w:pPr>
        <w:pStyle w:val="ListParagraph"/>
        <w:numPr>
          <w:ilvl w:val="1"/>
          <w:numId w:val="32"/>
        </w:numPr>
        <w:contextualSpacing w:val="0"/>
        <w:rPr>
          <w:ins w:id="1349" w:author="Sumit Pabbi" w:date="2015-04-13T20:04:00Z"/>
          <w:rFonts w:ascii="Arial" w:hAnsi="Arial" w:cs="Arial"/>
        </w:rPr>
      </w:pPr>
      <w:ins w:id="1350" w:author="Sumit Pabbi" w:date="2015-04-13T20:04:00Z">
        <w:r w:rsidRPr="00C72BB6">
          <w:rPr>
            <w:rFonts w:ascii="Arial" w:hAnsi="Arial" w:cs="Arial"/>
          </w:rPr>
          <w:t>On successful processing of OBD Target file IVR shall notify the processing completion to KilkariObd.</w:t>
        </w:r>
      </w:ins>
    </w:p>
    <w:p w:rsidR="00655E56" w:rsidRPr="00C72BB6" w:rsidRDefault="00655E56" w:rsidP="00655E56">
      <w:pPr>
        <w:pStyle w:val="ListParagraph"/>
        <w:numPr>
          <w:ilvl w:val="1"/>
          <w:numId w:val="32"/>
        </w:numPr>
        <w:contextualSpacing w:val="0"/>
        <w:rPr>
          <w:ins w:id="1351" w:author="Sumit Pabbi" w:date="2015-04-13T20:04:00Z"/>
          <w:rFonts w:ascii="Arial" w:hAnsi="Arial" w:cs="Arial"/>
        </w:rPr>
      </w:pPr>
      <w:ins w:id="1352" w:author="Sumit Pabbi" w:date="2015-04-13T20:04:00Z">
        <w:r w:rsidRPr="00C72BB6">
          <w:rPr>
            <w:rFonts w:ascii="Arial" w:hAnsi="Arial" w:cs="Arial"/>
          </w:rPr>
          <w:t>Then after making the calls as per OBD target file, during social hours, IVR shall do a secure copy of CDR Summary and Detail files to the same location (at which OBD target file was kept by KilkariObd).</w:t>
        </w:r>
      </w:ins>
    </w:p>
    <w:p w:rsidR="00655E56" w:rsidRPr="00C72BB6" w:rsidRDefault="00655E56" w:rsidP="00655E56">
      <w:pPr>
        <w:pStyle w:val="ListParagraph"/>
        <w:numPr>
          <w:ilvl w:val="1"/>
          <w:numId w:val="32"/>
        </w:numPr>
        <w:contextualSpacing w:val="0"/>
        <w:rPr>
          <w:ins w:id="1353" w:author="Sumit Pabbi" w:date="2015-04-13T20:04:00Z"/>
          <w:rFonts w:ascii="Arial" w:hAnsi="Arial" w:cs="Arial"/>
        </w:rPr>
      </w:pPr>
      <w:ins w:id="1354" w:author="Sumit Pabbi" w:date="2015-04-13T20:04:00Z">
        <w:r w:rsidRPr="00C72BB6">
          <w:rPr>
            <w:rFonts w:ascii="Arial" w:hAnsi="Arial" w:cs="Arial"/>
          </w:rPr>
          <w:t>IVR shall notify creation of KilkariObd with details of CDR Summary and details.</w:t>
        </w:r>
      </w:ins>
    </w:p>
    <w:p w:rsidR="00655E56" w:rsidRPr="00C72BB6" w:rsidRDefault="00655E56" w:rsidP="00655E56">
      <w:pPr>
        <w:pStyle w:val="ListParagraph"/>
        <w:numPr>
          <w:ilvl w:val="1"/>
          <w:numId w:val="32"/>
        </w:numPr>
        <w:contextualSpacing w:val="0"/>
        <w:rPr>
          <w:ins w:id="1355" w:author="Sumit Pabbi" w:date="2015-04-13T20:04:00Z"/>
          <w:rFonts w:ascii="Arial" w:hAnsi="Arial" w:cs="Arial"/>
        </w:rPr>
      </w:pPr>
      <w:ins w:id="1356" w:author="Sumit Pabbi" w:date="2015-04-13T20:04:00Z">
        <w:r w:rsidRPr="00C72BB6">
          <w:rPr>
            <w:rFonts w:ascii="Arial" w:hAnsi="Arial" w:cs="Arial"/>
          </w:rPr>
          <w:t>KilkariObd  shall start the process again for next day’s date.</w:t>
        </w:r>
      </w:ins>
    </w:p>
    <w:p w:rsidR="00655E56" w:rsidRPr="00C72BB6" w:rsidRDefault="00655E56" w:rsidP="00655E56">
      <w:pPr>
        <w:pStyle w:val="ListParagraph"/>
        <w:numPr>
          <w:ilvl w:val="0"/>
          <w:numId w:val="32"/>
        </w:numPr>
        <w:contextualSpacing w:val="0"/>
        <w:rPr>
          <w:ins w:id="1357" w:author="Sumit Pabbi" w:date="2015-04-13T20:04:00Z"/>
          <w:rFonts w:ascii="Arial" w:hAnsi="Arial" w:cs="Arial"/>
        </w:rPr>
      </w:pPr>
      <w:ins w:id="1358" w:author="Sumit Pabbi" w:date="2015-04-13T20:04:00Z">
        <w:r w:rsidRPr="00C72BB6">
          <w:rPr>
            <w:rFonts w:ascii="Arial" w:hAnsi="Arial" w:cs="Arial"/>
          </w:rPr>
          <w:t>Following are the MDS Entities that KilkariObd shall utilize:</w:t>
        </w:r>
      </w:ins>
    </w:p>
    <w:p w:rsidR="00655E56" w:rsidRPr="00C72BB6" w:rsidRDefault="00655E56" w:rsidP="00655E56">
      <w:pPr>
        <w:pStyle w:val="ListParagraph"/>
        <w:numPr>
          <w:ilvl w:val="1"/>
          <w:numId w:val="23"/>
        </w:numPr>
        <w:contextualSpacing w:val="0"/>
        <w:rPr>
          <w:ins w:id="1359" w:author="Sumit Pabbi" w:date="2015-04-13T20:04:00Z"/>
          <w:rFonts w:ascii="Arial" w:hAnsi="Arial" w:cs="Arial"/>
        </w:rPr>
      </w:pPr>
      <w:ins w:id="1360" w:author="Sumit Pabbi" w:date="2015-04-13T20:04:00Z">
        <w:r w:rsidRPr="00C72BB6">
          <w:rPr>
            <w:rFonts w:ascii="Arial" w:hAnsi="Arial" w:cs="Arial"/>
            <w:b/>
            <w:i/>
          </w:rPr>
          <w:t>OutboundCallFlow</w:t>
        </w:r>
        <w:r w:rsidRPr="00C72BB6">
          <w:rPr>
            <w:rFonts w:ascii="Arial" w:hAnsi="Arial" w:cs="Arial"/>
          </w:rPr>
          <w:t>: This entity shall contain status corresponding to the processing of OBD target file and CDR file. KilkariObd shall use the information from this table to get the name of the CDR files to be used for OBD target preparation. This table shall also aid in monitoring the Outbound Call flow.</w:t>
        </w:r>
      </w:ins>
    </w:p>
    <w:p w:rsidR="00655E56" w:rsidRPr="00C72BB6" w:rsidRDefault="00655E56" w:rsidP="00655E56">
      <w:pPr>
        <w:pStyle w:val="ListParagraph"/>
        <w:numPr>
          <w:ilvl w:val="1"/>
          <w:numId w:val="23"/>
        </w:numPr>
        <w:contextualSpacing w:val="0"/>
        <w:rPr>
          <w:ins w:id="1361" w:author="Sumit Pabbi" w:date="2015-04-13T20:04:00Z"/>
          <w:rFonts w:ascii="Arial" w:hAnsi="Arial" w:cs="Arial"/>
        </w:rPr>
      </w:pPr>
      <w:ins w:id="1362" w:author="Sumit Pabbi" w:date="2015-04-13T20:04:00Z">
        <w:r w:rsidRPr="00C72BB6">
          <w:rPr>
            <w:rFonts w:ascii="Arial" w:hAnsi="Arial" w:cs="Arial"/>
            <w:b/>
            <w:i/>
          </w:rPr>
          <w:t xml:space="preserve">OutboundCallDetail: </w:t>
        </w:r>
        <w:r w:rsidRPr="00C72BB6">
          <w:rPr>
            <w:rFonts w:ascii="Arial" w:hAnsi="Arial" w:cs="Arial"/>
          </w:rPr>
          <w:t>This entity shall contain the call details of the OBD message delivery calls requested in OBD target file. The records in this table shall be used in generating Kilkari reports.</w:t>
        </w:r>
      </w:ins>
    </w:p>
    <w:p w:rsidR="00655E56" w:rsidRPr="00C72BB6" w:rsidRDefault="00655E56" w:rsidP="00655E56">
      <w:pPr>
        <w:pStyle w:val="ListParagraph"/>
        <w:numPr>
          <w:ilvl w:val="1"/>
          <w:numId w:val="23"/>
        </w:numPr>
        <w:contextualSpacing w:val="0"/>
        <w:rPr>
          <w:ins w:id="1363" w:author="Sumit Pabbi" w:date="2015-04-13T20:04:00Z"/>
          <w:rFonts w:ascii="Arial" w:hAnsi="Arial" w:cs="Arial"/>
        </w:rPr>
      </w:pPr>
      <w:ins w:id="1364" w:author="Sumit Pabbi" w:date="2015-04-13T20:04:00Z">
        <w:r w:rsidRPr="00C72BB6">
          <w:rPr>
            <w:rFonts w:ascii="Arial" w:hAnsi="Arial" w:cs="Arial"/>
            <w:b/>
            <w:i/>
          </w:rPr>
          <w:t>OutboundCallRequest</w:t>
        </w:r>
        <w:r w:rsidRPr="00C72BB6">
          <w:rPr>
            <w:rFonts w:ascii="Arial" w:hAnsi="Arial" w:cs="Arial"/>
          </w:rPr>
          <w:t xml:space="preserve">: This entity shall contain the OBD call definition records, where each record shall have the parameters required by IVR to make calls for OBD message delivery. </w:t>
        </w:r>
      </w:ins>
    </w:p>
    <w:p w:rsidR="00655E56" w:rsidRPr="00C72BB6" w:rsidRDefault="00655E56" w:rsidP="00655E56">
      <w:pPr>
        <w:pStyle w:val="ListParagraph"/>
        <w:numPr>
          <w:ilvl w:val="1"/>
          <w:numId w:val="23"/>
        </w:numPr>
        <w:contextualSpacing w:val="0"/>
        <w:rPr>
          <w:ins w:id="1365" w:author="Sumit Pabbi" w:date="2015-04-13T20:04:00Z"/>
          <w:rFonts w:ascii="Arial" w:hAnsi="Arial" w:cs="Arial"/>
        </w:rPr>
      </w:pPr>
      <w:ins w:id="1366" w:author="Sumit Pabbi" w:date="2015-04-13T20:04:00Z">
        <w:r w:rsidRPr="00C72BB6">
          <w:rPr>
            <w:rFonts w:ascii="Arial" w:hAnsi="Arial" w:cs="Arial"/>
          </w:rPr>
          <w:t xml:space="preserve">For more details on schema of these entities refer </w:t>
        </w:r>
        <w:r w:rsidR="0066491D" w:rsidRPr="00C72BB6">
          <w:rPr>
            <w:rFonts w:ascii="Arial" w:hAnsi="Arial" w:cs="Arial"/>
          </w:rPr>
          <w:fldChar w:fldCharType="begin"/>
        </w:r>
        <w:r w:rsidRPr="00C72BB6">
          <w:rPr>
            <w:rFonts w:ascii="Arial" w:hAnsi="Arial" w:cs="Arial"/>
          </w:rPr>
          <w:instrText xml:space="preserve"> REF _Ref416426101 \r \h  \* MERGEFORMAT </w:instrText>
        </w:r>
      </w:ins>
      <w:r w:rsidR="0066491D" w:rsidRPr="00C72BB6">
        <w:rPr>
          <w:rFonts w:ascii="Arial" w:hAnsi="Arial" w:cs="Arial"/>
        </w:rPr>
      </w:r>
      <w:ins w:id="1367" w:author="Sumit Pabbi" w:date="2015-04-13T20:04:00Z">
        <w:r w:rsidR="0066491D" w:rsidRPr="00C72BB6">
          <w:rPr>
            <w:rFonts w:ascii="Arial" w:hAnsi="Arial" w:cs="Arial"/>
          </w:rPr>
          <w:fldChar w:fldCharType="separate"/>
        </w:r>
      </w:ins>
      <w:ins w:id="1368" w:author="Sumit Pabbi" w:date="2015-04-13T20:05:00Z">
        <w:r w:rsidRPr="00C72BB6">
          <w:rPr>
            <w:rFonts w:ascii="Arial" w:hAnsi="Arial" w:cs="Arial"/>
          </w:rPr>
          <w:t>10.1.9</w:t>
        </w:r>
      </w:ins>
      <w:ins w:id="1369" w:author="Sumit Pabbi" w:date="2015-04-13T20:04:00Z">
        <w:r w:rsidR="0066491D" w:rsidRPr="00C72BB6">
          <w:rPr>
            <w:rFonts w:ascii="Arial" w:hAnsi="Arial" w:cs="Arial"/>
          </w:rPr>
          <w:fldChar w:fldCharType="end"/>
        </w:r>
        <w:r w:rsidRPr="00C72BB6">
          <w:rPr>
            <w:rFonts w:ascii="Arial" w:hAnsi="Arial" w:cs="Arial"/>
          </w:rPr>
          <w:t>.</w:t>
        </w:r>
      </w:ins>
    </w:p>
    <w:p w:rsidR="00655E56" w:rsidRPr="00C72BB6" w:rsidRDefault="00655E56" w:rsidP="00655E56">
      <w:pPr>
        <w:pStyle w:val="Heading2"/>
        <w:numPr>
          <w:ilvl w:val="1"/>
          <w:numId w:val="1"/>
        </w:numPr>
        <w:rPr>
          <w:ins w:id="1370" w:author="Sumit Pabbi" w:date="2015-04-13T20:04:00Z"/>
        </w:rPr>
      </w:pPr>
      <w:bookmarkStart w:id="1371" w:name="_Toc416478663"/>
      <w:bookmarkStart w:id="1372" w:name="_Toc416719442"/>
      <w:ins w:id="1373" w:author="Sumit Pabbi" w:date="2015-04-13T20:04:00Z">
        <w:r w:rsidRPr="00C72BB6">
          <w:t>Events Consumed</w:t>
        </w:r>
        <w:bookmarkEnd w:id="1371"/>
        <w:bookmarkEnd w:id="1372"/>
      </w:ins>
    </w:p>
    <w:p w:rsidR="00655E56" w:rsidRPr="00C72BB6" w:rsidRDefault="00655E56" w:rsidP="00655E56">
      <w:pPr>
        <w:pStyle w:val="Heading3"/>
        <w:rPr>
          <w:ins w:id="1374" w:author="Sumit Pabbi" w:date="2015-04-13T20:04:00Z"/>
        </w:rPr>
      </w:pPr>
      <w:bookmarkStart w:id="1375" w:name="_Toc416478664"/>
      <w:bookmarkStart w:id="1376" w:name="_Toc416719443"/>
      <w:ins w:id="1377" w:author="Sumit Pabbi" w:date="2015-04-13T20:04:00Z">
        <w:r w:rsidRPr="00C72BB6">
          <w:t>Scheduled Event for preparation of OBD TargetFile</w:t>
        </w:r>
        <w:bookmarkEnd w:id="1375"/>
        <w:bookmarkEnd w:id="1376"/>
      </w:ins>
    </w:p>
    <w:p w:rsidR="00655E56" w:rsidRPr="00C72BB6" w:rsidRDefault="00655E56" w:rsidP="00655E56">
      <w:pPr>
        <w:pStyle w:val="ListParagraph"/>
        <w:numPr>
          <w:ilvl w:val="0"/>
          <w:numId w:val="17"/>
        </w:numPr>
        <w:contextualSpacing w:val="0"/>
        <w:rPr>
          <w:ins w:id="1378" w:author="Sumit Pabbi" w:date="2015-04-13T20:04:00Z"/>
          <w:rFonts w:ascii="Arial" w:hAnsi="Arial" w:cs="Arial"/>
        </w:rPr>
      </w:pPr>
      <w:ins w:id="1379" w:author="Sumit Pabbi" w:date="2015-04-13T20:04:00Z">
        <w:r w:rsidRPr="00C72BB6">
          <w:rPr>
            <w:rFonts w:ascii="Arial" w:hAnsi="Arial" w:cs="Arial"/>
          </w:rPr>
          <w:t xml:space="preserve">KilkariObd shall create a job in MOTECH Scheduler/Batch, if it is not already created, to get a daily event, at 1 minute past midnight, for preparing OBD TargetFile. The details and format of the OBD target file are detailed in 4.4.1 of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380" w:author="Sumit Pabbi" w:date="2015-04-13T20:04:00Z">
        <w:r w:rsidR="0066491D" w:rsidRPr="00C72BB6">
          <w:rPr>
            <w:rFonts w:ascii="Arial" w:hAnsi="Arial" w:cs="Arial"/>
          </w:rPr>
          <w:fldChar w:fldCharType="separate"/>
        </w:r>
      </w:ins>
      <w:ins w:id="1381" w:author="Sumit Pabbi" w:date="2015-04-13T20:05:00Z">
        <w:r w:rsidRPr="00C72BB6">
          <w:rPr>
            <w:rFonts w:ascii="Arial" w:hAnsi="Arial" w:cs="Arial"/>
          </w:rPr>
          <w:t>[2]</w:t>
        </w:r>
      </w:ins>
      <w:ins w:id="1382" w:author="Sumit Pabbi" w:date="2015-04-13T20:04:00Z">
        <w:r w:rsidR="0066491D" w:rsidRPr="00C72BB6">
          <w:rPr>
            <w:rFonts w:ascii="Arial" w:hAnsi="Arial" w:cs="Arial"/>
          </w:rPr>
          <w:fldChar w:fldCharType="end"/>
        </w:r>
        <w:r w:rsidRPr="00C72BB6">
          <w:rPr>
            <w:rFonts w:ascii="Arial" w:hAnsi="Arial" w:cs="Arial"/>
          </w:rPr>
          <w:t>.</w:t>
        </w:r>
      </w:ins>
    </w:p>
    <w:p w:rsidR="00655E56" w:rsidRPr="00C72BB6" w:rsidRDefault="00655E56" w:rsidP="00655E56">
      <w:pPr>
        <w:pStyle w:val="ListParagraph"/>
        <w:numPr>
          <w:ilvl w:val="0"/>
          <w:numId w:val="17"/>
        </w:numPr>
        <w:contextualSpacing w:val="0"/>
        <w:rPr>
          <w:ins w:id="1383" w:author="Sumit Pabbi" w:date="2015-04-13T20:04:00Z"/>
          <w:rFonts w:ascii="Arial" w:hAnsi="Arial" w:cs="Arial"/>
        </w:rPr>
      </w:pPr>
      <w:ins w:id="1384" w:author="Sumit Pabbi" w:date="2015-04-13T20:04:00Z">
        <w:r w:rsidRPr="00C72BB6">
          <w:rPr>
            <w:rFonts w:ascii="Arial" w:hAnsi="Arial" w:cs="Arial"/>
          </w:rPr>
          <w:t xml:space="preserve">On receiving the event KilkariObd module shall </w:t>
        </w:r>
      </w:ins>
    </w:p>
    <w:p w:rsidR="00655E56" w:rsidRPr="00C72BB6" w:rsidRDefault="00655E56" w:rsidP="00655E56">
      <w:pPr>
        <w:pStyle w:val="ListParagraph"/>
        <w:numPr>
          <w:ilvl w:val="1"/>
          <w:numId w:val="17"/>
        </w:numPr>
        <w:contextualSpacing w:val="0"/>
        <w:rPr>
          <w:ins w:id="1385" w:author="Sumit Pabbi" w:date="2015-04-13T20:04:00Z"/>
          <w:rFonts w:ascii="Arial" w:hAnsi="Arial" w:cs="Arial"/>
        </w:rPr>
      </w:pPr>
      <w:ins w:id="1386" w:author="Sumit Pabbi" w:date="2015-04-13T20:04:00Z">
        <w:r w:rsidRPr="00C72BB6">
          <w:rPr>
            <w:rFonts w:ascii="Arial" w:hAnsi="Arial" w:cs="Arial"/>
          </w:rPr>
          <w:t xml:space="preserve">Invoke the </w:t>
        </w:r>
        <w:r w:rsidRPr="00C72BB6">
          <w:rPr>
            <w:rFonts w:ascii="Arial" w:hAnsi="Arial" w:cs="Arial"/>
            <w:b/>
            <w:i/>
          </w:rPr>
          <w:t>GetScheduledActiveSubscriptions</w:t>
        </w:r>
        <w:r w:rsidRPr="00C72BB6">
          <w:rPr>
            <w:rFonts w:ascii="Arial" w:hAnsi="Arial" w:cs="Arial"/>
          </w:rPr>
          <w:t xml:space="preserve"> API, provided by Kilkari SubscriptionService in section </w:t>
        </w:r>
        <w:r w:rsidR="0066491D" w:rsidRPr="00C72BB6">
          <w:rPr>
            <w:rFonts w:ascii="Arial" w:hAnsi="Arial" w:cs="Arial"/>
          </w:rPr>
          <w:fldChar w:fldCharType="begin"/>
        </w:r>
        <w:r w:rsidRPr="00C72BB6">
          <w:rPr>
            <w:rFonts w:ascii="Arial" w:hAnsi="Arial" w:cs="Arial"/>
          </w:rPr>
          <w:instrText xml:space="preserve"> REF _Ref416430142 \r \h  \* MERGEFORMAT </w:instrText>
        </w:r>
      </w:ins>
      <w:r w:rsidR="0066491D" w:rsidRPr="00C72BB6">
        <w:rPr>
          <w:rFonts w:ascii="Arial" w:hAnsi="Arial" w:cs="Arial"/>
        </w:rPr>
      </w:r>
      <w:ins w:id="1387" w:author="Sumit Pabbi" w:date="2015-04-13T20:04:00Z">
        <w:r w:rsidR="0066491D" w:rsidRPr="00C72BB6">
          <w:rPr>
            <w:rFonts w:ascii="Arial" w:hAnsi="Arial" w:cs="Arial"/>
          </w:rPr>
          <w:fldChar w:fldCharType="separate"/>
        </w:r>
      </w:ins>
      <w:ins w:id="1388" w:author="Sumit Pabbi" w:date="2015-04-13T20:05:00Z">
        <w:r w:rsidRPr="00C72BB6">
          <w:rPr>
            <w:rFonts w:ascii="Arial" w:hAnsi="Arial" w:cs="Arial"/>
          </w:rPr>
          <w:t>5.4.3</w:t>
        </w:r>
      </w:ins>
      <w:ins w:id="1389" w:author="Sumit Pabbi" w:date="2015-04-13T20:04:00Z">
        <w:r w:rsidR="0066491D" w:rsidRPr="00C72BB6">
          <w:rPr>
            <w:rFonts w:ascii="Arial" w:hAnsi="Arial" w:cs="Arial"/>
          </w:rPr>
          <w:fldChar w:fldCharType="end"/>
        </w:r>
        <w:r w:rsidRPr="00C72BB6">
          <w:rPr>
            <w:rFonts w:ascii="Arial" w:hAnsi="Arial" w:cs="Arial"/>
          </w:rPr>
          <w:t>, to get the list of active subscription for which OBD messages are to be delivered.</w:t>
        </w:r>
      </w:ins>
    </w:p>
    <w:p w:rsidR="00655E56" w:rsidRPr="00C72BB6" w:rsidRDefault="00655E56" w:rsidP="00655E56">
      <w:pPr>
        <w:pStyle w:val="ListParagraph"/>
        <w:numPr>
          <w:ilvl w:val="1"/>
          <w:numId w:val="17"/>
        </w:numPr>
        <w:contextualSpacing w:val="0"/>
        <w:rPr>
          <w:ins w:id="1390" w:author="Sumit Pabbi" w:date="2015-04-13T20:04:00Z"/>
          <w:rFonts w:ascii="Arial" w:hAnsi="Arial" w:cs="Arial"/>
        </w:rPr>
      </w:pPr>
      <w:ins w:id="1391" w:author="Sumit Pabbi" w:date="2015-04-13T20:04:00Z">
        <w:r w:rsidRPr="00C72BB6">
          <w:rPr>
            <w:rFonts w:ascii="Arial" w:hAnsi="Arial" w:cs="Arial"/>
          </w:rPr>
          <w:t>Delete all the records from OutboundCallRequest, to ensure that it doesn’t contain the call requests from older date.</w:t>
        </w:r>
      </w:ins>
    </w:p>
    <w:p w:rsidR="00655E56" w:rsidRPr="00C72BB6" w:rsidRDefault="00655E56" w:rsidP="00655E56">
      <w:pPr>
        <w:pStyle w:val="ListParagraph"/>
        <w:numPr>
          <w:ilvl w:val="1"/>
          <w:numId w:val="17"/>
        </w:numPr>
        <w:contextualSpacing w:val="0"/>
        <w:rPr>
          <w:ins w:id="1392" w:author="Sumit Pabbi" w:date="2015-04-13T20:04:00Z"/>
          <w:rFonts w:ascii="Arial" w:hAnsi="Arial" w:cs="Arial"/>
        </w:rPr>
      </w:pPr>
      <w:ins w:id="1393" w:author="Sumit Pabbi" w:date="2015-04-13T20:04:00Z">
        <w:r w:rsidRPr="00C72BB6">
          <w:rPr>
            <w:rFonts w:ascii="Arial" w:hAnsi="Arial" w:cs="Arial"/>
          </w:rPr>
          <w:t xml:space="preserve"> For each subscription record present in the retrieved list, KilkariObd shall create a record in </w:t>
        </w:r>
        <w:r w:rsidRPr="00C72BB6">
          <w:rPr>
            <w:rFonts w:ascii="Arial" w:hAnsi="Arial" w:cs="Arial"/>
            <w:b/>
            <w:i/>
          </w:rPr>
          <w:t>OutboundCallRequest</w:t>
        </w:r>
        <w:r w:rsidRPr="00C72BB6">
          <w:rPr>
            <w:rFonts w:ascii="Arial" w:hAnsi="Arial" w:cs="Arial"/>
          </w:rPr>
          <w:t xml:space="preserve"> entity with </w:t>
        </w:r>
      </w:ins>
    </w:p>
    <w:p w:rsidR="00655E56" w:rsidRPr="00C72BB6" w:rsidRDefault="00655E56" w:rsidP="00655E56">
      <w:pPr>
        <w:pStyle w:val="ListParagraph"/>
        <w:numPr>
          <w:ilvl w:val="2"/>
          <w:numId w:val="17"/>
        </w:numPr>
        <w:contextualSpacing w:val="0"/>
        <w:rPr>
          <w:ins w:id="1394" w:author="Sumit Pabbi" w:date="2015-04-13T20:04:00Z"/>
          <w:rFonts w:ascii="Arial" w:hAnsi="Arial" w:cs="Arial"/>
        </w:rPr>
      </w:pPr>
      <w:ins w:id="1395" w:author="Sumit Pabbi" w:date="2015-04-13T20:04:00Z">
        <w:r w:rsidRPr="00C72BB6">
          <w:rPr>
            <w:rFonts w:ascii="Arial" w:hAnsi="Arial" w:cs="Arial"/>
          </w:rPr>
          <w:t>RequestId as Subscription id.</w:t>
        </w:r>
      </w:ins>
    </w:p>
    <w:p w:rsidR="00655E56" w:rsidRPr="00C72BB6" w:rsidRDefault="00655E56" w:rsidP="00655E56">
      <w:pPr>
        <w:pStyle w:val="ListParagraph"/>
        <w:numPr>
          <w:ilvl w:val="2"/>
          <w:numId w:val="17"/>
        </w:numPr>
        <w:contextualSpacing w:val="0"/>
        <w:rPr>
          <w:ins w:id="1396" w:author="Sumit Pabbi" w:date="2015-04-13T20:04:00Z"/>
          <w:rFonts w:ascii="Arial" w:hAnsi="Arial" w:cs="Arial"/>
        </w:rPr>
      </w:pPr>
      <w:ins w:id="1397" w:author="Sumit Pabbi" w:date="2015-04-13T20:04:00Z">
        <w:r w:rsidRPr="00C72BB6">
          <w:rPr>
            <w:rFonts w:ascii="Arial" w:hAnsi="Arial" w:cs="Arial"/>
          </w:rPr>
          <w:t xml:space="preserve">ServiceId as value of configuration parameter “NMS_KK_FRESH_OBD_SERVICE_ID”. </w:t>
        </w:r>
      </w:ins>
    </w:p>
    <w:p w:rsidR="00655E56" w:rsidRPr="00C72BB6" w:rsidRDefault="00655E56" w:rsidP="00655E56">
      <w:pPr>
        <w:pStyle w:val="ListParagraph"/>
        <w:numPr>
          <w:ilvl w:val="2"/>
          <w:numId w:val="17"/>
        </w:numPr>
        <w:contextualSpacing w:val="0"/>
        <w:rPr>
          <w:ins w:id="1398" w:author="Sumit Pabbi" w:date="2015-04-13T20:04:00Z"/>
          <w:rFonts w:ascii="Arial" w:hAnsi="Arial" w:cs="Arial"/>
        </w:rPr>
      </w:pPr>
      <w:ins w:id="1399" w:author="Sumit Pabbi" w:date="2015-04-13T20:04:00Z">
        <w:r w:rsidRPr="00C72BB6">
          <w:rPr>
            <w:rFonts w:ascii="Arial" w:hAnsi="Arial" w:cs="Arial"/>
            <w:szCs w:val="20"/>
          </w:rPr>
          <w:t>Msisdn as msisdn mentioned in subscription record</w:t>
        </w:r>
      </w:ins>
    </w:p>
    <w:p w:rsidR="00655E56" w:rsidRPr="00C72BB6" w:rsidRDefault="00655E56" w:rsidP="00655E56">
      <w:pPr>
        <w:pStyle w:val="ListParagraph"/>
        <w:numPr>
          <w:ilvl w:val="2"/>
          <w:numId w:val="17"/>
        </w:numPr>
        <w:contextualSpacing w:val="0"/>
        <w:rPr>
          <w:ins w:id="1400" w:author="Sumit Pabbi" w:date="2015-04-13T20:04:00Z"/>
          <w:rFonts w:ascii="Arial" w:hAnsi="Arial" w:cs="Arial"/>
        </w:rPr>
      </w:pPr>
      <w:ins w:id="1401" w:author="Sumit Pabbi" w:date="2015-04-13T20:04:00Z">
        <w:r w:rsidRPr="00C72BB6">
          <w:rPr>
            <w:rFonts w:ascii="Arial" w:hAnsi="Arial" w:cs="Arial"/>
          </w:rPr>
          <w:t>Priority as value of configuration parameter “NMS_KK_FRESH_OBD_PRIORITY”.</w:t>
        </w:r>
      </w:ins>
    </w:p>
    <w:p w:rsidR="00655E56" w:rsidRPr="00C72BB6" w:rsidRDefault="00655E56" w:rsidP="00655E56">
      <w:pPr>
        <w:pStyle w:val="ListParagraph"/>
        <w:numPr>
          <w:ilvl w:val="2"/>
          <w:numId w:val="17"/>
        </w:numPr>
        <w:contextualSpacing w:val="0"/>
        <w:rPr>
          <w:ins w:id="1402" w:author="Sumit Pabbi" w:date="2015-04-13T20:04:00Z"/>
          <w:rFonts w:ascii="Arial" w:hAnsi="Arial" w:cs="Arial"/>
        </w:rPr>
      </w:pPr>
      <w:ins w:id="1403" w:author="Sumit Pabbi" w:date="2015-04-13T20:04:00Z">
        <w:r w:rsidRPr="00C72BB6">
          <w:rPr>
            <w:rFonts w:ascii="Arial" w:hAnsi="Arial" w:cs="Arial"/>
          </w:rPr>
          <w:t>LanguageLocationCode as languageLocationCode present in subscription record.</w:t>
        </w:r>
      </w:ins>
    </w:p>
    <w:p w:rsidR="00655E56" w:rsidRPr="00C72BB6" w:rsidRDefault="00655E56" w:rsidP="00655E56">
      <w:pPr>
        <w:pStyle w:val="ListParagraph"/>
        <w:numPr>
          <w:ilvl w:val="2"/>
          <w:numId w:val="17"/>
        </w:numPr>
        <w:contextualSpacing w:val="0"/>
        <w:rPr>
          <w:ins w:id="1404" w:author="Sumit Pabbi" w:date="2015-04-13T20:04:00Z"/>
          <w:rFonts w:ascii="Arial" w:hAnsi="Arial" w:cs="Arial"/>
        </w:rPr>
      </w:pPr>
      <w:ins w:id="1405" w:author="Sumit Pabbi" w:date="2015-04-13T20:04:00Z">
        <w:r w:rsidRPr="00C72BB6">
          <w:rPr>
            <w:rFonts w:ascii="Arial" w:hAnsi="Arial" w:cs="Arial"/>
          </w:rPr>
          <w:t xml:space="preserve">Circle as circleCode returned by languagelocationCode service API detailed in section </w:t>
        </w:r>
        <w:r w:rsidR="0066491D" w:rsidRPr="00C72BB6">
          <w:rPr>
            <w:rFonts w:ascii="Arial" w:hAnsi="Arial" w:cs="Arial"/>
          </w:rPr>
          <w:fldChar w:fldCharType="begin"/>
        </w:r>
        <w:r w:rsidRPr="00C72BB6">
          <w:rPr>
            <w:rFonts w:ascii="Arial" w:hAnsi="Arial" w:cs="Arial"/>
          </w:rPr>
          <w:instrText xml:space="preserve"> REF _Ref415064209 \r \h  \* MERGEFORMAT </w:instrText>
        </w:r>
      </w:ins>
      <w:r w:rsidR="0066491D" w:rsidRPr="00C72BB6">
        <w:rPr>
          <w:rFonts w:ascii="Arial" w:hAnsi="Arial" w:cs="Arial"/>
        </w:rPr>
      </w:r>
      <w:ins w:id="1406" w:author="Sumit Pabbi" w:date="2015-04-13T20:04:00Z">
        <w:r w:rsidR="0066491D" w:rsidRPr="00C72BB6">
          <w:rPr>
            <w:rFonts w:ascii="Arial" w:hAnsi="Arial" w:cs="Arial"/>
          </w:rPr>
          <w:fldChar w:fldCharType="separate"/>
        </w:r>
      </w:ins>
      <w:ins w:id="1407" w:author="Sumit Pabbi" w:date="2015-04-13T20:05:00Z">
        <w:r w:rsidRPr="00C72BB6">
          <w:rPr>
            <w:rFonts w:ascii="Arial" w:hAnsi="Arial" w:cs="Arial"/>
          </w:rPr>
          <w:t>7.3.2.4</w:t>
        </w:r>
      </w:ins>
      <w:ins w:id="1408" w:author="Sumit Pabbi" w:date="2015-04-13T20:04:00Z">
        <w:r w:rsidR="0066491D" w:rsidRPr="00C72BB6">
          <w:rPr>
            <w:rFonts w:ascii="Arial" w:hAnsi="Arial" w:cs="Arial"/>
          </w:rPr>
          <w:fldChar w:fldCharType="end"/>
        </w:r>
        <w:r w:rsidRPr="00C72BB6">
          <w:rPr>
            <w:rFonts w:ascii="Arial" w:hAnsi="Arial" w:cs="Arial"/>
          </w:rPr>
          <w:t>.</w:t>
        </w:r>
      </w:ins>
    </w:p>
    <w:p w:rsidR="00655E56" w:rsidRPr="00C72BB6" w:rsidRDefault="00655E56" w:rsidP="00655E56">
      <w:pPr>
        <w:pStyle w:val="ListParagraph"/>
        <w:numPr>
          <w:ilvl w:val="2"/>
          <w:numId w:val="17"/>
        </w:numPr>
        <w:contextualSpacing w:val="0"/>
        <w:rPr>
          <w:ins w:id="1409" w:author="Sumit Pabbi" w:date="2015-04-13T20:04:00Z"/>
          <w:rFonts w:ascii="Arial" w:hAnsi="Arial" w:cs="Arial"/>
        </w:rPr>
      </w:pPr>
      <w:ins w:id="1410" w:author="Sumit Pabbi" w:date="2015-04-13T20:04:00Z">
        <w:r w:rsidRPr="00C72BB6">
          <w:rPr>
            <w:rFonts w:ascii="Arial" w:hAnsi="Arial" w:cs="Arial"/>
            <w:szCs w:val="20"/>
          </w:rPr>
          <w:t>WeekId as “&lt;weekNumber&gt;_&lt;messageNumber&gt;”, where weekNumber and messageNumber are used from Subscription record.</w:t>
        </w:r>
      </w:ins>
    </w:p>
    <w:p w:rsidR="00655E56" w:rsidRPr="00C72BB6" w:rsidRDefault="00655E56" w:rsidP="00655E56">
      <w:pPr>
        <w:pStyle w:val="ListParagraph"/>
        <w:numPr>
          <w:ilvl w:val="2"/>
          <w:numId w:val="17"/>
        </w:numPr>
        <w:contextualSpacing w:val="0"/>
        <w:rPr>
          <w:ins w:id="1411" w:author="Sumit Pabbi" w:date="2015-04-13T20:04:00Z"/>
          <w:rFonts w:ascii="Arial" w:hAnsi="Arial" w:cs="Arial"/>
        </w:rPr>
      </w:pPr>
      <w:ins w:id="1412" w:author="Sumit Pabbi" w:date="2015-04-13T20:04:00Z">
        <w:r w:rsidRPr="00C72BB6">
          <w:rPr>
            <w:rFonts w:ascii="Arial" w:hAnsi="Arial" w:cs="Arial"/>
            <w:szCs w:val="20"/>
          </w:rPr>
          <w:t xml:space="preserve">ContentFileName as value returned by GetContentFileName API for content name “W&lt;WeekId&gt;”. Refer section </w:t>
        </w:r>
        <w:r w:rsidR="0066491D" w:rsidRPr="00C72BB6">
          <w:rPr>
            <w:rFonts w:ascii="Arial" w:hAnsi="Arial" w:cs="Arial"/>
            <w:szCs w:val="20"/>
          </w:rPr>
          <w:fldChar w:fldCharType="begin"/>
        </w:r>
        <w:r w:rsidRPr="00C72BB6">
          <w:rPr>
            <w:rFonts w:ascii="Arial" w:hAnsi="Arial" w:cs="Arial"/>
            <w:szCs w:val="20"/>
          </w:rPr>
          <w:instrText xml:space="preserve"> REF _Ref416430106 \r \h  \* MERGEFORMAT </w:instrText>
        </w:r>
      </w:ins>
      <w:r w:rsidR="0066491D" w:rsidRPr="00C72BB6">
        <w:rPr>
          <w:rFonts w:ascii="Arial" w:hAnsi="Arial" w:cs="Arial"/>
          <w:szCs w:val="20"/>
        </w:rPr>
      </w:r>
      <w:ins w:id="1413" w:author="Sumit Pabbi" w:date="2015-04-13T20:04:00Z">
        <w:r w:rsidR="0066491D" w:rsidRPr="00C72BB6">
          <w:rPr>
            <w:rFonts w:ascii="Arial" w:hAnsi="Arial" w:cs="Arial"/>
            <w:szCs w:val="20"/>
          </w:rPr>
          <w:fldChar w:fldCharType="separate"/>
        </w:r>
      </w:ins>
      <w:ins w:id="1414" w:author="Sumit Pabbi" w:date="2015-04-13T20:05:00Z">
        <w:r w:rsidRPr="00C72BB6">
          <w:rPr>
            <w:rFonts w:ascii="Arial" w:hAnsi="Arial" w:cs="Arial"/>
            <w:szCs w:val="20"/>
          </w:rPr>
          <w:t>5.4.2</w:t>
        </w:r>
      </w:ins>
      <w:ins w:id="1415" w:author="Sumit Pabbi" w:date="2015-04-13T20:04:00Z">
        <w:r w:rsidR="0066491D" w:rsidRPr="00C72BB6">
          <w:rPr>
            <w:rFonts w:ascii="Arial" w:hAnsi="Arial" w:cs="Arial"/>
            <w:szCs w:val="20"/>
          </w:rPr>
          <w:fldChar w:fldCharType="end"/>
        </w:r>
        <w:r w:rsidRPr="00C72BB6">
          <w:rPr>
            <w:rFonts w:ascii="Arial" w:hAnsi="Arial" w:cs="Arial"/>
            <w:szCs w:val="20"/>
          </w:rPr>
          <w:t xml:space="preserve"> for details on API GetContentFileName, provided by Kilkari ContentUploadService. </w:t>
        </w:r>
      </w:ins>
    </w:p>
    <w:p w:rsidR="00655E56" w:rsidRPr="00C72BB6" w:rsidRDefault="00655E56" w:rsidP="00655E56">
      <w:pPr>
        <w:ind w:left="1800"/>
        <w:contextualSpacing/>
        <w:rPr>
          <w:ins w:id="1416" w:author="Sumit Pabbi" w:date="2015-04-13T20:04:00Z"/>
          <w:rFonts w:ascii="Arial" w:hAnsi="Arial" w:cs="Arial"/>
        </w:rPr>
      </w:pPr>
      <w:ins w:id="1417" w:author="Sumit Pabbi" w:date="2015-04-13T20:04:00Z">
        <w:r w:rsidRPr="00C72BB6">
          <w:rPr>
            <w:rFonts w:ascii="Arial" w:hAnsi="Arial" w:cs="Arial"/>
            <w:szCs w:val="20"/>
          </w:rPr>
          <w:t xml:space="preserve">(if filename is returned as Null, then create an Error Log for the subscription and don’t add this in the </w:t>
        </w:r>
        <w:r w:rsidRPr="00C72BB6">
          <w:rPr>
            <w:rFonts w:ascii="Arial" w:hAnsi="Arial" w:cs="Arial"/>
            <w:b/>
            <w:i/>
          </w:rPr>
          <w:t>OutboundCallRequest</w:t>
        </w:r>
        <w:r w:rsidRPr="00C72BB6">
          <w:rPr>
            <w:rFonts w:ascii="Arial" w:hAnsi="Arial" w:cs="Arial"/>
            <w:szCs w:val="20"/>
          </w:rPr>
          <w:t>)</w:t>
        </w:r>
      </w:ins>
    </w:p>
    <w:p w:rsidR="00655E56" w:rsidRPr="00C72BB6" w:rsidRDefault="00655E56" w:rsidP="00655E56">
      <w:pPr>
        <w:pStyle w:val="ListParagraph"/>
        <w:numPr>
          <w:ilvl w:val="2"/>
          <w:numId w:val="17"/>
        </w:numPr>
        <w:contextualSpacing w:val="0"/>
        <w:rPr>
          <w:ins w:id="1418" w:author="Sumit Pabbi" w:date="2015-04-13T20:04:00Z"/>
          <w:rFonts w:ascii="Arial" w:hAnsi="Arial" w:cs="Arial"/>
        </w:rPr>
      </w:pPr>
      <w:ins w:id="1419" w:author="Sumit Pabbi" w:date="2015-04-13T20:04:00Z">
        <w:r w:rsidRPr="00C72BB6">
          <w:rPr>
            <w:rFonts w:ascii="Arial" w:hAnsi="Arial" w:cs="Arial"/>
            <w:szCs w:val="20"/>
          </w:rPr>
          <w:t>retryDayNumber = 0</w:t>
        </w:r>
      </w:ins>
    </w:p>
    <w:p w:rsidR="00655E56" w:rsidRPr="00C72BB6" w:rsidRDefault="00655E56" w:rsidP="00655E56">
      <w:pPr>
        <w:pStyle w:val="ListParagraph"/>
        <w:numPr>
          <w:ilvl w:val="2"/>
          <w:numId w:val="17"/>
        </w:numPr>
        <w:contextualSpacing w:val="0"/>
        <w:rPr>
          <w:ins w:id="1420" w:author="Sumit Pabbi" w:date="2015-04-13T20:04:00Z"/>
          <w:rFonts w:ascii="Arial" w:hAnsi="Arial" w:cs="Arial"/>
        </w:rPr>
      </w:pPr>
      <w:ins w:id="1421" w:author="Sumit Pabbi" w:date="2015-04-13T20:04:00Z">
        <w:r w:rsidRPr="00C72BB6">
          <w:rPr>
            <w:rFonts w:ascii="Arial" w:hAnsi="Arial" w:cs="Arial"/>
            <w:szCs w:val="20"/>
          </w:rPr>
          <w:t>CallFlowUrl and Cli shall be set as null.</w:t>
        </w:r>
      </w:ins>
    </w:p>
    <w:p w:rsidR="00655E56" w:rsidRPr="00C72BB6" w:rsidRDefault="00655E56" w:rsidP="00655E56">
      <w:pPr>
        <w:pStyle w:val="ListParagraph"/>
        <w:numPr>
          <w:ilvl w:val="1"/>
          <w:numId w:val="17"/>
        </w:numPr>
        <w:contextualSpacing w:val="0"/>
        <w:rPr>
          <w:ins w:id="1422" w:author="Sumit Pabbi" w:date="2015-04-13T20:04:00Z"/>
          <w:rFonts w:ascii="Arial" w:hAnsi="Arial" w:cs="Arial"/>
          <w:szCs w:val="20"/>
        </w:rPr>
      </w:pPr>
      <w:ins w:id="1423" w:author="Sumit Pabbi" w:date="2015-04-13T20:04:00Z">
        <w:r w:rsidRPr="00C72BB6">
          <w:rPr>
            <w:rFonts w:ascii="Arial" w:hAnsi="Arial" w:cs="Arial"/>
          </w:rPr>
          <w:t xml:space="preserve">KilkariObd shall find the </w:t>
        </w:r>
        <w:r w:rsidRPr="00C72BB6">
          <w:rPr>
            <w:rFonts w:ascii="Arial" w:hAnsi="Arial" w:cs="Arial"/>
            <w:b/>
            <w:i/>
          </w:rPr>
          <w:t>OutboundCallFlow</w:t>
        </w:r>
        <w:r w:rsidRPr="00C72BB6">
          <w:rPr>
            <w:rFonts w:ascii="Arial" w:hAnsi="Arial" w:cs="Arial"/>
            <w:szCs w:val="20"/>
          </w:rPr>
          <w:t xml:space="preserve"> record where creation date is the date of previous day.</w:t>
        </w:r>
      </w:ins>
    </w:p>
    <w:p w:rsidR="00655E56" w:rsidRPr="00C72BB6" w:rsidRDefault="00655E56" w:rsidP="00655E56">
      <w:pPr>
        <w:pStyle w:val="ListParagraph"/>
        <w:numPr>
          <w:ilvl w:val="1"/>
          <w:numId w:val="17"/>
        </w:numPr>
        <w:contextualSpacing w:val="0"/>
        <w:rPr>
          <w:ins w:id="1424" w:author="Sumit Pabbi" w:date="2015-04-13T20:04:00Z"/>
          <w:rFonts w:ascii="Arial" w:hAnsi="Arial" w:cs="Arial"/>
        </w:rPr>
      </w:pPr>
      <w:ins w:id="1425" w:author="Sumit Pabbi" w:date="2015-04-13T20:04:00Z">
        <w:r w:rsidRPr="00C72BB6">
          <w:rPr>
            <w:rFonts w:ascii="Arial" w:hAnsi="Arial" w:cs="Arial"/>
          </w:rPr>
          <w:t>For ObdFileName present in the found record, KilkariObd shall read and parse the corresponding CDRSummary CSV file:</w:t>
        </w:r>
      </w:ins>
    </w:p>
    <w:p w:rsidR="00655E56" w:rsidRPr="00C72BB6" w:rsidRDefault="00655E56" w:rsidP="00655E56">
      <w:pPr>
        <w:pStyle w:val="ListParagraph"/>
        <w:numPr>
          <w:ilvl w:val="2"/>
          <w:numId w:val="17"/>
        </w:numPr>
        <w:contextualSpacing w:val="0"/>
        <w:rPr>
          <w:ins w:id="1426" w:author="Sumit Pabbi" w:date="2015-04-13T20:04:00Z"/>
          <w:rFonts w:ascii="Arial" w:hAnsi="Arial" w:cs="Arial"/>
        </w:rPr>
      </w:pPr>
      <w:ins w:id="1427" w:author="Sumit Pabbi" w:date="2015-04-13T20:04:00Z">
        <w:r w:rsidRPr="00C72BB6">
          <w:rPr>
            <w:rFonts w:ascii="Arial" w:hAnsi="Arial" w:cs="Arial"/>
          </w:rPr>
          <w:t xml:space="preserve">Create new records in </w:t>
        </w:r>
        <w:r w:rsidRPr="00C72BB6">
          <w:rPr>
            <w:rFonts w:ascii="Arial" w:hAnsi="Arial" w:cs="Arial"/>
            <w:b/>
            <w:i/>
          </w:rPr>
          <w:t xml:space="preserve">OutboundCallRequest </w:t>
        </w:r>
        <w:r w:rsidRPr="00C72BB6">
          <w:rPr>
            <w:rFonts w:ascii="Arial" w:hAnsi="Arial" w:cs="Arial"/>
          </w:rPr>
          <w:t xml:space="preserve">entity for each CDRSummary record, with field values same as in CDRSummary record (except that </w:t>
        </w:r>
        <w:r w:rsidRPr="00C72BB6">
          <w:rPr>
            <w:rFonts w:ascii="Arial" w:eastAsia="Times New Roman" w:hAnsi="Arial" w:cs="Arial"/>
          </w:rPr>
          <w:t>retryDayNumber  shall become retryDayNumber +1), if CDRSummary record is having</w:t>
        </w:r>
        <w:r w:rsidRPr="00C72BB6">
          <w:rPr>
            <w:rFonts w:ascii="Arial" w:hAnsi="Arial" w:cs="Arial"/>
          </w:rPr>
          <w:t xml:space="preserve"> :</w:t>
        </w:r>
      </w:ins>
    </w:p>
    <w:p w:rsidR="00655E56" w:rsidRPr="00C72BB6" w:rsidRDefault="00655E56" w:rsidP="00655E56">
      <w:pPr>
        <w:pStyle w:val="ListParagraph"/>
        <w:numPr>
          <w:ilvl w:val="2"/>
          <w:numId w:val="63"/>
        </w:numPr>
        <w:ind w:left="2016" w:hanging="288"/>
        <w:rPr>
          <w:ins w:id="1428" w:author="Sumit Pabbi" w:date="2015-04-13T20:04:00Z"/>
          <w:rFonts w:ascii="Arial" w:hAnsi="Arial" w:cs="Arial"/>
        </w:rPr>
      </w:pPr>
      <w:ins w:id="1429" w:author="Sumit Pabbi" w:date="2015-04-13T20:04:00Z">
        <w:r w:rsidRPr="00C72BB6">
          <w:rPr>
            <w:rFonts w:ascii="Arial" w:hAnsi="Arial" w:cs="Arial"/>
          </w:rPr>
          <w:t>Final Status as “Rejected”.</w:t>
        </w:r>
      </w:ins>
    </w:p>
    <w:p w:rsidR="00655E56" w:rsidRPr="00C72BB6" w:rsidRDefault="00655E56" w:rsidP="00655E56">
      <w:pPr>
        <w:pStyle w:val="ListParagraph"/>
        <w:numPr>
          <w:ilvl w:val="2"/>
          <w:numId w:val="63"/>
        </w:numPr>
        <w:ind w:left="2016" w:hanging="288"/>
        <w:rPr>
          <w:ins w:id="1430" w:author="Sumit Pabbi" w:date="2015-04-13T20:04:00Z"/>
          <w:rFonts w:ascii="Arial" w:hAnsi="Arial" w:cs="Arial"/>
        </w:rPr>
      </w:pPr>
      <w:ins w:id="1431" w:author="Sumit Pabbi" w:date="2015-04-13T20:04:00Z">
        <w:r w:rsidRPr="00C72BB6">
          <w:rPr>
            <w:rFonts w:ascii="Arial" w:hAnsi="Arial" w:cs="Arial"/>
          </w:rPr>
          <w:t>Final status as “Failed”, “StatusCode” as other than “</w:t>
        </w:r>
        <w:r w:rsidRPr="00C72BB6">
          <w:rPr>
            <w:rFonts w:ascii="Arial" w:eastAsia="Times New Roman" w:hAnsi="Arial" w:cs="Arial"/>
            <w:sz w:val="20"/>
          </w:rPr>
          <w:t xml:space="preserve">OBD_FAILED_INVALIDNUMBER” or “OBD_DNIS_IN_DND” and “retryDayNumber” less than </w:t>
        </w:r>
      </w:ins>
    </w:p>
    <w:p w:rsidR="00655E56" w:rsidRPr="00C72BB6" w:rsidRDefault="00655E56" w:rsidP="00655E56">
      <w:pPr>
        <w:numPr>
          <w:ilvl w:val="3"/>
          <w:numId w:val="56"/>
        </w:numPr>
        <w:spacing w:after="120"/>
        <w:ind w:left="2880"/>
        <w:rPr>
          <w:ins w:id="1432" w:author="Sumit Pabbi" w:date="2015-04-13T20:04:00Z"/>
          <w:rFonts w:ascii="Arial" w:hAnsi="Arial" w:cs="Arial"/>
        </w:rPr>
      </w:pPr>
      <w:ins w:id="1433" w:author="Sumit Pabbi" w:date="2015-04-13T20:04:00Z">
        <w:r w:rsidRPr="00C72BB6">
          <w:rPr>
            <w:rFonts w:ascii="Arial" w:eastAsia="Times New Roman" w:hAnsi="Arial" w:cs="Arial"/>
            <w:sz w:val="20"/>
          </w:rPr>
          <w:t>“3” for “NMS_KK_MSGS_PER_WEEK” as 1</w:t>
        </w:r>
      </w:ins>
    </w:p>
    <w:p w:rsidR="00655E56" w:rsidRPr="00C72BB6" w:rsidRDefault="00655E56" w:rsidP="00655E56">
      <w:pPr>
        <w:numPr>
          <w:ilvl w:val="3"/>
          <w:numId w:val="56"/>
        </w:numPr>
        <w:spacing w:after="120"/>
        <w:ind w:left="2880"/>
        <w:rPr>
          <w:ins w:id="1434" w:author="Sumit Pabbi" w:date="2015-04-13T20:04:00Z"/>
          <w:rFonts w:ascii="Arial" w:hAnsi="Arial" w:cs="Arial"/>
        </w:rPr>
      </w:pPr>
      <w:ins w:id="1435" w:author="Sumit Pabbi" w:date="2015-04-13T20:04:00Z">
        <w:r w:rsidRPr="00C72BB6">
          <w:rPr>
            <w:rFonts w:ascii="Arial" w:eastAsia="Times New Roman" w:hAnsi="Arial" w:cs="Arial"/>
            <w:sz w:val="20"/>
          </w:rPr>
          <w:t>“1” for “NMS_KK_MSGS_PER_WEEK” as 2</w:t>
        </w:r>
      </w:ins>
    </w:p>
    <w:p w:rsidR="00655E56" w:rsidRPr="00C72BB6" w:rsidRDefault="00655E56" w:rsidP="00655E56">
      <w:pPr>
        <w:pStyle w:val="ListParagraph"/>
        <w:numPr>
          <w:ilvl w:val="2"/>
          <w:numId w:val="17"/>
        </w:numPr>
        <w:contextualSpacing w:val="0"/>
        <w:rPr>
          <w:ins w:id="1436" w:author="Sumit Pabbi" w:date="2015-04-13T20:04:00Z"/>
          <w:rFonts w:ascii="Arial" w:hAnsi="Arial" w:cs="Arial"/>
        </w:rPr>
      </w:pPr>
      <w:ins w:id="1437" w:author="Sumit Pabbi" w:date="2015-04-13T20:04:00Z">
        <w:r w:rsidRPr="00C72BB6">
          <w:rPr>
            <w:rFonts w:ascii="Arial" w:hAnsi="Arial" w:cs="Arial"/>
          </w:rPr>
          <w:t>For records having final status as “Failed” and “StatusCode” as either “</w:t>
        </w:r>
        <w:r w:rsidRPr="00C72BB6">
          <w:rPr>
            <w:rFonts w:ascii="Arial" w:eastAsia="Times New Roman" w:hAnsi="Arial" w:cs="Arial"/>
          </w:rPr>
          <w:t xml:space="preserve">OBD_FAILED_INVALIDNUMBER” or “OBD_DNIS_IN_DND”, invoke the DeactivateSubscription API (section </w:t>
        </w:r>
        <w:r w:rsidR="0066491D" w:rsidRPr="00C72BB6">
          <w:rPr>
            <w:rFonts w:ascii="Arial" w:eastAsia="Times New Roman" w:hAnsi="Arial" w:cs="Arial"/>
          </w:rPr>
          <w:fldChar w:fldCharType="begin"/>
        </w:r>
        <w:r w:rsidRPr="00C72BB6">
          <w:rPr>
            <w:rFonts w:ascii="Arial" w:eastAsia="Times New Roman" w:hAnsi="Arial" w:cs="Arial"/>
          </w:rPr>
          <w:instrText xml:space="preserve"> REF _Ref416430124 \r \h  \* MERGEFORMAT </w:instrText>
        </w:r>
      </w:ins>
      <w:r w:rsidR="0066491D" w:rsidRPr="00C72BB6">
        <w:rPr>
          <w:rFonts w:ascii="Arial" w:eastAsia="Times New Roman" w:hAnsi="Arial" w:cs="Arial"/>
        </w:rPr>
      </w:r>
      <w:ins w:id="1438" w:author="Sumit Pabbi" w:date="2015-04-13T20:04:00Z">
        <w:r w:rsidR="0066491D" w:rsidRPr="00C72BB6">
          <w:rPr>
            <w:rFonts w:ascii="Arial" w:eastAsia="Times New Roman" w:hAnsi="Arial" w:cs="Arial"/>
          </w:rPr>
          <w:fldChar w:fldCharType="separate"/>
        </w:r>
      </w:ins>
      <w:ins w:id="1439" w:author="Sumit Pabbi" w:date="2015-04-13T20:05:00Z">
        <w:r w:rsidRPr="00C72BB6">
          <w:rPr>
            <w:rFonts w:ascii="Arial" w:eastAsia="Times New Roman" w:hAnsi="Arial" w:cs="Arial"/>
          </w:rPr>
          <w:t>5.4.1</w:t>
        </w:r>
      </w:ins>
      <w:ins w:id="1440" w:author="Sumit Pabbi" w:date="2015-04-13T20:04:00Z">
        <w:r w:rsidR="0066491D" w:rsidRPr="00C72BB6">
          <w:rPr>
            <w:rFonts w:ascii="Arial" w:eastAsia="Times New Roman" w:hAnsi="Arial" w:cs="Arial"/>
          </w:rPr>
          <w:fldChar w:fldCharType="end"/>
        </w:r>
        <w:r w:rsidRPr="00C72BB6">
          <w:rPr>
            <w:rFonts w:ascii="Arial" w:eastAsia="Times New Roman" w:hAnsi="Arial" w:cs="Arial"/>
          </w:rPr>
          <w:t xml:space="preserve">) for the subscriptionId (as value of  “RequestId”). For “OBD_DNIS_IN_DND” deactivation is done only for subscription with channel as “IVR”. </w:t>
        </w:r>
      </w:ins>
    </w:p>
    <w:p w:rsidR="00655E56" w:rsidRPr="00C72BB6" w:rsidRDefault="00655E56" w:rsidP="00655E56">
      <w:pPr>
        <w:pStyle w:val="ListParagraph"/>
        <w:numPr>
          <w:ilvl w:val="2"/>
          <w:numId w:val="17"/>
        </w:numPr>
        <w:contextualSpacing w:val="0"/>
        <w:rPr>
          <w:ins w:id="1441" w:author="Sumit Pabbi" w:date="2015-04-13T20:04:00Z"/>
          <w:rFonts w:ascii="Arial" w:hAnsi="Arial" w:cs="Arial"/>
        </w:rPr>
      </w:pPr>
      <w:ins w:id="1442" w:author="Sumit Pabbi" w:date="2015-04-13T20:04:00Z">
        <w:r w:rsidRPr="00C72BB6">
          <w:rPr>
            <w:rFonts w:ascii="Arial" w:hAnsi="Arial" w:cs="Arial"/>
          </w:rPr>
          <w:t>For records having final status as “Failed” and statusCode as “</w:t>
        </w:r>
        <w:r w:rsidRPr="00C72BB6">
          <w:rPr>
            <w:rFonts w:ascii="Arial" w:eastAsia="Times New Roman" w:hAnsi="Arial" w:cs="Arial"/>
          </w:rPr>
          <w:t>OBD_FAILED_NOATTEMPT”</w:t>
        </w:r>
        <w:r w:rsidRPr="00C72BB6">
          <w:rPr>
            <w:rFonts w:ascii="Arial" w:hAnsi="Arial" w:cs="Arial"/>
          </w:rPr>
          <w:t xml:space="preserve"> create an entry in OutboundCallDetail with call start, answer and end time as null.</w:t>
        </w:r>
      </w:ins>
    </w:p>
    <w:p w:rsidR="00655E56" w:rsidRPr="00C72BB6" w:rsidRDefault="00655E56" w:rsidP="00655E56">
      <w:pPr>
        <w:pStyle w:val="ListParagraph"/>
        <w:numPr>
          <w:ilvl w:val="1"/>
          <w:numId w:val="63"/>
        </w:numPr>
        <w:contextualSpacing w:val="0"/>
        <w:rPr>
          <w:ins w:id="1443" w:author="Sumit Pabbi" w:date="2015-04-13T20:04:00Z"/>
          <w:rFonts w:ascii="Arial" w:hAnsi="Arial" w:cs="Arial"/>
        </w:rPr>
      </w:pPr>
      <w:ins w:id="1444" w:author="Sumit Pabbi" w:date="2015-04-13T20:04:00Z">
        <w:r w:rsidRPr="00C72BB6">
          <w:rPr>
            <w:rFonts w:ascii="Arial" w:hAnsi="Arial" w:cs="Arial"/>
          </w:rPr>
          <w:t xml:space="preserve">On completion of CDR Summary File processing, export the data in </w:t>
        </w:r>
        <w:r w:rsidRPr="00C72BB6">
          <w:rPr>
            <w:rFonts w:ascii="Arial" w:hAnsi="Arial" w:cs="Arial"/>
            <w:b/>
            <w:i/>
          </w:rPr>
          <w:t xml:space="preserve">OutboundCallRequest </w:t>
        </w:r>
        <w:r w:rsidRPr="00C72BB6">
          <w:rPr>
            <w:rFonts w:ascii="Arial" w:hAnsi="Arial" w:cs="Arial"/>
          </w:rPr>
          <w:t xml:space="preserve">entity into a CSV file named as specified in section 4.1.5 of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445" w:author="Sumit Pabbi" w:date="2015-04-13T20:04:00Z">
        <w:r w:rsidR="0066491D" w:rsidRPr="00C72BB6">
          <w:rPr>
            <w:rFonts w:ascii="Arial" w:hAnsi="Arial" w:cs="Arial"/>
          </w:rPr>
          <w:fldChar w:fldCharType="separate"/>
        </w:r>
      </w:ins>
      <w:ins w:id="1446" w:author="Sumit Pabbi" w:date="2015-04-13T20:05:00Z">
        <w:r w:rsidRPr="00C72BB6">
          <w:rPr>
            <w:rFonts w:ascii="Arial" w:hAnsi="Arial" w:cs="Arial"/>
          </w:rPr>
          <w:t>[2]</w:t>
        </w:r>
      </w:ins>
      <w:ins w:id="1447" w:author="Sumit Pabbi" w:date="2015-04-13T20:04:00Z">
        <w:r w:rsidR="0066491D" w:rsidRPr="00C72BB6">
          <w:rPr>
            <w:rFonts w:ascii="Arial" w:hAnsi="Arial" w:cs="Arial"/>
          </w:rPr>
          <w:fldChar w:fldCharType="end"/>
        </w:r>
        <w:r w:rsidRPr="00C72BB6">
          <w:rPr>
            <w:rFonts w:ascii="Arial" w:hAnsi="Arial" w:cs="Arial"/>
          </w:rPr>
          <w:t>. Place the file so created at location configured as value of “NMS_KK_OBD_FILE_LOCAL_PATH”.</w:t>
        </w:r>
      </w:ins>
    </w:p>
    <w:p w:rsidR="00655E56" w:rsidRPr="00C72BB6" w:rsidRDefault="00655E56" w:rsidP="00655E56">
      <w:pPr>
        <w:pStyle w:val="ListParagraph"/>
        <w:numPr>
          <w:ilvl w:val="1"/>
          <w:numId w:val="63"/>
        </w:numPr>
        <w:contextualSpacing w:val="0"/>
        <w:rPr>
          <w:ins w:id="1448" w:author="Sumit Pabbi" w:date="2015-04-13T20:04:00Z"/>
          <w:rFonts w:ascii="Arial" w:hAnsi="Arial" w:cs="Arial"/>
        </w:rPr>
      </w:pPr>
      <w:ins w:id="1449" w:author="Sumit Pabbi" w:date="2015-04-13T20:04:00Z">
        <w:r w:rsidRPr="00C72BB6">
          <w:rPr>
            <w:rFonts w:ascii="Arial" w:hAnsi="Arial" w:cs="Arial"/>
          </w:rPr>
          <w:t xml:space="preserve">Read and parse the CDRDetail csv file corresponding to the ObdFileName, and create records in </w:t>
        </w:r>
        <w:r w:rsidRPr="00C72BB6">
          <w:rPr>
            <w:rFonts w:ascii="Arial" w:hAnsi="Arial" w:cs="Arial"/>
            <w:b/>
            <w:i/>
          </w:rPr>
          <w:t xml:space="preserve">OutboundCallDetail </w:t>
        </w:r>
        <w:r w:rsidRPr="00C72BB6">
          <w:rPr>
            <w:rFonts w:ascii="Arial" w:hAnsi="Arial" w:cs="Arial"/>
          </w:rPr>
          <w:t>entity for each call detail record present in csv file.</w:t>
        </w:r>
      </w:ins>
    </w:p>
    <w:p w:rsidR="00655E56" w:rsidRPr="00C72BB6" w:rsidRDefault="00655E56" w:rsidP="00655E56">
      <w:pPr>
        <w:ind w:left="1080"/>
        <w:rPr>
          <w:ins w:id="1450" w:author="Sumit Pabbi" w:date="2015-04-13T20:04:00Z"/>
          <w:rFonts w:ascii="Arial" w:hAnsi="Arial" w:cs="Arial"/>
        </w:rPr>
      </w:pPr>
      <w:ins w:id="1451" w:author="Sumit Pabbi" w:date="2015-04-13T20:04:00Z">
        <w:r w:rsidRPr="00C72BB6">
          <w:rPr>
            <w:rFonts w:ascii="Arial" w:hAnsi="Arial" w:cs="Arial"/>
          </w:rPr>
          <w:t xml:space="preserve">Update the status of record found from </w:t>
        </w:r>
        <w:r w:rsidRPr="00C72BB6">
          <w:rPr>
            <w:rFonts w:ascii="Arial" w:hAnsi="Arial" w:cs="Arial"/>
            <w:b/>
            <w:i/>
          </w:rPr>
          <w:t>OutboundCallFlow</w:t>
        </w:r>
        <w:r w:rsidRPr="00C72BB6">
          <w:rPr>
            <w:rFonts w:ascii="Arial" w:hAnsi="Arial" w:cs="Arial"/>
          </w:rPr>
          <w:t xml:space="preserve"> to </w:t>
        </w:r>
        <w:r w:rsidRPr="00C72BB6">
          <w:rPr>
            <w:rFonts w:ascii="Arial" w:hAnsi="Arial" w:cs="Arial"/>
            <w:b/>
            <w:i/>
          </w:rPr>
          <w:t>“</w:t>
        </w:r>
        <w:r w:rsidRPr="00C72BB6">
          <w:rPr>
            <w:rFonts w:ascii="Arial" w:hAnsi="Arial" w:cs="Arial"/>
            <w:b/>
            <w:szCs w:val="20"/>
          </w:rPr>
          <w:t xml:space="preserve">CDRFilesProcessed”. </w:t>
        </w:r>
        <w:r w:rsidRPr="00C72BB6">
          <w:rPr>
            <w:rFonts w:ascii="Arial" w:hAnsi="Arial" w:cs="Arial"/>
          </w:rPr>
          <w:t xml:space="preserve">And invoke the CDRFileProcessedStatus notification with “cdrFileProcessingStatus” as “8000” (FILE_PROCESSED_SUCCESSFULLY). </w:t>
        </w:r>
      </w:ins>
    </w:p>
    <w:p w:rsidR="00655E56" w:rsidRPr="00C72BB6" w:rsidRDefault="00655E56" w:rsidP="00655E56">
      <w:pPr>
        <w:ind w:left="1080"/>
        <w:rPr>
          <w:ins w:id="1452" w:author="Sumit Pabbi" w:date="2015-04-13T20:04:00Z"/>
          <w:rFonts w:ascii="Arial" w:hAnsi="Arial" w:cs="Arial"/>
          <w:color w:val="000000" w:themeColor="text1"/>
        </w:rPr>
      </w:pPr>
      <w:ins w:id="1453" w:author="Sumit Pabbi" w:date="2015-04-13T20:04:00Z">
        <w:r w:rsidRPr="00C72BB6">
          <w:rPr>
            <w:rFonts w:ascii="Arial" w:hAnsi="Arial" w:cs="Arial"/>
            <w:color w:val="000000" w:themeColor="text1"/>
          </w:rPr>
          <w:t xml:space="preserve">(In case of any error in processing CDRDetail or Summary file, KilkariObd shall send failureReason in CDRFileProcessedStatus notification to IVR. Refer 4.3.2 in </w:t>
        </w:r>
        <w:r w:rsidR="0066491D" w:rsidRPr="00C72BB6">
          <w:rPr>
            <w:rFonts w:ascii="Arial" w:hAnsi="Arial" w:cs="Arial"/>
            <w:color w:val="000000" w:themeColor="text1"/>
          </w:rPr>
          <w:fldChar w:fldCharType="begin"/>
        </w:r>
        <w:r w:rsidRPr="00C72BB6">
          <w:rPr>
            <w:rFonts w:ascii="Arial" w:hAnsi="Arial" w:cs="Arial"/>
            <w:color w:val="000000" w:themeColor="text1"/>
          </w:rPr>
          <w:instrText xml:space="preserve"> REF _Ref415045096 \r \h  \* MERGEFORMAT </w:instrText>
        </w:r>
      </w:ins>
      <w:r w:rsidR="0066491D" w:rsidRPr="00C72BB6">
        <w:rPr>
          <w:rFonts w:ascii="Arial" w:hAnsi="Arial" w:cs="Arial"/>
          <w:color w:val="000000" w:themeColor="text1"/>
        </w:rPr>
      </w:r>
      <w:ins w:id="1454" w:author="Sumit Pabbi" w:date="2015-04-13T20:04:00Z">
        <w:r w:rsidR="0066491D" w:rsidRPr="00C72BB6">
          <w:rPr>
            <w:rFonts w:ascii="Arial" w:hAnsi="Arial" w:cs="Arial"/>
            <w:color w:val="000000" w:themeColor="text1"/>
          </w:rPr>
          <w:fldChar w:fldCharType="separate"/>
        </w:r>
      </w:ins>
      <w:ins w:id="1455" w:author="Sumit Pabbi" w:date="2015-04-13T20:05:00Z">
        <w:r w:rsidRPr="00C72BB6">
          <w:rPr>
            <w:rFonts w:ascii="Arial" w:hAnsi="Arial" w:cs="Arial"/>
            <w:color w:val="000000" w:themeColor="text1"/>
          </w:rPr>
          <w:t>[2]</w:t>
        </w:r>
      </w:ins>
      <w:ins w:id="1456" w:author="Sumit Pabbi" w:date="2015-04-13T20:04:00Z">
        <w:r w:rsidR="0066491D" w:rsidRPr="00C72BB6">
          <w:rPr>
            <w:rFonts w:ascii="Arial" w:hAnsi="Arial" w:cs="Arial"/>
            <w:color w:val="000000" w:themeColor="text1"/>
          </w:rPr>
          <w:fldChar w:fldCharType="end"/>
        </w:r>
        <w:r w:rsidRPr="00C72BB6">
          <w:rPr>
            <w:rFonts w:ascii="Arial" w:hAnsi="Arial" w:cs="Arial"/>
            <w:color w:val="000000" w:themeColor="text1"/>
          </w:rPr>
          <w:t>. KilkariObd shall implement wait/retry logic for the response to this API as per section</w:t>
        </w:r>
      </w:ins>
      <w:ins w:id="1457" w:author="Sumit Pabbi" w:date="2015-04-13T20:12:00Z">
        <w:r w:rsidR="00205DCD" w:rsidRPr="00C72BB6">
          <w:rPr>
            <w:rFonts w:ascii="Arial" w:hAnsi="Arial" w:cs="Arial"/>
            <w:color w:val="000000" w:themeColor="text1"/>
          </w:rPr>
          <w:t xml:space="preserve"> </w:t>
        </w:r>
      </w:ins>
      <w:ins w:id="1458" w:author="Sumit Pabbi" w:date="2015-04-13T20:13:00Z">
        <w:r w:rsidR="0066491D" w:rsidRPr="00C72BB6">
          <w:rPr>
            <w:rFonts w:ascii="Arial" w:hAnsi="Arial" w:cs="Arial"/>
            <w:color w:val="000000" w:themeColor="text1"/>
          </w:rPr>
          <w:fldChar w:fldCharType="begin"/>
        </w:r>
        <w:r w:rsidR="00205DCD" w:rsidRPr="00C72BB6">
          <w:rPr>
            <w:rFonts w:ascii="Arial" w:hAnsi="Arial" w:cs="Arial"/>
            <w:color w:val="000000" w:themeColor="text1"/>
          </w:rPr>
          <w:instrText xml:space="preserve"> REF _Ref416719315 \r \h </w:instrText>
        </w:r>
      </w:ins>
      <w:r w:rsidR="00C72BB6">
        <w:rPr>
          <w:rFonts w:ascii="Arial" w:hAnsi="Arial" w:cs="Arial"/>
          <w:color w:val="000000" w:themeColor="text1"/>
        </w:rPr>
        <w:instrText xml:space="preserve"> \* MERGEFORMAT </w:instrText>
      </w:r>
      <w:r w:rsidR="0066491D" w:rsidRPr="00C72BB6">
        <w:rPr>
          <w:rFonts w:ascii="Arial" w:hAnsi="Arial" w:cs="Arial"/>
          <w:color w:val="000000" w:themeColor="text1"/>
        </w:rPr>
      </w:r>
      <w:r w:rsidR="0066491D" w:rsidRPr="00C72BB6">
        <w:rPr>
          <w:rFonts w:ascii="Arial" w:hAnsi="Arial" w:cs="Arial"/>
          <w:color w:val="000000" w:themeColor="text1"/>
        </w:rPr>
        <w:fldChar w:fldCharType="separate"/>
      </w:r>
      <w:ins w:id="1459" w:author="Sumit Pabbi" w:date="2015-04-13T20:13:00Z">
        <w:r w:rsidR="00205DCD" w:rsidRPr="00C72BB6">
          <w:rPr>
            <w:rFonts w:ascii="Arial" w:hAnsi="Arial" w:cs="Arial"/>
            <w:color w:val="000000" w:themeColor="text1"/>
          </w:rPr>
          <w:t>6.2.2.1</w:t>
        </w:r>
        <w:r w:rsidR="0066491D" w:rsidRPr="00C72BB6">
          <w:rPr>
            <w:rFonts w:ascii="Arial" w:hAnsi="Arial" w:cs="Arial"/>
            <w:color w:val="000000" w:themeColor="text1"/>
          </w:rPr>
          <w:fldChar w:fldCharType="end"/>
        </w:r>
      </w:ins>
      <w:ins w:id="1460" w:author="Sumit Pabbi" w:date="2015-04-13T20:04:00Z">
        <w:r w:rsidRPr="00C72BB6">
          <w:rPr>
            <w:rFonts w:ascii="Arial" w:hAnsi="Arial" w:cs="Arial"/>
            <w:color w:val="000000" w:themeColor="text1"/>
          </w:rPr>
          <w:t>)</w:t>
        </w:r>
      </w:ins>
    </w:p>
    <w:p w:rsidR="00655E56" w:rsidRPr="00C72BB6" w:rsidRDefault="00655E56" w:rsidP="00655E56">
      <w:pPr>
        <w:pStyle w:val="ListParagraph"/>
        <w:numPr>
          <w:ilvl w:val="1"/>
          <w:numId w:val="63"/>
        </w:numPr>
        <w:contextualSpacing w:val="0"/>
        <w:rPr>
          <w:ins w:id="1461" w:author="Sumit Pabbi" w:date="2015-04-13T20:04:00Z"/>
          <w:rFonts w:ascii="Arial" w:hAnsi="Arial" w:cs="Arial"/>
        </w:rPr>
      </w:pPr>
      <w:ins w:id="1462" w:author="Sumit Pabbi" w:date="2015-04-13T20:04:00Z">
        <w:r w:rsidRPr="00C72BB6">
          <w:rPr>
            <w:rFonts w:ascii="Arial" w:hAnsi="Arial" w:cs="Arial"/>
          </w:rPr>
          <w:t xml:space="preserve">Create a new entry in </w:t>
        </w:r>
        <w:r w:rsidRPr="00C72BB6">
          <w:rPr>
            <w:rFonts w:ascii="Arial" w:hAnsi="Arial" w:cs="Arial"/>
            <w:b/>
            <w:i/>
          </w:rPr>
          <w:t>OutboundCallFlow</w:t>
        </w:r>
        <w:r w:rsidRPr="00C72BB6">
          <w:rPr>
            <w:rFonts w:ascii="Arial" w:hAnsi="Arial" w:cs="Arial"/>
          </w:rPr>
          <w:t xml:space="preserve"> with file name of newly created CSV file, MD5 checksum of the file, number of records in the file and status as “</w:t>
        </w:r>
        <w:r w:rsidRPr="00C72BB6">
          <w:rPr>
            <w:rFonts w:ascii="Arial" w:hAnsi="Arial" w:cs="Arial"/>
            <w:b/>
          </w:rPr>
          <w:t>OutboundCallRequestFileCreated</w:t>
        </w:r>
        <w:r w:rsidRPr="00C72BB6">
          <w:rPr>
            <w:rFonts w:ascii="Arial" w:hAnsi="Arial" w:cs="Arial"/>
          </w:rPr>
          <w:t>”.</w:t>
        </w:r>
      </w:ins>
    </w:p>
    <w:p w:rsidR="00655E56" w:rsidRPr="00C72BB6" w:rsidRDefault="00655E56" w:rsidP="00655E56">
      <w:pPr>
        <w:pStyle w:val="ListParagraph"/>
        <w:numPr>
          <w:ilvl w:val="1"/>
          <w:numId w:val="63"/>
        </w:numPr>
        <w:contextualSpacing w:val="0"/>
        <w:rPr>
          <w:ins w:id="1463" w:author="Sumit Pabbi" w:date="2015-04-13T20:04:00Z"/>
          <w:rFonts w:ascii="Arial" w:hAnsi="Arial" w:cs="Arial"/>
        </w:rPr>
      </w:pPr>
      <w:ins w:id="1464" w:author="Sumit Pabbi" w:date="2015-04-13T20:04:00Z">
        <w:r w:rsidRPr="00C72BB6">
          <w:rPr>
            <w:rFonts w:ascii="Arial" w:hAnsi="Arial" w:cs="Arial"/>
          </w:rPr>
          <w:t xml:space="preserve">Perform SCP of this OBD Csv file from “NMS_KK_OBD_FILE_LOCAL_PATH” to the location “NMS_KK_OBD_FILE_PATH” on server identified by IP “NMS_KK_OBD_FILE_SERVER_IP”. Change the status in </w:t>
        </w:r>
        <w:r w:rsidRPr="00C72BB6">
          <w:rPr>
            <w:rFonts w:ascii="Arial" w:hAnsi="Arial" w:cs="Arial"/>
            <w:b/>
            <w:i/>
          </w:rPr>
          <w:t>OutboundCallFlow</w:t>
        </w:r>
        <w:r w:rsidRPr="00C72BB6">
          <w:rPr>
            <w:rFonts w:ascii="Arial" w:hAnsi="Arial" w:cs="Arial"/>
          </w:rPr>
          <w:t xml:space="preserve"> for this file name as “</w:t>
        </w:r>
        <w:r w:rsidRPr="00C72BB6">
          <w:rPr>
            <w:rFonts w:ascii="Arial" w:hAnsi="Arial" w:cs="Arial"/>
            <w:b/>
          </w:rPr>
          <w:t>OutboundCallRequestFileCopied</w:t>
        </w:r>
        <w:r w:rsidRPr="00C72BB6">
          <w:rPr>
            <w:rFonts w:ascii="Arial" w:hAnsi="Arial" w:cs="Arial"/>
          </w:rPr>
          <w:t>”.</w:t>
        </w:r>
      </w:ins>
    </w:p>
    <w:p w:rsidR="00655E56" w:rsidRPr="00C72BB6" w:rsidRDefault="00655E56" w:rsidP="00655E56">
      <w:pPr>
        <w:pStyle w:val="Heading3"/>
        <w:rPr>
          <w:ins w:id="1465" w:author="Sumit Pabbi" w:date="2015-04-13T20:04:00Z"/>
        </w:rPr>
      </w:pPr>
      <w:bookmarkStart w:id="1466" w:name="_Toc416478665"/>
      <w:bookmarkStart w:id="1467" w:name="_Toc416719444"/>
      <w:ins w:id="1468" w:author="Sumit Pabbi" w:date="2015-04-13T20:04:00Z">
        <w:r w:rsidRPr="00C72BB6">
          <w:t>Scheduled Event for invoking OBD TargetFile notification API</w:t>
        </w:r>
        <w:bookmarkEnd w:id="1466"/>
        <w:bookmarkEnd w:id="1467"/>
      </w:ins>
    </w:p>
    <w:p w:rsidR="00655E56" w:rsidRPr="00C72BB6" w:rsidRDefault="00655E56" w:rsidP="00655E56">
      <w:pPr>
        <w:pStyle w:val="ListParagraph"/>
        <w:numPr>
          <w:ilvl w:val="0"/>
          <w:numId w:val="63"/>
        </w:numPr>
        <w:contextualSpacing w:val="0"/>
        <w:rPr>
          <w:ins w:id="1469" w:author="Sumit Pabbi" w:date="2015-04-13T20:04:00Z"/>
          <w:rFonts w:ascii="Arial" w:hAnsi="Arial" w:cs="Arial"/>
        </w:rPr>
      </w:pPr>
      <w:ins w:id="1470" w:author="Sumit Pabbi" w:date="2015-04-13T20:04:00Z">
        <w:r w:rsidRPr="00C72BB6">
          <w:rPr>
            <w:rFonts w:ascii="Arial" w:hAnsi="Arial" w:cs="Arial"/>
          </w:rPr>
          <w:t>KilkariObd shall create a job in MOTECH Scheduler/Batch, if it is not already created, to get a daily event for submitting the target file to IVR by invoking TargetFile notification API.</w:t>
        </w:r>
      </w:ins>
    </w:p>
    <w:p w:rsidR="00655E56" w:rsidRPr="00C72BB6" w:rsidRDefault="00655E56" w:rsidP="00655E56">
      <w:pPr>
        <w:pStyle w:val="ListParagraph"/>
        <w:numPr>
          <w:ilvl w:val="0"/>
          <w:numId w:val="63"/>
        </w:numPr>
        <w:contextualSpacing w:val="0"/>
        <w:rPr>
          <w:ins w:id="1471" w:author="Sumit Pabbi" w:date="2015-04-13T20:04:00Z"/>
          <w:rFonts w:ascii="Arial" w:hAnsi="Arial" w:cs="Arial"/>
        </w:rPr>
      </w:pPr>
      <w:ins w:id="1472" w:author="Sumit Pabbi" w:date="2015-04-13T20:04:00Z">
        <w:r w:rsidRPr="00C72BB6">
          <w:rPr>
            <w:rFonts w:ascii="Arial" w:hAnsi="Arial" w:cs="Arial"/>
          </w:rPr>
          <w:t xml:space="preserve">On receiving the event KilkariObd module shall </w:t>
        </w:r>
      </w:ins>
    </w:p>
    <w:p w:rsidR="00655E56" w:rsidRPr="00C72BB6" w:rsidRDefault="00655E56" w:rsidP="00655E56">
      <w:pPr>
        <w:pStyle w:val="ListParagraph"/>
        <w:numPr>
          <w:ilvl w:val="1"/>
          <w:numId w:val="63"/>
        </w:numPr>
        <w:contextualSpacing w:val="0"/>
        <w:rPr>
          <w:ins w:id="1473" w:author="Sumit Pabbi" w:date="2015-04-13T20:04:00Z"/>
          <w:rFonts w:ascii="Arial" w:hAnsi="Arial" w:cs="Arial"/>
        </w:rPr>
      </w:pPr>
      <w:ins w:id="1474" w:author="Sumit Pabbi" w:date="2015-04-13T20:04:00Z">
        <w:r w:rsidRPr="00C72BB6">
          <w:rPr>
            <w:rFonts w:ascii="Arial" w:hAnsi="Arial" w:cs="Arial"/>
          </w:rPr>
          <w:t xml:space="preserve">Find the </w:t>
        </w:r>
        <w:r w:rsidRPr="00C72BB6">
          <w:rPr>
            <w:rFonts w:ascii="Arial" w:hAnsi="Arial" w:cs="Arial"/>
            <w:b/>
            <w:i/>
          </w:rPr>
          <w:t>OutboundCallFlow</w:t>
        </w:r>
        <w:r w:rsidRPr="00C72BB6">
          <w:rPr>
            <w:rFonts w:ascii="Arial" w:hAnsi="Arial" w:cs="Arial"/>
          </w:rPr>
          <w:t xml:space="preserve"> record where</w:t>
        </w:r>
        <w:r w:rsidRPr="00C72BB6">
          <w:rPr>
            <w:rFonts w:ascii="Arial" w:hAnsi="Arial" w:cs="Arial"/>
            <w:szCs w:val="20"/>
          </w:rPr>
          <w:t xml:space="preserve"> creation date is the date of current day</w:t>
        </w:r>
        <w:r w:rsidRPr="00C72BB6">
          <w:rPr>
            <w:rFonts w:ascii="Arial" w:hAnsi="Arial" w:cs="Arial"/>
          </w:rPr>
          <w:t>.</w:t>
        </w:r>
      </w:ins>
    </w:p>
    <w:p w:rsidR="00655E56" w:rsidRPr="00C72BB6" w:rsidRDefault="00655E56" w:rsidP="00655E56">
      <w:pPr>
        <w:pStyle w:val="ListParagraph"/>
        <w:ind w:left="1080"/>
        <w:contextualSpacing w:val="0"/>
        <w:rPr>
          <w:ins w:id="1475" w:author="Sumit Pabbi" w:date="2015-04-13T20:04:00Z"/>
          <w:rFonts w:ascii="Arial" w:hAnsi="Arial" w:cs="Arial"/>
        </w:rPr>
      </w:pPr>
      <w:ins w:id="1476" w:author="Sumit Pabbi" w:date="2015-04-13T20:04:00Z">
        <w:r w:rsidRPr="00C72BB6">
          <w:rPr>
            <w:rFonts w:ascii="Arial" w:hAnsi="Arial" w:cs="Arial"/>
          </w:rPr>
          <w:t>(if no such record found, create a warning log that no OBD target created for current date and return from the event handler)</w:t>
        </w:r>
      </w:ins>
    </w:p>
    <w:p w:rsidR="00655E56" w:rsidRPr="00C72BB6" w:rsidRDefault="00655E56" w:rsidP="00655E56">
      <w:pPr>
        <w:pStyle w:val="ListParagraph"/>
        <w:numPr>
          <w:ilvl w:val="1"/>
          <w:numId w:val="63"/>
        </w:numPr>
        <w:contextualSpacing w:val="0"/>
        <w:rPr>
          <w:ins w:id="1477" w:author="Sumit Pabbi" w:date="2015-04-13T20:04:00Z"/>
          <w:rFonts w:ascii="Arial" w:hAnsi="Arial" w:cs="Arial"/>
        </w:rPr>
      </w:pPr>
      <w:ins w:id="1478" w:author="Sumit Pabbi" w:date="2015-04-13T20:04:00Z">
        <w:r w:rsidRPr="00C72BB6">
          <w:rPr>
            <w:rFonts w:ascii="Arial" w:hAnsi="Arial" w:cs="Arial"/>
          </w:rPr>
          <w:t xml:space="preserve">Invoke TargetFile notification API, refer 4.3.1 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479" w:author="Sumit Pabbi" w:date="2015-04-13T20:04:00Z">
        <w:r w:rsidR="0066491D" w:rsidRPr="00C72BB6">
          <w:rPr>
            <w:rFonts w:ascii="Arial" w:hAnsi="Arial" w:cs="Arial"/>
          </w:rPr>
          <w:fldChar w:fldCharType="separate"/>
        </w:r>
      </w:ins>
      <w:ins w:id="1480" w:author="Sumit Pabbi" w:date="2015-04-13T20:05:00Z">
        <w:r w:rsidRPr="00C72BB6">
          <w:rPr>
            <w:rFonts w:ascii="Arial" w:hAnsi="Arial" w:cs="Arial"/>
          </w:rPr>
          <w:t>[2]</w:t>
        </w:r>
      </w:ins>
      <w:ins w:id="1481" w:author="Sumit Pabbi" w:date="2015-04-13T20:04:00Z">
        <w:r w:rsidR="0066491D" w:rsidRPr="00C72BB6">
          <w:rPr>
            <w:rFonts w:ascii="Arial" w:hAnsi="Arial" w:cs="Arial"/>
          </w:rPr>
          <w:fldChar w:fldCharType="end"/>
        </w:r>
        <w:r w:rsidRPr="00C72BB6">
          <w:rPr>
            <w:rFonts w:ascii="Arial" w:hAnsi="Arial" w:cs="Arial"/>
          </w:rPr>
          <w:t xml:space="preserve">, with “filename”, checksum and no. of records as present in the </w:t>
        </w:r>
        <w:r w:rsidRPr="00C72BB6">
          <w:rPr>
            <w:rFonts w:ascii="Arial" w:hAnsi="Arial" w:cs="Arial"/>
            <w:b/>
            <w:i/>
          </w:rPr>
          <w:t>OutboundCallFlow</w:t>
        </w:r>
        <w:r w:rsidRPr="00C72BB6">
          <w:rPr>
            <w:rFonts w:ascii="Arial" w:hAnsi="Arial" w:cs="Arial"/>
          </w:rPr>
          <w:t xml:space="preserve"> record. </w:t>
        </w:r>
      </w:ins>
    </w:p>
    <w:p w:rsidR="00655E56" w:rsidRPr="00C72BB6" w:rsidRDefault="00655E56" w:rsidP="00655E56">
      <w:pPr>
        <w:ind w:left="1080"/>
        <w:rPr>
          <w:ins w:id="1482" w:author="Sumit Pabbi" w:date="2015-04-13T20:04:00Z"/>
          <w:rFonts w:ascii="Arial" w:hAnsi="Arial" w:cs="Arial"/>
        </w:rPr>
      </w:pPr>
      <w:ins w:id="1483" w:author="Sumit Pabbi" w:date="2015-04-13T20:04:00Z">
        <w:r w:rsidRPr="00C72BB6">
          <w:rPr>
            <w:rFonts w:ascii="Arial" w:hAnsi="Arial" w:cs="Arial"/>
          </w:rPr>
          <w:t>(KilkariObd shall implement wait/retry logic for the response to this API as per section</w:t>
        </w:r>
      </w:ins>
      <w:ins w:id="1484" w:author="Sumit Pabbi" w:date="2015-04-13T20:13:00Z">
        <w:r w:rsidR="00205DCD" w:rsidRPr="00C72BB6">
          <w:rPr>
            <w:rFonts w:ascii="Arial" w:hAnsi="Arial" w:cs="Arial"/>
          </w:rPr>
          <w:t xml:space="preserve"> </w:t>
        </w:r>
        <w:r w:rsidR="0066491D" w:rsidRPr="00C72BB6">
          <w:rPr>
            <w:rFonts w:ascii="Arial" w:hAnsi="Arial" w:cs="Arial"/>
          </w:rPr>
          <w:fldChar w:fldCharType="begin"/>
        </w:r>
        <w:r w:rsidR="00205DCD" w:rsidRPr="00C72BB6">
          <w:rPr>
            <w:rFonts w:ascii="Arial" w:hAnsi="Arial" w:cs="Arial"/>
          </w:rPr>
          <w:instrText xml:space="preserve"> REF _Ref416719315 \r \h </w:instrText>
        </w:r>
      </w:ins>
      <w:r w:rsid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485" w:author="Sumit Pabbi" w:date="2015-04-13T20:13:00Z">
        <w:r w:rsidR="00205DCD" w:rsidRPr="00C72BB6">
          <w:rPr>
            <w:rFonts w:ascii="Arial" w:hAnsi="Arial" w:cs="Arial"/>
          </w:rPr>
          <w:t>6.2.2.1</w:t>
        </w:r>
        <w:r w:rsidR="0066491D" w:rsidRPr="00C72BB6">
          <w:rPr>
            <w:rFonts w:ascii="Arial" w:hAnsi="Arial" w:cs="Arial"/>
          </w:rPr>
          <w:fldChar w:fldCharType="end"/>
        </w:r>
      </w:ins>
      <w:ins w:id="1486" w:author="Sumit Pabbi" w:date="2015-04-13T20:04:00Z">
        <w:r w:rsidRPr="00C72BB6">
          <w:rPr>
            <w:rFonts w:ascii="Arial" w:hAnsi="Arial" w:cs="Arial"/>
          </w:rPr>
          <w:t>)</w:t>
        </w:r>
      </w:ins>
    </w:p>
    <w:p w:rsidR="00655E56" w:rsidRPr="00C72BB6" w:rsidRDefault="00655E56" w:rsidP="00655E56">
      <w:pPr>
        <w:pStyle w:val="Heading4"/>
        <w:numPr>
          <w:ilvl w:val="3"/>
          <w:numId w:val="1"/>
        </w:numPr>
        <w:rPr>
          <w:ins w:id="1487" w:author="Sumit Pabbi" w:date="2015-04-13T20:04:00Z"/>
        </w:rPr>
      </w:pPr>
      <w:bookmarkStart w:id="1488" w:name="_Ref416719315"/>
      <w:ins w:id="1489" w:author="Sumit Pabbi" w:date="2015-04-13T20:04:00Z">
        <w:r w:rsidRPr="00C72BB6">
          <w:t>Invocation of API provided by IVR</w:t>
        </w:r>
        <w:bookmarkEnd w:id="1488"/>
      </w:ins>
    </w:p>
    <w:p w:rsidR="00655E56" w:rsidRPr="00C72BB6" w:rsidRDefault="00655E56" w:rsidP="00655E56">
      <w:pPr>
        <w:pStyle w:val="ListParagraph"/>
        <w:numPr>
          <w:ilvl w:val="0"/>
          <w:numId w:val="63"/>
        </w:numPr>
        <w:contextualSpacing w:val="0"/>
        <w:rPr>
          <w:ins w:id="1490" w:author="Sumit Pabbi" w:date="2015-04-13T20:04:00Z"/>
          <w:rFonts w:ascii="Arial" w:hAnsi="Arial" w:cs="Arial"/>
        </w:rPr>
      </w:pPr>
      <w:ins w:id="1491" w:author="Sumit Pabbi" w:date="2015-04-13T20:04:00Z">
        <w:r w:rsidRPr="00C72BB6">
          <w:rPr>
            <w:rFonts w:ascii="Arial" w:hAnsi="Arial" w:cs="Arial"/>
          </w:rPr>
          <w:t>KilkariObd shall invoke the following APIs provided by IVR System:</w:t>
        </w:r>
      </w:ins>
    </w:p>
    <w:p w:rsidR="00655E56" w:rsidRPr="00C72BB6" w:rsidRDefault="00655E56" w:rsidP="00655E56">
      <w:pPr>
        <w:pStyle w:val="ListParagraph"/>
        <w:numPr>
          <w:ilvl w:val="1"/>
          <w:numId w:val="63"/>
        </w:numPr>
        <w:contextualSpacing w:val="0"/>
        <w:rPr>
          <w:ins w:id="1492" w:author="Sumit Pabbi" w:date="2015-04-13T20:04:00Z"/>
          <w:rFonts w:ascii="Arial" w:hAnsi="Arial" w:cs="Arial"/>
        </w:rPr>
      </w:pPr>
      <w:ins w:id="1493" w:author="Sumit Pabbi" w:date="2015-04-13T20:04:00Z">
        <w:r w:rsidRPr="00C72BB6">
          <w:rPr>
            <w:rFonts w:ascii="Arial" w:hAnsi="Arial" w:cs="Arial"/>
          </w:rPr>
          <w:t xml:space="preserve">“TargetFile notification” </w:t>
        </w:r>
      </w:ins>
    </w:p>
    <w:p w:rsidR="00655E56" w:rsidRPr="00C72BB6" w:rsidRDefault="00655E56" w:rsidP="00655E56">
      <w:pPr>
        <w:pStyle w:val="ListParagraph"/>
        <w:numPr>
          <w:ilvl w:val="1"/>
          <w:numId w:val="63"/>
        </w:numPr>
        <w:contextualSpacing w:val="0"/>
        <w:rPr>
          <w:ins w:id="1494" w:author="Sumit Pabbi" w:date="2015-04-13T20:04:00Z"/>
          <w:rFonts w:ascii="Arial" w:hAnsi="Arial" w:cs="Arial"/>
        </w:rPr>
      </w:pPr>
      <w:ins w:id="1495" w:author="Sumit Pabbi" w:date="2015-04-13T20:04:00Z">
        <w:r w:rsidRPr="00C72BB6">
          <w:rPr>
            <w:rFonts w:ascii="Arial" w:hAnsi="Arial" w:cs="Arial"/>
          </w:rPr>
          <w:t xml:space="preserve">“CDRFileProcessedStatus notification”  </w:t>
        </w:r>
      </w:ins>
    </w:p>
    <w:p w:rsidR="00655E56" w:rsidRPr="00C72BB6" w:rsidRDefault="00655E56" w:rsidP="00655E56">
      <w:pPr>
        <w:pStyle w:val="ListParagraph"/>
        <w:numPr>
          <w:ilvl w:val="0"/>
          <w:numId w:val="63"/>
        </w:numPr>
        <w:contextualSpacing w:val="0"/>
        <w:rPr>
          <w:ins w:id="1496" w:author="Sumit Pabbi" w:date="2015-04-13T20:04:00Z"/>
          <w:rFonts w:ascii="Arial" w:hAnsi="Arial" w:cs="Arial"/>
        </w:rPr>
      </w:pPr>
      <w:ins w:id="1497" w:author="Sumit Pabbi" w:date="2015-04-13T20:04:00Z">
        <w:r w:rsidRPr="00C72BB6">
          <w:rPr>
            <w:rFonts w:ascii="Arial" w:hAnsi="Arial" w:cs="Arial"/>
          </w:rPr>
          <w:t>KilkariObd shall use “NMS_KK_IVR_IP” and “NMS_KK_IVR_PORT” configuration parameters to invoke these APIs.</w:t>
        </w:r>
      </w:ins>
    </w:p>
    <w:p w:rsidR="00655E56" w:rsidRPr="00C72BB6" w:rsidRDefault="00655E56" w:rsidP="00655E56">
      <w:pPr>
        <w:pStyle w:val="ListParagraph"/>
        <w:numPr>
          <w:ilvl w:val="0"/>
          <w:numId w:val="63"/>
        </w:numPr>
        <w:contextualSpacing w:val="0"/>
        <w:rPr>
          <w:ins w:id="1498" w:author="Sumit Pabbi" w:date="2015-04-13T20:04:00Z"/>
          <w:rFonts w:ascii="Arial" w:hAnsi="Arial" w:cs="Arial"/>
        </w:rPr>
      </w:pPr>
      <w:ins w:id="1499" w:author="Sumit Pabbi" w:date="2015-04-13T20:04:00Z">
        <w:r w:rsidRPr="00C72BB6">
          <w:rPr>
            <w:rFonts w:ascii="Arial" w:hAnsi="Arial" w:cs="Arial"/>
          </w:rPr>
          <w:t xml:space="preserve">These APIs are Offline API as defined in Chapter 6:” HTTP Timeout Categories” of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00" w:author="Sumit Pabbi" w:date="2015-04-13T20:04:00Z">
        <w:r w:rsidR="0066491D" w:rsidRPr="00C72BB6">
          <w:rPr>
            <w:rFonts w:ascii="Arial" w:hAnsi="Arial" w:cs="Arial"/>
          </w:rPr>
          <w:fldChar w:fldCharType="separate"/>
        </w:r>
      </w:ins>
      <w:ins w:id="1501" w:author="Sumit Pabbi" w:date="2015-04-13T20:05:00Z">
        <w:r w:rsidRPr="00C72BB6">
          <w:rPr>
            <w:rFonts w:ascii="Arial" w:hAnsi="Arial" w:cs="Arial"/>
          </w:rPr>
          <w:t>[2]</w:t>
        </w:r>
      </w:ins>
      <w:ins w:id="1502" w:author="Sumit Pabbi" w:date="2015-04-13T20:04:00Z">
        <w:r w:rsidR="0066491D" w:rsidRPr="00C72BB6">
          <w:rPr>
            <w:rFonts w:ascii="Arial" w:hAnsi="Arial" w:cs="Arial"/>
          </w:rPr>
          <w:fldChar w:fldCharType="end"/>
        </w:r>
        <w:r w:rsidRPr="00C72BB6">
          <w:rPr>
            <w:rFonts w:ascii="Arial" w:hAnsi="Arial" w:cs="Arial"/>
          </w:rPr>
          <w:t xml:space="preserve">. </w:t>
        </w:r>
      </w:ins>
    </w:p>
    <w:p w:rsidR="00655E56" w:rsidRPr="00C72BB6" w:rsidRDefault="00655E56" w:rsidP="00655E56">
      <w:pPr>
        <w:pStyle w:val="ListParagraph"/>
        <w:numPr>
          <w:ilvl w:val="0"/>
          <w:numId w:val="63"/>
        </w:numPr>
        <w:contextualSpacing w:val="0"/>
        <w:rPr>
          <w:ins w:id="1503" w:author="Sumit Pabbi" w:date="2015-04-13T20:04:00Z"/>
          <w:rFonts w:ascii="Arial" w:hAnsi="Arial" w:cs="Arial"/>
        </w:rPr>
      </w:pPr>
      <w:ins w:id="1504" w:author="Sumit Pabbi" w:date="2015-04-13T20:04:00Z">
        <w:r w:rsidRPr="00C72BB6">
          <w:rPr>
            <w:rFonts w:ascii="Arial" w:hAnsi="Arial" w:cs="Arial"/>
          </w:rPr>
          <w:t>KilkariObd shall implement the Exponential Back-off algorithm, detailed as below, for retrying the aforementioned APIs after timeouts:</w:t>
        </w:r>
      </w:ins>
    </w:p>
    <w:p w:rsidR="00655E56" w:rsidRPr="00C72BB6" w:rsidRDefault="00655E56" w:rsidP="00655E56">
      <w:pPr>
        <w:pStyle w:val="ListParagraph"/>
        <w:numPr>
          <w:ilvl w:val="1"/>
          <w:numId w:val="63"/>
        </w:numPr>
        <w:contextualSpacing w:val="0"/>
        <w:rPr>
          <w:ins w:id="1505" w:author="Sumit Pabbi" w:date="2015-04-13T20:04:00Z"/>
          <w:rFonts w:ascii="Arial" w:hAnsi="Arial" w:cs="Arial"/>
        </w:rPr>
      </w:pPr>
      <w:ins w:id="1506" w:author="Sumit Pabbi" w:date="2015-04-13T20:04:00Z">
        <w:r w:rsidRPr="00C72BB6">
          <w:rPr>
            <w:rFonts w:ascii="Arial" w:hAnsi="Arial" w:cs="Arial"/>
          </w:rPr>
          <w:t>After invoking an Offline API KilkariObd HTTP client shall wait for the response with timeout value of “NMS_OFFLINE_API_INITIAL_INTERVAL_MILLIS”.</w:t>
        </w:r>
      </w:ins>
    </w:p>
    <w:p w:rsidR="00655E56" w:rsidRPr="00C72BB6" w:rsidRDefault="00655E56" w:rsidP="00655E56">
      <w:pPr>
        <w:ind w:left="1080"/>
        <w:rPr>
          <w:ins w:id="1507" w:author="Sumit Pabbi" w:date="2015-04-13T20:04:00Z"/>
          <w:rFonts w:ascii="Arial" w:hAnsi="Arial" w:cs="Arial"/>
        </w:rPr>
      </w:pPr>
      <w:ins w:id="1508" w:author="Sumit Pabbi" w:date="2015-04-13T20:04:00Z">
        <w:r w:rsidRPr="00C72BB6">
          <w:rPr>
            <w:rFonts w:ascii="Arial" w:hAnsi="Arial" w:cs="Arial"/>
          </w:rPr>
          <w:t>(At first attempt retry count is 0).</w:t>
        </w:r>
      </w:ins>
    </w:p>
    <w:p w:rsidR="00655E56" w:rsidRPr="00C72BB6" w:rsidRDefault="00655E56" w:rsidP="00655E56">
      <w:pPr>
        <w:pStyle w:val="ListParagraph"/>
        <w:numPr>
          <w:ilvl w:val="1"/>
          <w:numId w:val="63"/>
        </w:numPr>
        <w:contextualSpacing w:val="0"/>
        <w:rPr>
          <w:ins w:id="1509" w:author="Sumit Pabbi" w:date="2015-04-13T20:04:00Z"/>
          <w:rFonts w:ascii="Arial" w:hAnsi="Arial" w:cs="Arial"/>
        </w:rPr>
      </w:pPr>
      <w:ins w:id="1510" w:author="Sumit Pabbi" w:date="2015-04-13T20:04:00Z">
        <w:r w:rsidRPr="00C72BB6">
          <w:rPr>
            <w:rFonts w:ascii="Arial" w:hAnsi="Arial" w:cs="Arial"/>
          </w:rPr>
          <w:t>If the response is not received, KilkariObd HTTP client shall check if number of retries is less than “NMS_OFFLINE_API_MAX_RETRIES”, then invoke the Offline API again, compute the new timeout value =  “NMS_OFFLINE_API_ RETRY_MULTIPLIER” * (previous_timeout).</w:t>
        </w:r>
      </w:ins>
    </w:p>
    <w:p w:rsidR="00655E56" w:rsidRPr="00C72BB6" w:rsidRDefault="00655E56" w:rsidP="00655E56">
      <w:pPr>
        <w:pStyle w:val="ListParagraph"/>
        <w:numPr>
          <w:ilvl w:val="1"/>
          <w:numId w:val="63"/>
        </w:numPr>
        <w:contextualSpacing w:val="0"/>
        <w:rPr>
          <w:ins w:id="1511" w:author="Sumit Pabbi" w:date="2015-04-13T20:04:00Z"/>
          <w:rFonts w:ascii="Arial" w:hAnsi="Arial" w:cs="Arial"/>
        </w:rPr>
      </w:pPr>
      <w:ins w:id="1512" w:author="Sumit Pabbi" w:date="2015-04-13T20:04:00Z">
        <w:r w:rsidRPr="00C72BB6">
          <w:rPr>
            <w:rFonts w:ascii="Arial" w:hAnsi="Arial" w:cs="Arial"/>
          </w:rPr>
          <w:t>In case of failure, retry till max retries are attempted.</w:t>
        </w:r>
      </w:ins>
    </w:p>
    <w:p w:rsidR="00655E56" w:rsidRPr="00C72BB6" w:rsidRDefault="00655E56" w:rsidP="00655E56">
      <w:pPr>
        <w:pStyle w:val="Heading2"/>
        <w:numPr>
          <w:ilvl w:val="1"/>
          <w:numId w:val="1"/>
        </w:numPr>
        <w:rPr>
          <w:ins w:id="1513" w:author="Sumit Pabbi" w:date="2015-04-13T20:04:00Z"/>
        </w:rPr>
      </w:pPr>
      <w:bookmarkStart w:id="1514" w:name="_Toc416478666"/>
      <w:bookmarkStart w:id="1515" w:name="_Toc416719445"/>
      <w:ins w:id="1516" w:author="Sumit Pabbi" w:date="2015-04-13T20:04:00Z">
        <w:r w:rsidRPr="00C72BB6">
          <w:t>Service Provided to IVR</w:t>
        </w:r>
        <w:bookmarkEnd w:id="1514"/>
        <w:bookmarkEnd w:id="1515"/>
      </w:ins>
    </w:p>
    <w:p w:rsidR="00655E56" w:rsidRPr="00C72BB6" w:rsidRDefault="00655E56" w:rsidP="00655E56">
      <w:pPr>
        <w:pStyle w:val="ListParagraph"/>
        <w:numPr>
          <w:ilvl w:val="0"/>
          <w:numId w:val="63"/>
        </w:numPr>
        <w:contextualSpacing w:val="0"/>
        <w:rPr>
          <w:ins w:id="1517" w:author="Sumit Pabbi" w:date="2015-04-13T20:04:00Z"/>
          <w:rFonts w:ascii="Arial" w:hAnsi="Arial" w:cs="Arial"/>
        </w:rPr>
      </w:pPr>
      <w:ins w:id="1518" w:author="Sumit Pabbi" w:date="2015-04-13T20:04:00Z">
        <w:r w:rsidRPr="00C72BB6">
          <w:rPr>
            <w:rFonts w:ascii="Arial" w:hAnsi="Arial" w:cs="Arial"/>
          </w:rPr>
          <w:t>KilkariObd exposes following APIs to IVR System:</w:t>
        </w:r>
      </w:ins>
    </w:p>
    <w:p w:rsidR="00655E56" w:rsidRPr="00C72BB6" w:rsidRDefault="00655E56" w:rsidP="00655E56">
      <w:pPr>
        <w:pStyle w:val="ListParagraph"/>
        <w:numPr>
          <w:ilvl w:val="1"/>
          <w:numId w:val="63"/>
        </w:numPr>
        <w:contextualSpacing w:val="0"/>
        <w:rPr>
          <w:ins w:id="1519" w:author="Sumit Pabbi" w:date="2015-04-13T20:04:00Z"/>
          <w:rFonts w:ascii="Arial" w:hAnsi="Arial" w:cs="Arial"/>
        </w:rPr>
      </w:pPr>
      <w:ins w:id="1520" w:author="Sumit Pabbi" w:date="2015-04-13T20:04:00Z">
        <w:r w:rsidRPr="00C72BB6">
          <w:rPr>
            <w:rFonts w:ascii="Arial" w:hAnsi="Arial" w:cs="Arial"/>
          </w:rPr>
          <w:t>CDR File Notification: To notify the availability of CDR file for OBD Calls.</w:t>
        </w:r>
      </w:ins>
    </w:p>
    <w:p w:rsidR="00655E56" w:rsidRPr="00C72BB6" w:rsidRDefault="00655E56" w:rsidP="00655E56">
      <w:pPr>
        <w:pStyle w:val="ListParagraph"/>
        <w:numPr>
          <w:ilvl w:val="1"/>
          <w:numId w:val="63"/>
        </w:numPr>
        <w:contextualSpacing w:val="0"/>
        <w:rPr>
          <w:ins w:id="1521" w:author="Sumit Pabbi" w:date="2015-04-13T20:04:00Z"/>
          <w:rFonts w:ascii="Arial" w:hAnsi="Arial" w:cs="Arial"/>
        </w:rPr>
      </w:pPr>
      <w:ins w:id="1522" w:author="Sumit Pabbi" w:date="2015-04-13T20:04:00Z">
        <w:r w:rsidRPr="00C72BB6">
          <w:rPr>
            <w:rFonts w:ascii="Arial" w:hAnsi="Arial" w:cs="Arial"/>
          </w:rPr>
          <w:t>FileProcessedStatus Notification: To notify processing completion of CDR Detail and summary files.</w:t>
        </w:r>
      </w:ins>
    </w:p>
    <w:p w:rsidR="00655E56" w:rsidRPr="00C72BB6" w:rsidRDefault="00655E56" w:rsidP="00655E56">
      <w:pPr>
        <w:pStyle w:val="Heading3"/>
        <w:rPr>
          <w:ins w:id="1523" w:author="Sumit Pabbi" w:date="2015-04-13T20:04:00Z"/>
        </w:rPr>
      </w:pPr>
      <w:bookmarkStart w:id="1524" w:name="_Toc416478667"/>
      <w:bookmarkStart w:id="1525" w:name="_Toc416719446"/>
      <w:ins w:id="1526" w:author="Sumit Pabbi" w:date="2015-04-13T20:04:00Z">
        <w:r w:rsidRPr="00C72BB6">
          <w:t>CDR File Notification</w:t>
        </w:r>
        <w:bookmarkEnd w:id="1524"/>
        <w:bookmarkEnd w:id="1525"/>
      </w:ins>
    </w:p>
    <w:p w:rsidR="00655E56" w:rsidRPr="00C72BB6" w:rsidRDefault="00655E56" w:rsidP="00655E56">
      <w:pPr>
        <w:pStyle w:val="ListParagraph"/>
        <w:numPr>
          <w:ilvl w:val="0"/>
          <w:numId w:val="63"/>
        </w:numPr>
        <w:contextualSpacing w:val="0"/>
        <w:rPr>
          <w:ins w:id="1527" w:author="Sumit Pabbi" w:date="2015-04-13T20:04:00Z"/>
          <w:rFonts w:ascii="Arial" w:hAnsi="Arial" w:cs="Arial"/>
        </w:rPr>
      </w:pPr>
      <w:ins w:id="1528" w:author="Sumit Pabbi" w:date="2015-04-13T20:04:00Z">
        <w:r w:rsidRPr="00C72BB6">
          <w:rPr>
            <w:rFonts w:ascii="Arial" w:hAnsi="Arial" w:cs="Arial"/>
          </w:rPr>
          <w:t xml:space="preserve">Kilkari shall expose “CdrFileNotification API”, detailed in section refer 4.2.6 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29" w:author="Sumit Pabbi" w:date="2015-04-13T20:04:00Z">
        <w:r w:rsidR="0066491D" w:rsidRPr="00C72BB6">
          <w:rPr>
            <w:rFonts w:ascii="Arial" w:hAnsi="Arial" w:cs="Arial"/>
          </w:rPr>
          <w:fldChar w:fldCharType="separate"/>
        </w:r>
      </w:ins>
      <w:ins w:id="1530" w:author="Sumit Pabbi" w:date="2015-04-13T20:05:00Z">
        <w:r w:rsidRPr="00C72BB6">
          <w:rPr>
            <w:rFonts w:ascii="Arial" w:hAnsi="Arial" w:cs="Arial"/>
          </w:rPr>
          <w:t>[2]</w:t>
        </w:r>
      </w:ins>
      <w:ins w:id="1531" w:author="Sumit Pabbi" w:date="2015-04-13T20:04:00Z">
        <w:r w:rsidR="0066491D" w:rsidRPr="00C72BB6">
          <w:rPr>
            <w:rFonts w:ascii="Arial" w:hAnsi="Arial" w:cs="Arial"/>
          </w:rPr>
          <w:fldChar w:fldCharType="end"/>
        </w:r>
        <w:r w:rsidRPr="00C72BB6">
          <w:rPr>
            <w:rFonts w:ascii="Arial" w:hAnsi="Arial" w:cs="Arial"/>
          </w:rPr>
          <w:t>, to allow IVR to notify NMS that Call Data Record File is ready for processing.</w:t>
        </w:r>
      </w:ins>
    </w:p>
    <w:p w:rsidR="00655E56" w:rsidRPr="00C72BB6" w:rsidRDefault="00655E56" w:rsidP="00655E56">
      <w:pPr>
        <w:pStyle w:val="ListParagraph"/>
        <w:numPr>
          <w:ilvl w:val="0"/>
          <w:numId w:val="63"/>
        </w:numPr>
        <w:contextualSpacing w:val="0"/>
        <w:rPr>
          <w:ins w:id="1532" w:author="Sumit Pabbi" w:date="2015-04-13T20:04:00Z"/>
          <w:rFonts w:ascii="Arial" w:hAnsi="Arial" w:cs="Arial"/>
        </w:rPr>
      </w:pPr>
      <w:ins w:id="1533" w:author="Sumit Pabbi" w:date="2015-04-13T20:04:00Z">
        <w:r w:rsidRPr="00C72BB6">
          <w:rPr>
            <w:rFonts w:ascii="Arial" w:hAnsi="Arial" w:cs="Arial"/>
          </w:rPr>
          <w:t xml:space="preserve">On invocation of this API KilkariObd shall </w:t>
        </w:r>
      </w:ins>
    </w:p>
    <w:p w:rsidR="00655E56" w:rsidRPr="00C72BB6" w:rsidRDefault="00655E56" w:rsidP="00655E56">
      <w:pPr>
        <w:pStyle w:val="ListParagraph"/>
        <w:numPr>
          <w:ilvl w:val="1"/>
          <w:numId w:val="63"/>
        </w:numPr>
        <w:contextualSpacing w:val="0"/>
        <w:rPr>
          <w:ins w:id="1534" w:author="Sumit Pabbi" w:date="2015-04-13T20:04:00Z"/>
          <w:rFonts w:ascii="Arial" w:hAnsi="Arial" w:cs="Arial"/>
        </w:rPr>
      </w:pPr>
      <w:ins w:id="1535" w:author="Sumit Pabbi" w:date="2015-04-13T20:04:00Z">
        <w:r w:rsidRPr="00C72BB6">
          <w:rPr>
            <w:rFonts w:ascii="Arial" w:hAnsi="Arial" w:cs="Arial"/>
          </w:rPr>
          <w:t xml:space="preserve">Validate the parameters of the API including the the name format of the CDR files. </w:t>
        </w:r>
      </w:ins>
    </w:p>
    <w:p w:rsidR="00655E56" w:rsidRPr="00C72BB6" w:rsidRDefault="00655E56" w:rsidP="00655E56">
      <w:pPr>
        <w:pStyle w:val="ListParagraph"/>
        <w:numPr>
          <w:ilvl w:val="1"/>
          <w:numId w:val="63"/>
        </w:numPr>
        <w:contextualSpacing w:val="0"/>
        <w:rPr>
          <w:ins w:id="1536" w:author="Sumit Pabbi" w:date="2015-04-13T20:04:00Z"/>
          <w:rFonts w:ascii="Arial" w:hAnsi="Arial" w:cs="Arial"/>
        </w:rPr>
      </w:pPr>
      <w:ins w:id="1537" w:author="Sumit Pabbi" w:date="2015-04-13T20:04:00Z">
        <w:r w:rsidRPr="00C72BB6">
          <w:rPr>
            <w:rFonts w:ascii="Arial" w:hAnsi="Arial" w:cs="Arial"/>
          </w:rPr>
          <w:t xml:space="preserve">Update the status in </w:t>
        </w:r>
        <w:r w:rsidRPr="00C72BB6">
          <w:rPr>
            <w:rFonts w:ascii="Arial" w:hAnsi="Arial" w:cs="Arial"/>
            <w:b/>
            <w:i/>
          </w:rPr>
          <w:t>OutboundCallFlow</w:t>
        </w:r>
        <w:r w:rsidRPr="00C72BB6">
          <w:rPr>
            <w:rFonts w:ascii="Arial" w:hAnsi="Arial" w:cs="Arial"/>
          </w:rPr>
          <w:t xml:space="preserve"> entity, corresponding to the ObdFileName (derived from CDRFiles name) as “</w:t>
        </w:r>
        <w:r w:rsidRPr="00C72BB6">
          <w:rPr>
            <w:rFonts w:ascii="Arial" w:hAnsi="Arial" w:cs="Arial"/>
            <w:b/>
          </w:rPr>
          <w:t>CDRFileNotificationReceived</w:t>
        </w:r>
        <w:r w:rsidRPr="00C72BB6">
          <w:rPr>
            <w:rFonts w:ascii="Arial" w:hAnsi="Arial" w:cs="Arial"/>
          </w:rPr>
          <w:t>”.</w:t>
        </w:r>
      </w:ins>
    </w:p>
    <w:p w:rsidR="00655E56" w:rsidRPr="00C72BB6" w:rsidRDefault="00655E56" w:rsidP="00655E56">
      <w:pPr>
        <w:pStyle w:val="Heading3"/>
        <w:rPr>
          <w:ins w:id="1538" w:author="Sumit Pabbi" w:date="2015-04-13T20:04:00Z"/>
        </w:rPr>
      </w:pPr>
      <w:bookmarkStart w:id="1539" w:name="_Toc416478668"/>
      <w:bookmarkStart w:id="1540" w:name="_Toc416719447"/>
      <w:ins w:id="1541" w:author="Sumit Pabbi" w:date="2015-04-13T20:04:00Z">
        <w:r w:rsidRPr="00C72BB6">
          <w:t>FileProcessedStatus Notification</w:t>
        </w:r>
        <w:bookmarkEnd w:id="1539"/>
        <w:bookmarkEnd w:id="1540"/>
      </w:ins>
    </w:p>
    <w:p w:rsidR="00655E56" w:rsidRPr="00C72BB6" w:rsidRDefault="00655E56" w:rsidP="00655E56">
      <w:pPr>
        <w:pStyle w:val="ListParagraph"/>
        <w:numPr>
          <w:ilvl w:val="0"/>
          <w:numId w:val="63"/>
        </w:numPr>
        <w:contextualSpacing w:val="0"/>
        <w:rPr>
          <w:ins w:id="1542" w:author="Sumit Pabbi" w:date="2015-04-13T20:04:00Z"/>
          <w:rFonts w:ascii="Arial" w:hAnsi="Arial" w:cs="Arial"/>
        </w:rPr>
      </w:pPr>
      <w:ins w:id="1543" w:author="Sumit Pabbi" w:date="2015-04-13T20:04:00Z">
        <w:r w:rsidRPr="00C72BB6">
          <w:rPr>
            <w:rFonts w:ascii="Arial" w:hAnsi="Arial" w:cs="Arial"/>
          </w:rPr>
          <w:t xml:space="preserve">KilkariObd shall expose “fileProcessdStatus Notification API”, detailed in section refer 4.2.7 </w:t>
        </w:r>
        <w:r w:rsidRPr="00C72BB6">
          <w:rPr>
            <w:rFonts w:ascii="Arial" w:hAnsi="Arial" w:cs="Arial"/>
            <w:szCs w:val="20"/>
          </w:rPr>
          <w:t xml:space="preserve">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44" w:author="Sumit Pabbi" w:date="2015-04-13T20:04:00Z">
        <w:r w:rsidR="0066491D" w:rsidRPr="00C72BB6">
          <w:rPr>
            <w:rFonts w:ascii="Arial" w:hAnsi="Arial" w:cs="Arial"/>
          </w:rPr>
          <w:fldChar w:fldCharType="separate"/>
        </w:r>
      </w:ins>
      <w:ins w:id="1545" w:author="Sumit Pabbi" w:date="2015-04-13T20:05:00Z">
        <w:r w:rsidRPr="00C72BB6">
          <w:rPr>
            <w:rFonts w:ascii="Arial" w:hAnsi="Arial" w:cs="Arial"/>
          </w:rPr>
          <w:t>[2]</w:t>
        </w:r>
      </w:ins>
      <w:ins w:id="1546" w:author="Sumit Pabbi" w:date="2015-04-13T20:04:00Z">
        <w:r w:rsidR="0066491D" w:rsidRPr="00C72BB6">
          <w:rPr>
            <w:rFonts w:ascii="Arial" w:hAnsi="Arial" w:cs="Arial"/>
          </w:rPr>
          <w:fldChar w:fldCharType="end"/>
        </w:r>
        <w:r w:rsidRPr="00C72BB6">
          <w:rPr>
            <w:rFonts w:ascii="Arial" w:hAnsi="Arial" w:cs="Arial"/>
            <w:szCs w:val="20"/>
          </w:rPr>
          <w:t>,</w:t>
        </w:r>
        <w:r w:rsidRPr="00C72BB6">
          <w:rPr>
            <w:rFonts w:ascii="Arial" w:hAnsi="Arial" w:cs="Arial"/>
          </w:rPr>
          <w:t xml:space="preserve"> to allow IVR to notify NMS that OBD target file submitted has been processed.</w:t>
        </w:r>
      </w:ins>
    </w:p>
    <w:p w:rsidR="00655E56" w:rsidRPr="00C72BB6" w:rsidRDefault="00655E56" w:rsidP="00655E56">
      <w:pPr>
        <w:pStyle w:val="ListParagraph"/>
        <w:numPr>
          <w:ilvl w:val="0"/>
          <w:numId w:val="63"/>
        </w:numPr>
        <w:contextualSpacing w:val="0"/>
        <w:rPr>
          <w:ins w:id="1547" w:author="Sumit Pabbi" w:date="2015-04-13T20:04:00Z"/>
          <w:rFonts w:ascii="Arial" w:hAnsi="Arial" w:cs="Arial"/>
        </w:rPr>
      </w:pPr>
      <w:ins w:id="1548" w:author="Sumit Pabbi" w:date="2015-04-13T20:04:00Z">
        <w:r w:rsidRPr="00C72BB6">
          <w:rPr>
            <w:rFonts w:ascii="Arial" w:hAnsi="Arial" w:cs="Arial"/>
          </w:rPr>
          <w:t>KilkariObd shall validate the parameters of the API:</w:t>
        </w:r>
      </w:ins>
    </w:p>
    <w:p w:rsidR="00655E56" w:rsidRPr="00C72BB6" w:rsidRDefault="00655E56" w:rsidP="00655E56">
      <w:pPr>
        <w:pStyle w:val="ListParagraph"/>
        <w:numPr>
          <w:ilvl w:val="1"/>
          <w:numId w:val="63"/>
        </w:numPr>
        <w:contextualSpacing w:val="0"/>
        <w:rPr>
          <w:ins w:id="1549" w:author="Sumit Pabbi" w:date="2015-04-13T20:04:00Z"/>
          <w:rFonts w:ascii="Arial" w:hAnsi="Arial" w:cs="Arial"/>
        </w:rPr>
      </w:pPr>
      <w:ins w:id="1550" w:author="Sumit Pabbi" w:date="2015-04-13T20:04:00Z">
        <w:r w:rsidRPr="00C72BB6">
          <w:rPr>
            <w:rFonts w:ascii="Arial" w:hAnsi="Arial" w:cs="Arial"/>
          </w:rPr>
          <w:t>If validation passes and failure reason is not present in the API then KilkariObd shall</w:t>
        </w:r>
      </w:ins>
    </w:p>
    <w:p w:rsidR="00655E56" w:rsidRPr="00C72BB6" w:rsidRDefault="00655E56" w:rsidP="00655E56">
      <w:pPr>
        <w:pStyle w:val="ListParagraph"/>
        <w:numPr>
          <w:ilvl w:val="2"/>
          <w:numId w:val="63"/>
        </w:numPr>
        <w:contextualSpacing w:val="0"/>
        <w:rPr>
          <w:ins w:id="1551" w:author="Sumit Pabbi" w:date="2015-04-13T20:04:00Z"/>
          <w:rFonts w:ascii="Arial" w:hAnsi="Arial" w:cs="Arial"/>
        </w:rPr>
      </w:pPr>
      <w:ins w:id="1552" w:author="Sumit Pabbi" w:date="2015-04-13T20:04:00Z">
        <w:r w:rsidRPr="00C72BB6">
          <w:rPr>
            <w:rFonts w:ascii="Arial" w:hAnsi="Arial" w:cs="Arial"/>
          </w:rPr>
          <w:t xml:space="preserve">Update the status in </w:t>
        </w:r>
        <w:r w:rsidRPr="00C72BB6">
          <w:rPr>
            <w:rFonts w:ascii="Arial" w:hAnsi="Arial" w:cs="Arial"/>
            <w:b/>
            <w:i/>
          </w:rPr>
          <w:t>OutboundCallFlow</w:t>
        </w:r>
        <w:r w:rsidRPr="00C72BB6">
          <w:rPr>
            <w:rFonts w:ascii="Arial" w:hAnsi="Arial" w:cs="Arial"/>
          </w:rPr>
          <w:t xml:space="preserve"> entity, corresponding to the ObdFileName as</w:t>
        </w:r>
        <w:r w:rsidRPr="00C72BB6">
          <w:rPr>
            <w:rFonts w:ascii="Arial" w:hAnsi="Arial" w:cs="Arial"/>
            <w:b/>
            <w:i/>
          </w:rPr>
          <w:t xml:space="preserve"> “</w:t>
        </w:r>
        <w:r w:rsidRPr="00C72BB6">
          <w:rPr>
            <w:rFonts w:ascii="Arial" w:hAnsi="Arial" w:cs="Arial"/>
            <w:b/>
            <w:szCs w:val="20"/>
          </w:rPr>
          <w:t xml:space="preserve">OutboundCallRequestFileProcessedAtIvr”. </w:t>
        </w:r>
      </w:ins>
    </w:p>
    <w:p w:rsidR="00655E56" w:rsidRPr="00C72BB6" w:rsidRDefault="00655E56" w:rsidP="00655E56">
      <w:pPr>
        <w:pStyle w:val="ListParagraph"/>
        <w:numPr>
          <w:ilvl w:val="2"/>
          <w:numId w:val="63"/>
        </w:numPr>
        <w:contextualSpacing w:val="0"/>
        <w:rPr>
          <w:ins w:id="1553" w:author="Sumit Pabbi" w:date="2015-04-13T20:04:00Z"/>
          <w:rFonts w:ascii="Arial" w:hAnsi="Arial" w:cs="Arial"/>
        </w:rPr>
      </w:pPr>
      <w:ins w:id="1554" w:author="Sumit Pabbi" w:date="2015-04-13T20:04:00Z">
        <w:r w:rsidRPr="00C72BB6">
          <w:rPr>
            <w:rFonts w:ascii="Arial" w:hAnsi="Arial" w:cs="Arial"/>
            <w:szCs w:val="20"/>
          </w:rPr>
          <w:t xml:space="preserve">Delete all the records from </w:t>
        </w:r>
        <w:r w:rsidRPr="00C72BB6">
          <w:rPr>
            <w:rFonts w:ascii="Arial" w:hAnsi="Arial" w:cs="Arial"/>
            <w:b/>
            <w:i/>
          </w:rPr>
          <w:t>OutboundCallRequest.</w:t>
        </w:r>
      </w:ins>
    </w:p>
    <w:p w:rsidR="00655E56" w:rsidRPr="00C72BB6" w:rsidRDefault="00655E56" w:rsidP="00655E56">
      <w:pPr>
        <w:pStyle w:val="ListParagraph"/>
        <w:numPr>
          <w:ilvl w:val="1"/>
          <w:numId w:val="63"/>
        </w:numPr>
        <w:contextualSpacing w:val="0"/>
        <w:rPr>
          <w:ins w:id="1555" w:author="Sumit Pabbi" w:date="2015-04-13T20:04:00Z"/>
          <w:rFonts w:ascii="Arial" w:hAnsi="Arial" w:cs="Arial"/>
        </w:rPr>
      </w:pPr>
      <w:ins w:id="1556" w:author="Sumit Pabbi" w:date="2015-04-13T20:04:00Z">
        <w:r w:rsidRPr="00C72BB6">
          <w:rPr>
            <w:rFonts w:ascii="Arial" w:hAnsi="Arial" w:cs="Arial"/>
          </w:rPr>
          <w:t xml:space="preserve">If validation passes and failure reason is present in this API, </w:t>
        </w:r>
        <w:r w:rsidRPr="00C72BB6">
          <w:rPr>
            <w:rFonts w:ascii="Arial" w:hAnsi="Arial" w:cs="Arial"/>
            <w:szCs w:val="20"/>
          </w:rPr>
          <w:t>KilkariObd</w:t>
        </w:r>
        <w:r w:rsidRPr="00C72BB6">
          <w:rPr>
            <w:rFonts w:ascii="Arial" w:hAnsi="Arial" w:cs="Arial"/>
            <w:b/>
            <w:szCs w:val="20"/>
          </w:rPr>
          <w:t xml:space="preserve"> </w:t>
        </w:r>
        <w:r w:rsidRPr="00C72BB6">
          <w:rPr>
            <w:rFonts w:ascii="Arial" w:hAnsi="Arial" w:cs="Arial"/>
          </w:rPr>
          <w:t xml:space="preserve">shall then </w:t>
        </w:r>
      </w:ins>
    </w:p>
    <w:p w:rsidR="00655E56" w:rsidRPr="00C72BB6" w:rsidRDefault="00655E56" w:rsidP="00655E56">
      <w:pPr>
        <w:pStyle w:val="ListParagraph"/>
        <w:numPr>
          <w:ilvl w:val="2"/>
          <w:numId w:val="63"/>
        </w:numPr>
        <w:contextualSpacing w:val="0"/>
        <w:rPr>
          <w:ins w:id="1557" w:author="Sumit Pabbi" w:date="2015-04-13T20:04:00Z"/>
          <w:rFonts w:ascii="Arial" w:hAnsi="Arial" w:cs="Arial"/>
        </w:rPr>
      </w:pPr>
      <w:ins w:id="1558" w:author="Sumit Pabbi" w:date="2015-04-13T20:04:00Z">
        <w:r w:rsidRPr="00C72BB6">
          <w:rPr>
            <w:rFonts w:ascii="Arial" w:hAnsi="Arial" w:cs="Arial"/>
          </w:rPr>
          <w:t xml:space="preserve">Export the CSV file from </w:t>
        </w:r>
        <w:r w:rsidRPr="00C72BB6">
          <w:rPr>
            <w:rFonts w:ascii="Arial" w:hAnsi="Arial" w:cs="Arial"/>
            <w:b/>
            <w:i/>
          </w:rPr>
          <w:t xml:space="preserve">OutboundCallRequest </w:t>
        </w:r>
        <w:r w:rsidRPr="00C72BB6">
          <w:rPr>
            <w:rFonts w:ascii="Arial" w:hAnsi="Arial" w:cs="Arial"/>
          </w:rPr>
          <w:t>to location</w:t>
        </w:r>
        <w:r w:rsidRPr="00C72BB6">
          <w:rPr>
            <w:rFonts w:ascii="Arial" w:hAnsi="Arial" w:cs="Arial"/>
            <w:b/>
            <w:i/>
          </w:rPr>
          <w:t xml:space="preserve"> “</w:t>
        </w:r>
        <w:r w:rsidRPr="00C72BB6">
          <w:rPr>
            <w:rFonts w:ascii="Arial" w:hAnsi="Arial" w:cs="Arial"/>
          </w:rPr>
          <w:t>“NMS_KK_OBD_FILE_LOCAL_PATH.</w:t>
        </w:r>
      </w:ins>
    </w:p>
    <w:p w:rsidR="00655E56" w:rsidRPr="00C72BB6" w:rsidRDefault="00655E56" w:rsidP="00655E56">
      <w:pPr>
        <w:pStyle w:val="ListParagraph"/>
        <w:numPr>
          <w:ilvl w:val="2"/>
          <w:numId w:val="63"/>
        </w:numPr>
        <w:contextualSpacing w:val="0"/>
        <w:rPr>
          <w:ins w:id="1559" w:author="Sumit Pabbi" w:date="2015-04-13T20:04:00Z"/>
          <w:rFonts w:ascii="Arial" w:hAnsi="Arial" w:cs="Arial"/>
        </w:rPr>
      </w:pPr>
      <w:ins w:id="1560" w:author="Sumit Pabbi" w:date="2015-04-13T20:04:00Z">
        <w:r w:rsidRPr="00C72BB6">
          <w:rPr>
            <w:rFonts w:ascii="Arial" w:hAnsi="Arial" w:cs="Arial"/>
          </w:rPr>
          <w:t xml:space="preserve">Update the checksum &amp; records count in </w:t>
        </w:r>
        <w:r w:rsidRPr="00C72BB6">
          <w:rPr>
            <w:rFonts w:ascii="Arial" w:hAnsi="Arial" w:cs="Arial"/>
            <w:b/>
            <w:i/>
          </w:rPr>
          <w:t>OutboundCallFlow</w:t>
        </w:r>
        <w:r w:rsidRPr="00C72BB6">
          <w:rPr>
            <w:rFonts w:ascii="Arial" w:hAnsi="Arial" w:cs="Arial"/>
          </w:rPr>
          <w:t xml:space="preserve"> along with status as </w:t>
        </w:r>
        <w:r w:rsidRPr="00C72BB6">
          <w:rPr>
            <w:rFonts w:ascii="Arial" w:hAnsi="Arial" w:cs="Arial"/>
            <w:b/>
            <w:i/>
          </w:rPr>
          <w:t>“</w:t>
        </w:r>
        <w:r w:rsidRPr="00C72BB6">
          <w:rPr>
            <w:rFonts w:ascii="Arial" w:hAnsi="Arial" w:cs="Arial"/>
            <w:b/>
            <w:szCs w:val="20"/>
          </w:rPr>
          <w:t>OutboundCallRequestFileProcessingFailedAtIvr”.</w:t>
        </w:r>
      </w:ins>
    </w:p>
    <w:p w:rsidR="00655E56" w:rsidRPr="00C72BB6" w:rsidRDefault="00655E56" w:rsidP="00655E56">
      <w:pPr>
        <w:pStyle w:val="ListParagraph"/>
        <w:numPr>
          <w:ilvl w:val="2"/>
          <w:numId w:val="63"/>
        </w:numPr>
        <w:contextualSpacing w:val="0"/>
        <w:rPr>
          <w:ins w:id="1561" w:author="Sumit Pabbi" w:date="2015-04-13T20:04:00Z"/>
          <w:rFonts w:ascii="Arial" w:hAnsi="Arial" w:cs="Arial"/>
        </w:rPr>
      </w:pPr>
      <w:ins w:id="1562" w:author="Sumit Pabbi" w:date="2015-04-13T20:04:00Z">
        <w:r w:rsidRPr="00C72BB6">
          <w:rPr>
            <w:rFonts w:ascii="Arial" w:hAnsi="Arial" w:cs="Arial"/>
          </w:rPr>
          <w:t xml:space="preserve">Perform SCP of this OBD Csv file from “NMS_KK_OBD_FILE_LOCAL_PATH” to the location “NMS_OBD_FILE_PATH” on server identified by IP “NMS_OBD_FILE_ SERVER_IP” </w:t>
        </w:r>
      </w:ins>
    </w:p>
    <w:p w:rsidR="00655E56" w:rsidRPr="00C72BB6" w:rsidRDefault="00655E56" w:rsidP="00655E56">
      <w:pPr>
        <w:pStyle w:val="ListParagraph"/>
        <w:numPr>
          <w:ilvl w:val="2"/>
          <w:numId w:val="63"/>
        </w:numPr>
        <w:contextualSpacing w:val="0"/>
        <w:rPr>
          <w:ins w:id="1563" w:author="Sumit Pabbi" w:date="2015-04-13T20:04:00Z"/>
          <w:rFonts w:ascii="Arial" w:hAnsi="Arial" w:cs="Arial"/>
        </w:rPr>
      </w:pPr>
      <w:ins w:id="1564" w:author="Sumit Pabbi" w:date="2015-04-13T20:04:00Z">
        <w:r w:rsidRPr="00C72BB6">
          <w:rPr>
            <w:rFonts w:ascii="Arial" w:hAnsi="Arial" w:cs="Arial"/>
          </w:rPr>
          <w:t>Shall invoke</w:t>
        </w:r>
        <w:r w:rsidRPr="00C72BB6">
          <w:rPr>
            <w:rFonts w:ascii="Arial" w:hAnsi="Arial" w:cs="Arial"/>
            <w:b/>
          </w:rPr>
          <w:t xml:space="preserve"> </w:t>
        </w:r>
        <w:r w:rsidRPr="00C72BB6">
          <w:rPr>
            <w:rFonts w:ascii="Arial" w:hAnsi="Arial" w:cs="Arial"/>
          </w:rPr>
          <w:t xml:space="preserve">TargetFileNotification API, refer 4.3.1 </w:t>
        </w:r>
        <w:r w:rsidRPr="00C72BB6">
          <w:rPr>
            <w:rFonts w:ascii="Arial" w:hAnsi="Arial" w:cs="Arial"/>
            <w:szCs w:val="20"/>
          </w:rPr>
          <w:t xml:space="preserve">in </w:t>
        </w:r>
        <w:r w:rsidR="0066491D" w:rsidRPr="00C72BB6">
          <w:rPr>
            <w:rFonts w:ascii="Arial" w:hAnsi="Arial" w:cs="Arial"/>
          </w:rPr>
          <w:fldChar w:fldCharType="begin"/>
        </w:r>
        <w:r w:rsidRPr="00C72BB6">
          <w:rPr>
            <w:rFonts w:ascii="Arial" w:hAnsi="Arial" w:cs="Arial"/>
          </w:rPr>
          <w:instrText xml:space="preserve"> REF _Ref415045096 \r \h  \* MERGEFORMAT </w:instrText>
        </w:r>
      </w:ins>
      <w:r w:rsidR="0066491D" w:rsidRPr="00C72BB6">
        <w:rPr>
          <w:rFonts w:ascii="Arial" w:hAnsi="Arial" w:cs="Arial"/>
        </w:rPr>
      </w:r>
      <w:ins w:id="1565" w:author="Sumit Pabbi" w:date="2015-04-13T20:04:00Z">
        <w:r w:rsidR="0066491D" w:rsidRPr="00C72BB6">
          <w:rPr>
            <w:rFonts w:ascii="Arial" w:hAnsi="Arial" w:cs="Arial"/>
          </w:rPr>
          <w:fldChar w:fldCharType="separate"/>
        </w:r>
      </w:ins>
      <w:ins w:id="1566" w:author="Sumit Pabbi" w:date="2015-04-13T20:05:00Z">
        <w:r w:rsidRPr="00C72BB6">
          <w:rPr>
            <w:rFonts w:ascii="Arial" w:hAnsi="Arial" w:cs="Arial"/>
          </w:rPr>
          <w:t>[2]</w:t>
        </w:r>
      </w:ins>
      <w:ins w:id="1567" w:author="Sumit Pabbi" w:date="2015-04-13T20:04:00Z">
        <w:r w:rsidR="0066491D" w:rsidRPr="00C72BB6">
          <w:rPr>
            <w:rFonts w:ascii="Arial" w:hAnsi="Arial" w:cs="Arial"/>
          </w:rPr>
          <w:fldChar w:fldCharType="end"/>
        </w:r>
        <w:r w:rsidRPr="00C72BB6">
          <w:rPr>
            <w:rFonts w:ascii="Arial" w:hAnsi="Arial" w:cs="Arial"/>
            <w:szCs w:val="20"/>
          </w:rPr>
          <w:t xml:space="preserve">, with “filename” , checksum and no. of records as present in the </w:t>
        </w:r>
        <w:r w:rsidRPr="00C72BB6">
          <w:rPr>
            <w:rFonts w:ascii="Arial" w:hAnsi="Arial" w:cs="Arial"/>
            <w:b/>
            <w:i/>
          </w:rPr>
          <w:t>OutboundCallFlow</w:t>
        </w:r>
        <w:r w:rsidRPr="00C72BB6">
          <w:rPr>
            <w:rFonts w:ascii="Arial" w:hAnsi="Arial" w:cs="Arial"/>
            <w:szCs w:val="20"/>
          </w:rPr>
          <w:t xml:space="preserve"> record.</w:t>
        </w:r>
      </w:ins>
    </w:p>
    <w:p w:rsidR="00655E56" w:rsidRPr="00C72BB6" w:rsidRDefault="00655E56" w:rsidP="00655E56">
      <w:pPr>
        <w:pStyle w:val="ListParagraph"/>
        <w:numPr>
          <w:ilvl w:val="0"/>
          <w:numId w:val="63"/>
        </w:numPr>
        <w:contextualSpacing w:val="0"/>
        <w:rPr>
          <w:ins w:id="1568" w:author="Sumit Pabbi" w:date="2015-04-13T20:04:00Z"/>
          <w:rFonts w:ascii="Arial" w:hAnsi="Arial" w:cs="Arial"/>
        </w:rPr>
      </w:pPr>
      <w:ins w:id="1569" w:author="Sumit Pabbi" w:date="2015-04-13T20:04:00Z">
        <w:r w:rsidRPr="00C72BB6">
          <w:rPr>
            <w:rFonts w:ascii="Arial" w:hAnsi="Arial" w:cs="Arial"/>
          </w:rPr>
          <w:t>In case validation fails, KilkariObd shall send failure response to IVR.</w:t>
        </w:r>
      </w:ins>
    </w:p>
    <w:p w:rsidR="00655E56" w:rsidRPr="00C72BB6" w:rsidRDefault="00655E56" w:rsidP="00655E56">
      <w:pPr>
        <w:pStyle w:val="Heading2"/>
        <w:numPr>
          <w:ilvl w:val="1"/>
          <w:numId w:val="1"/>
        </w:numPr>
        <w:rPr>
          <w:ins w:id="1570" w:author="Sumit Pabbi" w:date="2015-04-13T20:04:00Z"/>
        </w:rPr>
      </w:pPr>
      <w:bookmarkStart w:id="1571" w:name="_Toc416478669"/>
      <w:bookmarkStart w:id="1572" w:name="_Toc416719448"/>
      <w:ins w:id="1573" w:author="Sumit Pabbi" w:date="2015-04-13T20:04:00Z">
        <w:r w:rsidRPr="00C72BB6">
          <w:t>Assumption for Corner Cases:</w:t>
        </w:r>
        <w:bookmarkEnd w:id="1571"/>
        <w:bookmarkEnd w:id="1572"/>
      </w:ins>
    </w:p>
    <w:p w:rsidR="00655E56" w:rsidRPr="00C72BB6" w:rsidRDefault="00655E56" w:rsidP="00655E56">
      <w:pPr>
        <w:pStyle w:val="ListParagraph"/>
        <w:numPr>
          <w:ilvl w:val="0"/>
          <w:numId w:val="63"/>
        </w:numPr>
        <w:contextualSpacing w:val="0"/>
        <w:rPr>
          <w:ins w:id="1574" w:author="Sumit Pabbi" w:date="2015-04-13T20:04:00Z"/>
          <w:rFonts w:ascii="Arial" w:hAnsi="Arial" w:cs="Arial"/>
        </w:rPr>
      </w:pPr>
      <w:ins w:id="1575" w:author="Sumit Pabbi" w:date="2015-04-13T20:04:00Z">
        <w:r w:rsidRPr="00C72BB6">
          <w:rPr>
            <w:rFonts w:ascii="Arial" w:hAnsi="Arial" w:cs="Arial"/>
          </w:rPr>
          <w:t>In case NMS system is down (for maintenance or otherwise) at the time when scheduled event was supposed to be received and comes up later i.e if one or more previous events is/are missed then:</w:t>
        </w:r>
      </w:ins>
    </w:p>
    <w:p w:rsidR="00655E56" w:rsidRPr="00C72BB6" w:rsidRDefault="00655E56" w:rsidP="00655E56">
      <w:pPr>
        <w:pStyle w:val="ListParagraph"/>
        <w:numPr>
          <w:ilvl w:val="1"/>
          <w:numId w:val="63"/>
        </w:numPr>
        <w:contextualSpacing w:val="0"/>
        <w:rPr>
          <w:ins w:id="1576" w:author="Sumit Pabbi" w:date="2015-04-13T20:04:00Z"/>
          <w:rFonts w:ascii="Arial" w:hAnsi="Arial" w:cs="Arial"/>
        </w:rPr>
      </w:pPr>
      <w:ins w:id="1577" w:author="Sumit Pabbi" w:date="2015-04-13T20:04:00Z">
        <w:r w:rsidRPr="00C72BB6">
          <w:rPr>
            <w:rFonts w:ascii="Arial" w:hAnsi="Arial" w:cs="Arial"/>
          </w:rPr>
          <w:t>The calls those were supposed to be scheduled during down time won’t be scheduled in next fresh or retry base.</w:t>
        </w:r>
      </w:ins>
    </w:p>
    <w:p w:rsidR="00655E56" w:rsidRPr="00C72BB6" w:rsidRDefault="00655E56" w:rsidP="00655E56">
      <w:pPr>
        <w:rPr>
          <w:ins w:id="1578" w:author="Sumit Pabbi" w:date="2015-04-13T20:04:00Z"/>
          <w:rFonts w:ascii="Arial" w:eastAsiaTheme="majorEastAsia" w:hAnsi="Arial" w:cs="Arial"/>
          <w:b/>
          <w:bCs/>
          <w:color w:val="365F91" w:themeColor="accent1" w:themeShade="BF"/>
          <w:sz w:val="28"/>
          <w:szCs w:val="28"/>
        </w:rPr>
      </w:pPr>
      <w:ins w:id="1579" w:author="Sumit Pabbi" w:date="2015-04-13T20:04:00Z">
        <w:r w:rsidRPr="00C72BB6">
          <w:rPr>
            <w:rFonts w:ascii="Arial" w:hAnsi="Arial" w:cs="Arial"/>
          </w:rPr>
          <w:br w:type="page"/>
        </w:r>
      </w:ins>
    </w:p>
    <w:bookmarkEnd w:id="1324"/>
    <w:p w:rsidR="00632731" w:rsidRPr="00C72BB6" w:rsidRDefault="00850891" w:rsidP="00632731">
      <w:pPr>
        <w:pStyle w:val="ListParagraph"/>
        <w:numPr>
          <w:ilvl w:val="0"/>
          <w:numId w:val="32"/>
        </w:numPr>
        <w:contextualSpacing w:val="0"/>
        <w:rPr>
          <w:ins w:id="1580" w:author="Manish Asija" w:date="2015-04-13T13:57:00Z"/>
          <w:rFonts w:ascii="Arial" w:hAnsi="Arial" w:cs="Arial"/>
        </w:rPr>
      </w:pPr>
      <w:ins w:id="1581" w:author="Manish Asija" w:date="2015-04-13T13:55:00Z">
        <w:r w:rsidRPr="00C72BB6">
          <w:rPr>
            <w:rFonts w:ascii="Arial" w:hAnsi="Arial" w:cs="Arial"/>
          </w:rPr>
          <w:t xml:space="preserve"> This module</w:t>
        </w:r>
      </w:ins>
      <w:ins w:id="1582" w:author="Manish Asija" w:date="2015-04-13T13:56:00Z">
        <w:r w:rsidRPr="00C72BB6">
          <w:rPr>
            <w:rFonts w:ascii="Arial" w:hAnsi="Arial" w:cs="Arial"/>
          </w:rPr>
          <w:t xml:space="preserve"> is separated from Kilkari module in order to keep the</w:t>
        </w:r>
      </w:ins>
      <w:ins w:id="1583" w:author="Manish Asija" w:date="2015-04-13T13:55:00Z">
        <w:r w:rsidRPr="00C72BB6">
          <w:rPr>
            <w:rFonts w:ascii="Arial" w:hAnsi="Arial" w:cs="Arial"/>
          </w:rPr>
          <w:t xml:space="preserve"> business logic for OBD </w:t>
        </w:r>
      </w:ins>
      <w:ins w:id="1584" w:author="Manish Asija" w:date="2015-04-13T13:56:00Z">
        <w:r w:rsidRPr="00C72BB6">
          <w:rPr>
            <w:rFonts w:ascii="Arial" w:hAnsi="Arial" w:cs="Arial"/>
          </w:rPr>
          <w:t>preparation</w:t>
        </w:r>
      </w:ins>
      <w:ins w:id="1585" w:author="Manish Asija" w:date="2015-04-13T13:55:00Z">
        <w:r w:rsidRPr="00C72BB6">
          <w:rPr>
            <w:rFonts w:ascii="Arial" w:hAnsi="Arial" w:cs="Arial"/>
          </w:rPr>
          <w:t xml:space="preserve"> and CDR processing</w:t>
        </w:r>
      </w:ins>
      <w:ins w:id="1586" w:author="Manish Asija" w:date="2015-04-13T13:56:00Z">
        <w:r w:rsidRPr="00C72BB6">
          <w:rPr>
            <w:rFonts w:ascii="Arial" w:hAnsi="Arial" w:cs="Arial"/>
          </w:rPr>
          <w:t>, which</w:t>
        </w:r>
      </w:ins>
      <w:ins w:id="1587" w:author="Manish Asija" w:date="2015-04-13T13:55:00Z">
        <w:r w:rsidRPr="00C72BB6">
          <w:rPr>
            <w:rFonts w:ascii="Arial" w:hAnsi="Arial" w:cs="Arial"/>
          </w:rPr>
          <w:t xml:space="preserve"> is specific to the IVR vendor</w:t>
        </w:r>
      </w:ins>
      <w:ins w:id="1588" w:author="Manish Asija" w:date="2015-04-13T13:56:00Z">
        <w:r w:rsidRPr="00C72BB6">
          <w:rPr>
            <w:rFonts w:ascii="Arial" w:hAnsi="Arial" w:cs="Arial"/>
          </w:rPr>
          <w:t xml:space="preserve">, </w:t>
        </w:r>
      </w:ins>
      <w:ins w:id="1589" w:author="Manish Asija" w:date="2015-04-13T13:57:00Z">
        <w:r w:rsidRPr="00C72BB6">
          <w:rPr>
            <w:rFonts w:ascii="Arial" w:hAnsi="Arial" w:cs="Arial"/>
          </w:rPr>
          <w:t>as independent of subscription logic.</w:t>
        </w:r>
      </w:ins>
      <w:ins w:id="1590" w:author="Manish Asija" w:date="2015-04-13T13:55:00Z">
        <w:r w:rsidRPr="00C72BB6">
          <w:rPr>
            <w:rFonts w:ascii="Arial" w:hAnsi="Arial" w:cs="Arial"/>
          </w:rPr>
          <w:t xml:space="preserve"> </w:t>
        </w:r>
      </w:ins>
    </w:p>
    <w:p w:rsidR="00850891" w:rsidRPr="00C72BB6" w:rsidRDefault="00850891" w:rsidP="00632731">
      <w:pPr>
        <w:pStyle w:val="ListParagraph"/>
        <w:numPr>
          <w:ilvl w:val="0"/>
          <w:numId w:val="32"/>
        </w:numPr>
        <w:contextualSpacing w:val="0"/>
        <w:rPr>
          <w:ins w:id="1591" w:author="Manish Asija" w:date="2015-04-13T13:57:00Z"/>
          <w:rFonts w:ascii="Arial" w:hAnsi="Arial" w:cs="Arial"/>
        </w:rPr>
      </w:pPr>
      <w:ins w:id="1592" w:author="Manish Asija" w:date="2015-04-13T13:57:00Z">
        <w:r w:rsidRPr="00C72BB6">
          <w:rPr>
            <w:rFonts w:ascii="Arial" w:hAnsi="Arial" w:cs="Arial"/>
          </w:rPr>
          <w:t xml:space="preserve">Outbound call flow </w:t>
        </w:r>
      </w:ins>
      <w:ins w:id="1593" w:author="Manish Asija" w:date="2015-04-13T14:12:00Z">
        <w:r w:rsidR="008E2D44" w:rsidRPr="00C72BB6">
          <w:rPr>
            <w:rFonts w:ascii="Arial" w:hAnsi="Arial" w:cs="Arial"/>
          </w:rPr>
          <w:t>shall be</w:t>
        </w:r>
      </w:ins>
      <w:ins w:id="1594" w:author="Manish Asija" w:date="2015-04-13T13:57:00Z">
        <w:r w:rsidRPr="00C72BB6">
          <w:rPr>
            <w:rFonts w:ascii="Arial" w:hAnsi="Arial" w:cs="Arial"/>
          </w:rPr>
          <w:t xml:space="preserve"> as follow:</w:t>
        </w:r>
      </w:ins>
    </w:p>
    <w:p w:rsidR="00850891" w:rsidRPr="00C72BB6" w:rsidRDefault="007A67D3" w:rsidP="00850891">
      <w:pPr>
        <w:pStyle w:val="ListParagraph"/>
        <w:numPr>
          <w:ilvl w:val="1"/>
          <w:numId w:val="32"/>
        </w:numPr>
        <w:contextualSpacing w:val="0"/>
        <w:rPr>
          <w:ins w:id="1595" w:author="Manish Asija" w:date="2015-04-13T14:00:00Z"/>
          <w:rFonts w:ascii="Arial" w:hAnsi="Arial" w:cs="Arial"/>
        </w:rPr>
      </w:pPr>
      <w:ins w:id="1596" w:author="Manish Asija" w:date="2015-04-13T14:14:00Z">
        <w:r w:rsidRPr="00C72BB6">
          <w:rPr>
            <w:rFonts w:ascii="Arial" w:hAnsi="Arial" w:cs="Arial"/>
          </w:rPr>
          <w:t>KilkariObd shall p</w:t>
        </w:r>
      </w:ins>
      <w:ins w:id="1597" w:author="Manish Asija" w:date="2015-04-13T13:58:00Z">
        <w:r w:rsidR="00850891" w:rsidRPr="00C72BB6">
          <w:rPr>
            <w:rFonts w:ascii="Arial" w:hAnsi="Arial" w:cs="Arial"/>
          </w:rPr>
          <w:t xml:space="preserve">repare the OBD target </w:t>
        </w:r>
      </w:ins>
      <w:ins w:id="1598" w:author="Manish Asija" w:date="2015-04-13T14:02:00Z">
        <w:r w:rsidR="00850891" w:rsidRPr="00C72BB6">
          <w:rPr>
            <w:rFonts w:ascii="Arial" w:hAnsi="Arial" w:cs="Arial"/>
          </w:rPr>
          <w:t xml:space="preserve">file </w:t>
        </w:r>
      </w:ins>
      <w:ins w:id="1599" w:author="Manish Asija" w:date="2015-04-13T13:58:00Z">
        <w:r w:rsidR="00850891" w:rsidRPr="00C72BB6">
          <w:rPr>
            <w:rFonts w:ascii="Arial" w:hAnsi="Arial" w:cs="Arial"/>
          </w:rPr>
          <w:t xml:space="preserve">for </w:t>
        </w:r>
      </w:ins>
    </w:p>
    <w:p w:rsidR="00850891" w:rsidRPr="00C72BB6" w:rsidRDefault="00850891" w:rsidP="00850891">
      <w:pPr>
        <w:pStyle w:val="ListParagraph"/>
        <w:numPr>
          <w:ilvl w:val="2"/>
          <w:numId w:val="32"/>
        </w:numPr>
        <w:contextualSpacing w:val="0"/>
        <w:rPr>
          <w:ins w:id="1600" w:author="Manish Asija" w:date="2015-04-13T14:00:00Z"/>
          <w:rFonts w:ascii="Arial" w:hAnsi="Arial" w:cs="Arial"/>
        </w:rPr>
      </w:pPr>
      <w:ins w:id="1601" w:author="Manish Asija" w:date="2015-04-13T14:02:00Z">
        <w:r w:rsidRPr="00C72BB6">
          <w:rPr>
            <w:rFonts w:ascii="Arial" w:hAnsi="Arial" w:cs="Arial"/>
          </w:rPr>
          <w:t>F</w:t>
        </w:r>
      </w:ins>
      <w:ins w:id="1602" w:author="Manish Asija" w:date="2015-04-13T13:58:00Z">
        <w:r w:rsidRPr="00C72BB6">
          <w:rPr>
            <w:rFonts w:ascii="Arial" w:hAnsi="Arial" w:cs="Arial"/>
          </w:rPr>
          <w:t>resh calls</w:t>
        </w:r>
      </w:ins>
      <w:ins w:id="1603" w:author="Manish Asija" w:date="2015-04-13T14:00:00Z">
        <w:r w:rsidRPr="00C72BB6">
          <w:rPr>
            <w:rFonts w:ascii="Arial" w:hAnsi="Arial" w:cs="Arial"/>
          </w:rPr>
          <w:t xml:space="preserve"> for subscription having a weekly message scheduled for current date</w:t>
        </w:r>
      </w:ins>
    </w:p>
    <w:p w:rsidR="00850891" w:rsidRPr="00C72BB6" w:rsidRDefault="00850891" w:rsidP="00850891">
      <w:pPr>
        <w:pStyle w:val="ListParagraph"/>
        <w:numPr>
          <w:ilvl w:val="2"/>
          <w:numId w:val="32"/>
        </w:numPr>
        <w:contextualSpacing w:val="0"/>
        <w:rPr>
          <w:ins w:id="1604" w:author="Manish Asija" w:date="2015-04-13T14:02:00Z"/>
          <w:rFonts w:ascii="Arial" w:hAnsi="Arial" w:cs="Arial"/>
        </w:rPr>
      </w:pPr>
      <w:ins w:id="1605" w:author="Manish Asija" w:date="2015-04-13T14:02:00Z">
        <w:r w:rsidRPr="00C72BB6">
          <w:rPr>
            <w:rFonts w:ascii="Arial" w:hAnsi="Arial" w:cs="Arial"/>
          </w:rPr>
          <w:t>The</w:t>
        </w:r>
      </w:ins>
      <w:ins w:id="1606" w:author="Manish Asija" w:date="2015-04-13T14:01:00Z">
        <w:r w:rsidRPr="00C72BB6">
          <w:rPr>
            <w:rFonts w:ascii="Arial" w:hAnsi="Arial" w:cs="Arial"/>
          </w:rPr>
          <w:t xml:space="preserve"> </w:t>
        </w:r>
      </w:ins>
      <w:ins w:id="1607" w:author="Manish Asija" w:date="2015-04-13T14:00:00Z">
        <w:r w:rsidRPr="00C72BB6">
          <w:rPr>
            <w:rFonts w:ascii="Arial" w:hAnsi="Arial" w:cs="Arial"/>
          </w:rPr>
          <w:t>call</w:t>
        </w:r>
      </w:ins>
      <w:ins w:id="1608" w:author="Manish Asija" w:date="2015-04-13T14:01:00Z">
        <w:r w:rsidRPr="00C72BB6">
          <w:rPr>
            <w:rFonts w:ascii="Arial" w:hAnsi="Arial" w:cs="Arial"/>
          </w:rPr>
          <w:t>s</w:t>
        </w:r>
      </w:ins>
      <w:ins w:id="1609" w:author="Manish Asija" w:date="2015-04-13T14:00:00Z">
        <w:r w:rsidRPr="00C72BB6">
          <w:rPr>
            <w:rFonts w:ascii="Arial" w:hAnsi="Arial" w:cs="Arial"/>
          </w:rPr>
          <w:t xml:space="preserve"> that have failed on the </w:t>
        </w:r>
      </w:ins>
      <w:ins w:id="1610" w:author="Manish Asija" w:date="2015-04-13T14:01:00Z">
        <w:r w:rsidRPr="00C72BB6">
          <w:rPr>
            <w:rFonts w:ascii="Arial" w:hAnsi="Arial" w:cs="Arial"/>
          </w:rPr>
          <w:t>previous attempt</w:t>
        </w:r>
      </w:ins>
      <w:ins w:id="1611" w:author="Manish Asija" w:date="2015-04-13T14:00:00Z">
        <w:r w:rsidRPr="00C72BB6">
          <w:rPr>
            <w:rFonts w:ascii="Arial" w:hAnsi="Arial" w:cs="Arial"/>
          </w:rPr>
          <w:t xml:space="preserve"> and are eligible for retry on </w:t>
        </w:r>
      </w:ins>
      <w:ins w:id="1612" w:author="Manish Asija" w:date="2015-04-13T14:01:00Z">
        <w:r w:rsidRPr="00C72BB6">
          <w:rPr>
            <w:rFonts w:ascii="Arial" w:hAnsi="Arial" w:cs="Arial"/>
          </w:rPr>
          <w:t>current date.</w:t>
        </w:r>
      </w:ins>
    </w:p>
    <w:p w:rsidR="00850891" w:rsidRPr="00C72BB6" w:rsidRDefault="0055219B" w:rsidP="00850891">
      <w:pPr>
        <w:pStyle w:val="ListParagraph"/>
        <w:numPr>
          <w:ilvl w:val="1"/>
          <w:numId w:val="32"/>
        </w:numPr>
        <w:contextualSpacing w:val="0"/>
        <w:rPr>
          <w:ins w:id="1613" w:author="Manish Asija" w:date="2015-04-13T14:10:00Z"/>
          <w:rFonts w:ascii="Arial" w:hAnsi="Arial" w:cs="Arial"/>
        </w:rPr>
      </w:pPr>
      <w:ins w:id="1614" w:author="Manish Asija" w:date="2015-04-13T14:16:00Z">
        <w:r w:rsidRPr="00C72BB6">
          <w:rPr>
            <w:rFonts w:ascii="Arial" w:hAnsi="Arial" w:cs="Arial"/>
          </w:rPr>
          <w:t xml:space="preserve">KilkariObd </w:t>
        </w:r>
      </w:ins>
      <w:ins w:id="1615" w:author="Manish Asija" w:date="2015-04-13T14:14:00Z">
        <w:r w:rsidR="007A67D3" w:rsidRPr="00C72BB6">
          <w:rPr>
            <w:rFonts w:ascii="Arial" w:hAnsi="Arial" w:cs="Arial"/>
          </w:rPr>
          <w:t>shall p</w:t>
        </w:r>
      </w:ins>
      <w:ins w:id="1616" w:author="Manish Asija" w:date="2015-04-13T14:02:00Z">
        <w:r w:rsidR="00850891" w:rsidRPr="00C72BB6">
          <w:rPr>
            <w:rFonts w:ascii="Arial" w:hAnsi="Arial" w:cs="Arial"/>
          </w:rPr>
          <w:t xml:space="preserve">erform a secure copy of </w:t>
        </w:r>
        <w:r w:rsidR="008E2D44" w:rsidRPr="00C72BB6">
          <w:rPr>
            <w:rFonts w:ascii="Arial" w:hAnsi="Arial" w:cs="Arial"/>
          </w:rPr>
          <w:t xml:space="preserve">the OBD target file to a </w:t>
        </w:r>
        <w:r w:rsidR="00850891" w:rsidRPr="00C72BB6">
          <w:rPr>
            <w:rFonts w:ascii="Arial" w:hAnsi="Arial" w:cs="Arial"/>
          </w:rPr>
          <w:t>location</w:t>
        </w:r>
      </w:ins>
      <w:ins w:id="1617" w:author="Manish Asija" w:date="2015-04-13T14:10:00Z">
        <w:r w:rsidR="008E2D44" w:rsidRPr="00C72BB6">
          <w:rPr>
            <w:rFonts w:ascii="Arial" w:hAnsi="Arial" w:cs="Arial"/>
          </w:rPr>
          <w:t xml:space="preserve"> that is accessible by IVR.</w:t>
        </w:r>
      </w:ins>
    </w:p>
    <w:p w:rsidR="008E2D44" w:rsidRPr="00C72BB6" w:rsidRDefault="0055219B" w:rsidP="00850891">
      <w:pPr>
        <w:pStyle w:val="ListParagraph"/>
        <w:numPr>
          <w:ilvl w:val="1"/>
          <w:numId w:val="32"/>
        </w:numPr>
        <w:contextualSpacing w:val="0"/>
        <w:rPr>
          <w:ins w:id="1618" w:author="Manish Asija" w:date="2015-04-13T14:10:00Z"/>
          <w:rFonts w:ascii="Arial" w:hAnsi="Arial" w:cs="Arial"/>
        </w:rPr>
      </w:pPr>
      <w:ins w:id="1619" w:author="Manish Asija" w:date="2015-04-13T14:16:00Z">
        <w:r w:rsidRPr="00C72BB6">
          <w:rPr>
            <w:rFonts w:ascii="Arial" w:hAnsi="Arial" w:cs="Arial"/>
          </w:rPr>
          <w:t xml:space="preserve">KilkariObd </w:t>
        </w:r>
      </w:ins>
      <w:ins w:id="1620" w:author="Manish Asija" w:date="2015-04-13T14:14:00Z">
        <w:r w:rsidR="007A67D3" w:rsidRPr="00C72BB6">
          <w:rPr>
            <w:rFonts w:ascii="Arial" w:hAnsi="Arial" w:cs="Arial"/>
          </w:rPr>
          <w:t>shall n</w:t>
        </w:r>
      </w:ins>
      <w:ins w:id="1621" w:author="Manish Asija" w:date="2015-04-13T14:10:00Z">
        <w:r w:rsidR="008E2D44" w:rsidRPr="00C72BB6">
          <w:rPr>
            <w:rFonts w:ascii="Arial" w:hAnsi="Arial" w:cs="Arial"/>
          </w:rPr>
          <w:t>otify IVR System to pick and process the OBD Target file.</w:t>
        </w:r>
      </w:ins>
    </w:p>
    <w:p w:rsidR="008E2D44" w:rsidRPr="00C72BB6" w:rsidRDefault="008E2D44" w:rsidP="00850891">
      <w:pPr>
        <w:pStyle w:val="ListParagraph"/>
        <w:numPr>
          <w:ilvl w:val="1"/>
          <w:numId w:val="32"/>
        </w:numPr>
        <w:contextualSpacing w:val="0"/>
        <w:rPr>
          <w:ins w:id="1622" w:author="Manish Asija" w:date="2015-04-13T14:12:00Z"/>
          <w:rFonts w:ascii="Arial" w:hAnsi="Arial" w:cs="Arial"/>
        </w:rPr>
      </w:pPr>
      <w:ins w:id="1623" w:author="Manish Asija" w:date="2015-04-13T14:12:00Z">
        <w:r w:rsidRPr="00C72BB6">
          <w:rPr>
            <w:rFonts w:ascii="Arial" w:hAnsi="Arial" w:cs="Arial"/>
          </w:rPr>
          <w:t>On</w:t>
        </w:r>
      </w:ins>
      <w:ins w:id="1624" w:author="Manish Asija" w:date="2015-04-13T14:11:00Z">
        <w:r w:rsidRPr="00C72BB6">
          <w:rPr>
            <w:rFonts w:ascii="Arial" w:hAnsi="Arial" w:cs="Arial"/>
          </w:rPr>
          <w:t xml:space="preserve"> successful process</w:t>
        </w:r>
      </w:ins>
      <w:ins w:id="1625" w:author="Manish Asija" w:date="2015-04-13T14:12:00Z">
        <w:r w:rsidRPr="00C72BB6">
          <w:rPr>
            <w:rFonts w:ascii="Arial" w:hAnsi="Arial" w:cs="Arial"/>
          </w:rPr>
          <w:t xml:space="preserve">ing of OBD Target file </w:t>
        </w:r>
      </w:ins>
      <w:ins w:id="1626" w:author="Manish Asija" w:date="2015-04-13T14:11:00Z">
        <w:r w:rsidRPr="00C72BB6">
          <w:rPr>
            <w:rFonts w:ascii="Arial" w:hAnsi="Arial" w:cs="Arial"/>
          </w:rPr>
          <w:t>IVR</w:t>
        </w:r>
      </w:ins>
      <w:ins w:id="1627" w:author="Manish Asija" w:date="2015-04-13T14:14:00Z">
        <w:r w:rsidR="007A67D3" w:rsidRPr="00C72BB6">
          <w:rPr>
            <w:rFonts w:ascii="Arial" w:hAnsi="Arial" w:cs="Arial"/>
          </w:rPr>
          <w:t xml:space="preserve"> shall </w:t>
        </w:r>
      </w:ins>
      <w:ins w:id="1628" w:author="Manish Asija" w:date="2015-04-13T14:11:00Z">
        <w:r w:rsidRPr="00C72BB6">
          <w:rPr>
            <w:rFonts w:ascii="Arial" w:hAnsi="Arial" w:cs="Arial"/>
          </w:rPr>
          <w:t>notif</w:t>
        </w:r>
      </w:ins>
      <w:ins w:id="1629" w:author="Manish Asija" w:date="2015-04-13T14:14:00Z">
        <w:r w:rsidR="007A67D3" w:rsidRPr="00C72BB6">
          <w:rPr>
            <w:rFonts w:ascii="Arial" w:hAnsi="Arial" w:cs="Arial"/>
          </w:rPr>
          <w:t>y</w:t>
        </w:r>
      </w:ins>
      <w:ins w:id="1630" w:author="Manish Asija" w:date="2015-04-13T14:11:00Z">
        <w:r w:rsidRPr="00C72BB6">
          <w:rPr>
            <w:rFonts w:ascii="Arial" w:hAnsi="Arial" w:cs="Arial"/>
          </w:rPr>
          <w:t xml:space="preserve"> the processing completion to KilkariObd</w:t>
        </w:r>
      </w:ins>
      <w:ins w:id="1631" w:author="Manish Asija" w:date="2015-04-13T14:12:00Z">
        <w:r w:rsidRPr="00C72BB6">
          <w:rPr>
            <w:rFonts w:ascii="Arial" w:hAnsi="Arial" w:cs="Arial"/>
          </w:rPr>
          <w:t>.</w:t>
        </w:r>
      </w:ins>
    </w:p>
    <w:p w:rsidR="008E2D44" w:rsidRPr="00C72BB6" w:rsidRDefault="007A67D3" w:rsidP="00850891">
      <w:pPr>
        <w:pStyle w:val="ListParagraph"/>
        <w:numPr>
          <w:ilvl w:val="1"/>
          <w:numId w:val="32"/>
        </w:numPr>
        <w:contextualSpacing w:val="0"/>
        <w:rPr>
          <w:ins w:id="1632" w:author="Manish Asija" w:date="2015-04-13T14:13:00Z"/>
          <w:rFonts w:ascii="Arial" w:hAnsi="Arial" w:cs="Arial"/>
        </w:rPr>
      </w:pPr>
      <w:ins w:id="1633" w:author="Manish Asija" w:date="2015-04-13T14:14:00Z">
        <w:r w:rsidRPr="00C72BB6">
          <w:rPr>
            <w:rFonts w:ascii="Arial" w:hAnsi="Arial" w:cs="Arial"/>
          </w:rPr>
          <w:t>Then a</w:t>
        </w:r>
      </w:ins>
      <w:ins w:id="1634" w:author="Manish Asija" w:date="2015-04-13T14:13:00Z">
        <w:r w:rsidR="008E2D44" w:rsidRPr="00C72BB6">
          <w:rPr>
            <w:rFonts w:ascii="Arial" w:hAnsi="Arial" w:cs="Arial"/>
          </w:rPr>
          <w:t xml:space="preserve">fter making the calls </w:t>
        </w:r>
      </w:ins>
      <w:ins w:id="1635" w:author="Manish Asija" w:date="2015-04-13T14:14:00Z">
        <w:r w:rsidRPr="00C72BB6">
          <w:rPr>
            <w:rFonts w:ascii="Arial" w:hAnsi="Arial" w:cs="Arial"/>
          </w:rPr>
          <w:t xml:space="preserve">as per OBD target file, </w:t>
        </w:r>
      </w:ins>
      <w:ins w:id="1636" w:author="Manish Asija" w:date="2015-04-13T14:13:00Z">
        <w:r w:rsidR="008E2D44" w:rsidRPr="00C72BB6">
          <w:rPr>
            <w:rFonts w:ascii="Arial" w:hAnsi="Arial" w:cs="Arial"/>
          </w:rPr>
          <w:t>during social hours</w:t>
        </w:r>
      </w:ins>
      <w:ins w:id="1637" w:author="Manish Asija" w:date="2015-04-13T14:15:00Z">
        <w:r w:rsidRPr="00C72BB6">
          <w:rPr>
            <w:rFonts w:ascii="Arial" w:hAnsi="Arial" w:cs="Arial"/>
          </w:rPr>
          <w:t>,</w:t>
        </w:r>
      </w:ins>
      <w:ins w:id="1638" w:author="Manish Asija" w:date="2015-04-13T14:13:00Z">
        <w:r w:rsidR="008E2D44" w:rsidRPr="00C72BB6">
          <w:rPr>
            <w:rFonts w:ascii="Arial" w:hAnsi="Arial" w:cs="Arial"/>
          </w:rPr>
          <w:t xml:space="preserve"> IVR shall do a secure copy of CDR Summary and Detail files to the same location </w:t>
        </w:r>
      </w:ins>
      <w:ins w:id="1639" w:author="Manish Asija" w:date="2015-04-13T14:15:00Z">
        <w:r w:rsidRPr="00C72BB6">
          <w:rPr>
            <w:rFonts w:ascii="Arial" w:hAnsi="Arial" w:cs="Arial"/>
          </w:rPr>
          <w:t>(</w:t>
        </w:r>
      </w:ins>
      <w:ins w:id="1640" w:author="Manish Asija" w:date="2015-04-13T14:13:00Z">
        <w:r w:rsidR="008E2D44" w:rsidRPr="00C72BB6">
          <w:rPr>
            <w:rFonts w:ascii="Arial" w:hAnsi="Arial" w:cs="Arial"/>
          </w:rPr>
          <w:t>at which OBD target file was kept by KilkariObd</w:t>
        </w:r>
      </w:ins>
      <w:ins w:id="1641" w:author="Manish Asija" w:date="2015-04-13T14:15:00Z">
        <w:r w:rsidRPr="00C72BB6">
          <w:rPr>
            <w:rFonts w:ascii="Arial" w:hAnsi="Arial" w:cs="Arial"/>
          </w:rPr>
          <w:t>)</w:t>
        </w:r>
      </w:ins>
      <w:ins w:id="1642" w:author="Manish Asija" w:date="2015-04-13T14:13:00Z">
        <w:r w:rsidR="008E2D44" w:rsidRPr="00C72BB6">
          <w:rPr>
            <w:rFonts w:ascii="Arial" w:hAnsi="Arial" w:cs="Arial"/>
          </w:rPr>
          <w:t>.</w:t>
        </w:r>
      </w:ins>
    </w:p>
    <w:p w:rsidR="008E2D44" w:rsidRPr="00C72BB6" w:rsidRDefault="008E2D44" w:rsidP="00850891">
      <w:pPr>
        <w:pStyle w:val="ListParagraph"/>
        <w:numPr>
          <w:ilvl w:val="1"/>
          <w:numId w:val="32"/>
        </w:numPr>
        <w:contextualSpacing w:val="0"/>
        <w:rPr>
          <w:ins w:id="1643" w:author="Manish Asija" w:date="2015-04-13T14:15:00Z"/>
          <w:rFonts w:ascii="Arial" w:hAnsi="Arial" w:cs="Arial"/>
        </w:rPr>
      </w:pPr>
      <w:ins w:id="1644" w:author="Manish Asija" w:date="2015-04-13T14:13:00Z">
        <w:r w:rsidRPr="00C72BB6">
          <w:rPr>
            <w:rFonts w:ascii="Arial" w:hAnsi="Arial" w:cs="Arial"/>
          </w:rPr>
          <w:t xml:space="preserve">IVR shall notify </w:t>
        </w:r>
      </w:ins>
      <w:ins w:id="1645" w:author="Manish Asija" w:date="2015-04-13T14:15:00Z">
        <w:r w:rsidR="007A67D3" w:rsidRPr="00C72BB6">
          <w:rPr>
            <w:rFonts w:ascii="Arial" w:hAnsi="Arial" w:cs="Arial"/>
          </w:rPr>
          <w:t xml:space="preserve">creation of </w:t>
        </w:r>
      </w:ins>
      <w:ins w:id="1646" w:author="Manish Asija" w:date="2015-04-13T14:13:00Z">
        <w:r w:rsidRPr="00C72BB6">
          <w:rPr>
            <w:rFonts w:ascii="Arial" w:hAnsi="Arial" w:cs="Arial"/>
          </w:rPr>
          <w:t xml:space="preserve">KilkariObd </w:t>
        </w:r>
      </w:ins>
      <w:ins w:id="1647" w:author="Manish Asija" w:date="2015-04-13T14:15:00Z">
        <w:r w:rsidR="007A67D3" w:rsidRPr="00C72BB6">
          <w:rPr>
            <w:rFonts w:ascii="Arial" w:hAnsi="Arial" w:cs="Arial"/>
          </w:rPr>
          <w:t>with details of CDR Summary and details.</w:t>
        </w:r>
      </w:ins>
    </w:p>
    <w:p w:rsidR="008B351F" w:rsidRPr="00C72BB6" w:rsidRDefault="007A67D3" w:rsidP="008B351F">
      <w:pPr>
        <w:pStyle w:val="ListParagraph"/>
        <w:numPr>
          <w:ilvl w:val="1"/>
          <w:numId w:val="17"/>
        </w:numPr>
        <w:contextualSpacing w:val="0"/>
        <w:rPr>
          <w:ins w:id="1648" w:author="Manish Asija" w:date="2015-04-13T14:39:00Z"/>
          <w:rFonts w:ascii="Arial" w:hAnsi="Arial" w:cs="Arial"/>
        </w:rPr>
      </w:pPr>
      <w:ins w:id="1649" w:author="Manish Asija" w:date="2015-04-13T14:16:00Z">
        <w:r w:rsidRPr="00C72BB6">
          <w:rPr>
            <w:rFonts w:ascii="Arial" w:hAnsi="Arial" w:cs="Arial"/>
          </w:rPr>
          <w:t>KilkariObd  shall start the process again for next day’s date.</w:t>
        </w:r>
      </w:ins>
      <w:ins w:id="1650" w:author="Manish Asija" w:date="2015-04-13T14:17:00Z">
        <w:r w:rsidR="00FE7DA2" w:rsidRPr="00C72BB6">
          <w:rPr>
            <w:rFonts w:ascii="Arial" w:hAnsi="Arial" w:cs="Arial"/>
          </w:rPr>
          <w:t xml:space="preserve"> KilkariObd shall use the </w:t>
        </w:r>
      </w:ins>
      <w:ins w:id="1651" w:author="Manish Asija" w:date="2015-04-13T14:18:00Z">
        <w:r w:rsidR="00FE7DA2" w:rsidRPr="00C72BB6">
          <w:rPr>
            <w:rFonts w:ascii="Arial" w:hAnsi="Arial" w:cs="Arial"/>
          </w:rPr>
          <w:t>information</w:t>
        </w:r>
      </w:ins>
      <w:ins w:id="1652" w:author="Manish Asija" w:date="2015-04-13T14:17:00Z">
        <w:r w:rsidR="00FE7DA2" w:rsidRPr="00C72BB6">
          <w:rPr>
            <w:rFonts w:ascii="Arial" w:hAnsi="Arial" w:cs="Arial"/>
          </w:rPr>
          <w:t xml:space="preserve"> from this table to </w:t>
        </w:r>
      </w:ins>
      <w:ins w:id="1653" w:author="Manish Asija" w:date="2015-04-13T14:18:00Z">
        <w:r w:rsidR="00FE7DA2" w:rsidRPr="00C72BB6">
          <w:rPr>
            <w:rFonts w:ascii="Arial" w:hAnsi="Arial" w:cs="Arial"/>
          </w:rPr>
          <w:t>get the name of the CDR files to be used for OBD target preparation. This table shall also aid in monitoring the Outbound Call flow.</w:t>
        </w:r>
      </w:ins>
      <w:ins w:id="1654" w:author="Manish Asija" w:date="2015-04-13T14:19:00Z">
        <w:r w:rsidR="00FE7DA2" w:rsidRPr="00C72BB6">
          <w:rPr>
            <w:rFonts w:ascii="Arial" w:hAnsi="Arial" w:cs="Arial"/>
          </w:rPr>
          <w:t xml:space="preserve"> The records in this table shall be used in generating Kilkari reports.</w:t>
        </w:r>
      </w:ins>
      <w:ins w:id="1655" w:author="Manish Asija" w:date="2015-04-13T14:20:00Z">
        <w:r w:rsidR="00FE7DA2" w:rsidRPr="00C72BB6">
          <w:rPr>
            <w:rFonts w:ascii="Arial" w:hAnsi="Arial" w:cs="Arial"/>
          </w:rPr>
          <w:t>if it is not already created</w:t>
        </w:r>
      </w:ins>
      <w:ins w:id="1656" w:author="Manish Asija" w:date="2015-04-13T14:39:00Z">
        <w:r w:rsidR="008B351F" w:rsidRPr="00C72BB6">
          <w:rPr>
            <w:rFonts w:ascii="Arial" w:hAnsi="Arial" w:cs="Arial"/>
          </w:rPr>
          <w:t>Delete all the records from OutboundCallRequest, to ensure that it doesn’t contain the call requests from older date.</w:t>
        </w:r>
      </w:ins>
    </w:p>
    <w:p w:rsidR="008126C9" w:rsidRPr="00C72BB6" w:rsidRDefault="008126C9" w:rsidP="00AD5C2F">
      <w:pPr>
        <w:pStyle w:val="Heading1"/>
      </w:pPr>
      <w:bookmarkStart w:id="1657" w:name="_Toc416719449"/>
      <w:r w:rsidRPr="00C72BB6">
        <w:t xml:space="preserve">Master </w:t>
      </w:r>
      <w:r w:rsidR="007078ED" w:rsidRPr="00C72BB6">
        <w:t xml:space="preserve">Location </w:t>
      </w:r>
      <w:r w:rsidRPr="00C72BB6">
        <w:t>Data</w:t>
      </w:r>
      <w:bookmarkEnd w:id="1325"/>
      <w:bookmarkEnd w:id="1326"/>
      <w:bookmarkEnd w:id="1327"/>
      <w:r w:rsidR="00B71529" w:rsidRPr="00C72BB6">
        <w:t xml:space="preserve"> Module</w:t>
      </w:r>
      <w:bookmarkEnd w:id="1657"/>
    </w:p>
    <w:p w:rsidR="0099555F" w:rsidRPr="00C72BB6" w:rsidRDefault="0099555F" w:rsidP="00AD5C2F">
      <w:pPr>
        <w:pStyle w:val="Heading2"/>
        <w:numPr>
          <w:ilvl w:val="1"/>
          <w:numId w:val="47"/>
        </w:numPr>
      </w:pPr>
      <w:bookmarkStart w:id="1658" w:name="_Toc416719450"/>
      <w:bookmarkStart w:id="1659" w:name="_Toc413665709"/>
      <w:bookmarkStart w:id="1660" w:name="_Toc413339913"/>
      <w:r w:rsidRPr="00C72BB6">
        <w:t>Overview</w:t>
      </w:r>
      <w:bookmarkEnd w:id="1658"/>
    </w:p>
    <w:p w:rsidR="0099555F" w:rsidRPr="00C72BB6" w:rsidRDefault="0099555F" w:rsidP="005B1FD3">
      <w:pPr>
        <w:pStyle w:val="ListParagraph"/>
        <w:numPr>
          <w:ilvl w:val="0"/>
          <w:numId w:val="23"/>
        </w:numPr>
        <w:ind w:left="662"/>
        <w:contextualSpacing w:val="0"/>
        <w:rPr>
          <w:rFonts w:ascii="Arial" w:hAnsi="Arial" w:cs="Arial"/>
        </w:rPr>
      </w:pPr>
      <w:r w:rsidRPr="00C72BB6">
        <w:rPr>
          <w:rFonts w:ascii="Arial" w:hAnsi="Arial" w:cs="Arial"/>
        </w:rPr>
        <w:t>Master</w:t>
      </w:r>
      <w:r w:rsidR="00D1140A" w:rsidRPr="00C72BB6">
        <w:rPr>
          <w:rFonts w:ascii="Arial" w:hAnsi="Arial" w:cs="Arial"/>
        </w:rPr>
        <w:t xml:space="preserve"> Location D</w:t>
      </w:r>
      <w:r w:rsidRPr="00C72BB6">
        <w:rPr>
          <w:rFonts w:ascii="Arial" w:hAnsi="Arial" w:cs="Arial"/>
        </w:rPr>
        <w:t xml:space="preserve">ata module </w:t>
      </w:r>
      <w:r w:rsidR="00D1140A" w:rsidRPr="00C72BB6">
        <w:rPr>
          <w:rFonts w:ascii="Arial" w:hAnsi="Arial" w:cs="Arial"/>
        </w:rPr>
        <w:t>is responsible for storing location information received via CSV upload into the NMS database.</w:t>
      </w:r>
    </w:p>
    <w:p w:rsidR="00D1140A" w:rsidRPr="00C72BB6" w:rsidRDefault="00D1140A" w:rsidP="005B1FD3">
      <w:pPr>
        <w:pStyle w:val="ListParagraph"/>
        <w:numPr>
          <w:ilvl w:val="0"/>
          <w:numId w:val="23"/>
        </w:numPr>
        <w:ind w:left="662"/>
        <w:contextualSpacing w:val="0"/>
        <w:rPr>
          <w:rFonts w:ascii="Arial" w:hAnsi="Arial" w:cs="Arial"/>
        </w:rPr>
      </w:pPr>
      <w:r w:rsidRPr="00C72BB6">
        <w:rPr>
          <w:rFonts w:ascii="Arial" w:hAnsi="Arial" w:cs="Arial"/>
        </w:rPr>
        <w:t>It provides a service interface to other modules for querying location data.</w:t>
      </w:r>
    </w:p>
    <w:p w:rsidR="00D1140A" w:rsidRPr="00C72BB6" w:rsidRDefault="00D1140A" w:rsidP="005B1FD3">
      <w:pPr>
        <w:pStyle w:val="ListParagraph"/>
        <w:numPr>
          <w:ilvl w:val="0"/>
          <w:numId w:val="23"/>
        </w:numPr>
        <w:contextualSpacing w:val="0"/>
        <w:rPr>
          <w:rFonts w:ascii="Arial" w:hAnsi="Arial" w:cs="Arial"/>
        </w:rPr>
      </w:pPr>
      <w:del w:id="1661" w:author="Sumit Pabbi" w:date="2015-04-10T22:21:00Z">
        <w:r w:rsidRPr="00C72BB6" w:rsidDel="006D57CE">
          <w:rPr>
            <w:rFonts w:ascii="Arial" w:hAnsi="Arial" w:cs="Arial"/>
          </w:rPr>
          <w:delText xml:space="preserve">Utility </w:delText>
        </w:r>
      </w:del>
      <w:ins w:id="1662" w:author="Sumit Pabbi" w:date="2015-04-10T22:21:00Z">
        <w:r w:rsidR="006D57CE" w:rsidRPr="00C72BB6">
          <w:rPr>
            <w:rFonts w:ascii="Arial" w:hAnsi="Arial" w:cs="Arial"/>
          </w:rPr>
          <w:t xml:space="preserve">Master Location Data </w:t>
        </w:r>
      </w:ins>
      <w:r w:rsidRPr="00C72BB6">
        <w:rPr>
          <w:rFonts w:ascii="Arial" w:hAnsi="Arial" w:cs="Arial"/>
        </w:rPr>
        <w:t>module uses following MDS entities:</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State</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District</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Taluka</w:t>
      </w:r>
    </w:p>
    <w:p w:rsidR="00706C0D" w:rsidRPr="00C72BB6" w:rsidRDefault="00706C0D" w:rsidP="005B1FD3">
      <w:pPr>
        <w:pStyle w:val="ListParagraph"/>
        <w:numPr>
          <w:ilvl w:val="1"/>
          <w:numId w:val="23"/>
        </w:numPr>
        <w:contextualSpacing w:val="0"/>
        <w:rPr>
          <w:rFonts w:ascii="Arial" w:hAnsi="Arial" w:cs="Arial"/>
        </w:rPr>
      </w:pPr>
      <w:r w:rsidRPr="00C72BB6">
        <w:rPr>
          <w:rFonts w:ascii="Arial" w:hAnsi="Arial" w:cs="Arial"/>
          <w:b/>
          <w:i/>
        </w:rPr>
        <w:t>Village</w:t>
      </w:r>
    </w:p>
    <w:p w:rsidR="00D1140A" w:rsidRPr="00C72BB6" w:rsidRDefault="00D1140A" w:rsidP="005B1FD3">
      <w:pPr>
        <w:pStyle w:val="ListParagraph"/>
        <w:numPr>
          <w:ilvl w:val="1"/>
          <w:numId w:val="23"/>
        </w:numPr>
        <w:contextualSpacing w:val="0"/>
        <w:rPr>
          <w:rFonts w:ascii="Arial" w:hAnsi="Arial" w:cs="Arial"/>
        </w:rPr>
      </w:pPr>
      <w:r w:rsidRPr="00C72BB6">
        <w:rPr>
          <w:rFonts w:ascii="Arial" w:hAnsi="Arial" w:cs="Arial"/>
          <w:b/>
          <w:i/>
        </w:rPr>
        <w:t>HealthBlock</w:t>
      </w:r>
    </w:p>
    <w:p w:rsidR="00706C0D" w:rsidRPr="00C72BB6" w:rsidRDefault="00706C0D" w:rsidP="005B1FD3">
      <w:pPr>
        <w:pStyle w:val="ListParagraph"/>
        <w:numPr>
          <w:ilvl w:val="1"/>
          <w:numId w:val="23"/>
        </w:numPr>
        <w:contextualSpacing w:val="0"/>
        <w:rPr>
          <w:rFonts w:ascii="Arial" w:hAnsi="Arial" w:cs="Arial"/>
        </w:rPr>
      </w:pPr>
      <w:r w:rsidRPr="00C72BB6">
        <w:rPr>
          <w:rFonts w:ascii="Arial" w:hAnsi="Arial" w:cs="Arial"/>
          <w:b/>
          <w:i/>
        </w:rPr>
        <w:t>HealthFacility</w:t>
      </w:r>
    </w:p>
    <w:p w:rsidR="00706C0D" w:rsidRPr="00C72BB6" w:rsidRDefault="00706C0D" w:rsidP="005B1FD3">
      <w:pPr>
        <w:pStyle w:val="ListParagraph"/>
        <w:numPr>
          <w:ilvl w:val="1"/>
          <w:numId w:val="23"/>
        </w:numPr>
        <w:contextualSpacing w:val="0"/>
        <w:rPr>
          <w:rFonts w:ascii="Arial" w:hAnsi="Arial" w:cs="Arial"/>
        </w:rPr>
      </w:pPr>
      <w:r w:rsidRPr="00C72BB6">
        <w:rPr>
          <w:rFonts w:ascii="Arial" w:hAnsi="Arial" w:cs="Arial"/>
          <w:b/>
          <w:i/>
        </w:rPr>
        <w:t>HealthSubFacility</w:t>
      </w:r>
    </w:p>
    <w:p w:rsidR="0099555F" w:rsidRPr="00C72BB6" w:rsidRDefault="0099555F" w:rsidP="005B1FD3">
      <w:pPr>
        <w:pStyle w:val="ListParagraph"/>
        <w:numPr>
          <w:ilvl w:val="1"/>
          <w:numId w:val="23"/>
        </w:numPr>
        <w:contextualSpacing w:val="0"/>
        <w:rPr>
          <w:rFonts w:ascii="Arial" w:hAnsi="Arial" w:cs="Arial"/>
        </w:rPr>
      </w:pPr>
      <w:r w:rsidRPr="00C72BB6">
        <w:rPr>
          <w:rFonts w:ascii="Arial" w:hAnsi="Arial" w:cs="Arial"/>
        </w:rPr>
        <w:t xml:space="preserve">Refer </w:t>
      </w:r>
      <w:r w:rsidR="00706C0D" w:rsidRPr="00C72BB6">
        <w:rPr>
          <w:rFonts w:ascii="Arial" w:hAnsi="Arial" w:cs="Arial"/>
        </w:rPr>
        <w:t xml:space="preserve">section </w:t>
      </w:r>
      <w:r w:rsidR="00087E3E">
        <w:fldChar w:fldCharType="begin"/>
      </w:r>
      <w:r w:rsidR="00087E3E">
        <w:instrText xml:space="preserve"> REF _Ref414885978 \r \h  \* MERGEFORMAT </w:instrText>
      </w:r>
      <w:r w:rsidR="00087E3E">
        <w:fldChar w:fldCharType="separate"/>
      </w:r>
      <w:ins w:id="1663" w:author="Sumit Pabbi" w:date="2015-04-13T20:05:00Z">
        <w:r w:rsidR="00655E56" w:rsidRPr="00C72BB6">
          <w:rPr>
            <w:rFonts w:ascii="Arial" w:hAnsi="Arial" w:cs="Arial"/>
          </w:rPr>
          <w:t>10.1.1</w:t>
        </w:r>
      </w:ins>
      <w:del w:id="1664" w:author="Sumit Pabbi" w:date="2015-04-10T23:02:00Z">
        <w:r w:rsidR="00D6491D" w:rsidRPr="00C72BB6" w:rsidDel="00C7075E">
          <w:rPr>
            <w:rFonts w:ascii="Arial" w:hAnsi="Arial" w:cs="Arial"/>
          </w:rPr>
          <w:delText>9.1.1</w:delText>
        </w:r>
      </w:del>
      <w:r w:rsidR="00087E3E">
        <w:fldChar w:fldCharType="end"/>
      </w:r>
      <w:r w:rsidR="001F52E3" w:rsidRPr="00C72BB6">
        <w:rPr>
          <w:rFonts w:ascii="Arial" w:hAnsi="Arial" w:cs="Arial"/>
        </w:rPr>
        <w:t xml:space="preserve">, </w:t>
      </w:r>
      <w:r w:rsidR="00087E3E">
        <w:fldChar w:fldCharType="begin"/>
      </w:r>
      <w:r w:rsidR="00087E3E">
        <w:instrText xml:space="preserve"> REF _Ref415073672 \</w:instrText>
      </w:r>
      <w:r w:rsidR="00087E3E">
        <w:instrText xml:space="preserve">r \h  \* MERGEFORMAT </w:instrText>
      </w:r>
      <w:r w:rsidR="00087E3E">
        <w:fldChar w:fldCharType="separate"/>
      </w:r>
      <w:ins w:id="1665" w:author="Sumit Pabbi" w:date="2015-04-13T20:05:00Z">
        <w:r w:rsidR="00655E56" w:rsidRPr="00C72BB6">
          <w:rPr>
            <w:rFonts w:ascii="Arial" w:hAnsi="Arial" w:cs="Arial"/>
          </w:rPr>
          <w:t>10.1.2</w:t>
        </w:r>
      </w:ins>
      <w:del w:id="1666" w:author="Sumit Pabbi" w:date="2015-04-10T23:02:00Z">
        <w:r w:rsidR="00D6491D" w:rsidRPr="00C72BB6" w:rsidDel="00C7075E">
          <w:rPr>
            <w:rFonts w:ascii="Arial" w:hAnsi="Arial" w:cs="Arial"/>
          </w:rPr>
          <w:delText>9.1.2</w:delText>
        </w:r>
      </w:del>
      <w:r w:rsidR="00087E3E">
        <w:fldChar w:fldCharType="end"/>
      </w:r>
      <w:r w:rsidR="001F52E3" w:rsidRPr="00C72BB6">
        <w:rPr>
          <w:rFonts w:ascii="Arial" w:hAnsi="Arial" w:cs="Arial"/>
        </w:rPr>
        <w:t xml:space="preserve"> </w:t>
      </w:r>
      <w:r w:rsidRPr="00C72BB6">
        <w:rPr>
          <w:rFonts w:ascii="Arial" w:hAnsi="Arial" w:cs="Arial"/>
        </w:rPr>
        <w:t xml:space="preserve">for </w:t>
      </w:r>
      <w:r w:rsidR="00706C0D" w:rsidRPr="00C72BB6">
        <w:rPr>
          <w:rFonts w:ascii="Arial" w:hAnsi="Arial" w:cs="Arial"/>
        </w:rPr>
        <w:t>more details on these entities</w:t>
      </w:r>
    </w:p>
    <w:p w:rsidR="0099555F" w:rsidRPr="00C72BB6" w:rsidRDefault="0099555F" w:rsidP="00AD5C2F">
      <w:pPr>
        <w:pStyle w:val="Heading2"/>
        <w:numPr>
          <w:ilvl w:val="1"/>
          <w:numId w:val="47"/>
        </w:numPr>
      </w:pPr>
      <w:bookmarkStart w:id="1667" w:name="_Ref415030128"/>
      <w:bookmarkStart w:id="1668" w:name="_Toc416719451"/>
      <w:r w:rsidRPr="00C72BB6">
        <w:t xml:space="preserve">Events </w:t>
      </w:r>
      <w:bookmarkEnd w:id="1667"/>
      <w:r w:rsidR="004F7A2B" w:rsidRPr="00C72BB6">
        <w:t>Consumed</w:t>
      </w:r>
      <w:bookmarkEnd w:id="1668"/>
    </w:p>
    <w:p w:rsidR="0099555F" w:rsidRPr="00C72BB6" w:rsidRDefault="0099555F" w:rsidP="00706C0D">
      <w:pPr>
        <w:rPr>
          <w:rFonts w:ascii="Arial" w:hAnsi="Arial" w:cs="Arial"/>
        </w:rPr>
      </w:pPr>
      <w:r w:rsidRPr="00C72BB6">
        <w:rPr>
          <w:rFonts w:ascii="Arial" w:hAnsi="Arial" w:cs="Arial"/>
        </w:rPr>
        <w:t>Master</w:t>
      </w:r>
      <w:r w:rsidR="00706C0D" w:rsidRPr="00C72BB6">
        <w:rPr>
          <w:rFonts w:ascii="Arial" w:hAnsi="Arial" w:cs="Arial"/>
        </w:rPr>
        <w:t xml:space="preserve"> Location D</w:t>
      </w:r>
      <w:r w:rsidRPr="00C72BB6">
        <w:rPr>
          <w:rFonts w:ascii="Arial" w:hAnsi="Arial" w:cs="Arial"/>
        </w:rPr>
        <w:t xml:space="preserve">ata </w:t>
      </w:r>
      <w:r w:rsidR="00706C0D" w:rsidRPr="00C72BB6">
        <w:rPr>
          <w:rFonts w:ascii="Arial" w:hAnsi="Arial" w:cs="Arial"/>
        </w:rPr>
        <w:t xml:space="preserve">module </w:t>
      </w:r>
      <w:r w:rsidRPr="00C72BB6">
        <w:rPr>
          <w:rFonts w:ascii="Arial" w:hAnsi="Arial" w:cs="Arial"/>
        </w:rPr>
        <w:t xml:space="preserve">subscribes to receive events </w:t>
      </w:r>
      <w:r w:rsidR="00527668" w:rsidRPr="00C72BB6">
        <w:rPr>
          <w:rFonts w:ascii="Arial" w:hAnsi="Arial" w:cs="Arial"/>
        </w:rPr>
        <w:t xml:space="preserve">from MDS </w:t>
      </w:r>
      <w:r w:rsidRPr="00C72BB6">
        <w:rPr>
          <w:rFonts w:ascii="Arial" w:hAnsi="Arial" w:cs="Arial"/>
        </w:rPr>
        <w:t>for the following topics:</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State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District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Taluka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Village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Health Block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Health Sub-Facility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Circle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Operator CSV upload successful</w:t>
      </w:r>
    </w:p>
    <w:p w:rsidR="00527668" w:rsidRPr="00C72BB6" w:rsidRDefault="00527668" w:rsidP="005B1FD3">
      <w:pPr>
        <w:pStyle w:val="ListParagraph"/>
        <w:numPr>
          <w:ilvl w:val="0"/>
          <w:numId w:val="50"/>
        </w:numPr>
        <w:rPr>
          <w:rFonts w:ascii="Arial" w:hAnsi="Arial" w:cs="Arial"/>
        </w:rPr>
      </w:pPr>
      <w:r w:rsidRPr="00C72BB6">
        <w:rPr>
          <w:rFonts w:ascii="Arial" w:hAnsi="Arial" w:cs="Arial"/>
        </w:rPr>
        <w:t>Language Location Code CSV upload successful</w:t>
      </w:r>
    </w:p>
    <w:p w:rsidR="004F7A2B" w:rsidRPr="00C72BB6" w:rsidRDefault="004F7A2B" w:rsidP="00AD5C2F">
      <w:pPr>
        <w:outlineLvl w:val="0"/>
        <w:rPr>
          <w:rFonts w:ascii="Arial" w:hAnsi="Arial" w:cs="Arial"/>
        </w:rPr>
      </w:pPr>
      <w:bookmarkStart w:id="1669" w:name="_Toc416719452"/>
      <w:r w:rsidRPr="00C72BB6">
        <w:rPr>
          <w:rFonts w:ascii="Arial" w:hAnsi="Arial" w:cs="Arial"/>
        </w:rPr>
        <w:t xml:space="preserve">The details of the corresponding CSV files is given in </w:t>
      </w:r>
      <w:r w:rsidR="00087E3E">
        <w:fldChar w:fldCharType="begin"/>
      </w:r>
      <w:r w:rsidR="00087E3E">
        <w:instrText xml:space="preserve"> REF _Ref413853349 \r \h  \* MERGEFORMAT </w:instrText>
      </w:r>
      <w:r w:rsidR="00087E3E">
        <w:fldChar w:fldCharType="separate"/>
      </w:r>
      <w:ins w:id="1670" w:author="Sumit Pabbi" w:date="2015-04-13T20:05:00Z">
        <w:r w:rsidR="00655E56" w:rsidRPr="00C72BB6">
          <w:rPr>
            <w:rFonts w:ascii="Arial" w:hAnsi="Arial" w:cs="Arial"/>
          </w:rPr>
          <w:t>11.2.7.2</w:t>
        </w:r>
      </w:ins>
      <w:bookmarkEnd w:id="1669"/>
      <w:del w:id="1671" w:author="Sumit Pabbi" w:date="2015-04-10T23:02:00Z">
        <w:r w:rsidR="00D6491D" w:rsidRPr="00C72BB6" w:rsidDel="00C7075E">
          <w:rPr>
            <w:rFonts w:ascii="Arial" w:hAnsi="Arial" w:cs="Arial"/>
          </w:rPr>
          <w:delText>10.2.7.2</w:delText>
        </w:r>
      </w:del>
      <w:r w:rsidR="00087E3E">
        <w:fldChar w:fldCharType="end"/>
      </w:r>
    </w:p>
    <w:p w:rsidR="00527668" w:rsidRPr="00C72BB6" w:rsidRDefault="00527668" w:rsidP="00AD5C2F">
      <w:pPr>
        <w:pStyle w:val="Heading3"/>
      </w:pPr>
      <w:bookmarkStart w:id="1672" w:name="_Toc416719453"/>
      <w:r w:rsidRPr="00C72BB6">
        <w:t>Event Handling</w:t>
      </w:r>
      <w:bookmarkEnd w:id="1672"/>
    </w:p>
    <w:p w:rsidR="00F33111" w:rsidRDefault="00527668" w:rsidP="00F33111">
      <w:pPr>
        <w:pStyle w:val="ListParagraph"/>
        <w:numPr>
          <w:ilvl w:val="0"/>
          <w:numId w:val="63"/>
        </w:numPr>
        <w:rPr>
          <w:rFonts w:ascii="Arial" w:hAnsi="Arial" w:cs="Arial"/>
        </w:rPr>
        <w:pPrChange w:id="1673" w:author="Sumit Pabbi" w:date="2015-04-13T19:26:00Z">
          <w:pPr>
            <w:pStyle w:val="ListParagraph"/>
            <w:numPr>
              <w:numId w:val="17"/>
            </w:numPr>
            <w:ind w:left="360" w:hanging="360"/>
            <w:contextualSpacing w:val="0"/>
          </w:pPr>
        </w:pPrChange>
      </w:pPr>
      <w:r w:rsidRPr="00C72BB6">
        <w:rPr>
          <w:rFonts w:ascii="Arial" w:hAnsi="Arial" w:cs="Arial"/>
        </w:rPr>
        <w:t>The</w:t>
      </w:r>
      <w:r w:rsidR="0099555F" w:rsidRPr="00C72BB6">
        <w:rPr>
          <w:rFonts w:ascii="Arial" w:hAnsi="Arial" w:cs="Arial"/>
        </w:rPr>
        <w:t xml:space="preserve"> event</w:t>
      </w:r>
      <w:r w:rsidRPr="00C72BB6">
        <w:rPr>
          <w:rFonts w:ascii="Arial" w:hAnsi="Arial" w:cs="Arial"/>
        </w:rPr>
        <w:t xml:space="preserve"> is </w:t>
      </w:r>
      <w:r w:rsidR="0099555F" w:rsidRPr="00C72BB6">
        <w:rPr>
          <w:rFonts w:ascii="Arial" w:hAnsi="Arial" w:cs="Arial"/>
        </w:rPr>
        <w:t xml:space="preserve">raised by MDS, when </w:t>
      </w:r>
      <w:r w:rsidRPr="00C72BB6">
        <w:rPr>
          <w:rFonts w:ascii="Arial" w:hAnsi="Arial" w:cs="Arial"/>
        </w:rPr>
        <w:t xml:space="preserve">the </w:t>
      </w:r>
      <w:r w:rsidR="0099555F" w:rsidRPr="00C72BB6">
        <w:rPr>
          <w:rFonts w:ascii="Arial" w:hAnsi="Arial" w:cs="Arial"/>
        </w:rPr>
        <w:t xml:space="preserve">CSV file is uploaded successfully in </w:t>
      </w:r>
      <w:r w:rsidRPr="00C72BB6">
        <w:rPr>
          <w:rFonts w:ascii="Arial" w:hAnsi="Arial" w:cs="Arial"/>
        </w:rPr>
        <w:t xml:space="preserve">the temporary </w:t>
      </w:r>
      <w:r w:rsidR="0099555F" w:rsidRPr="00C72BB6">
        <w:rPr>
          <w:rFonts w:ascii="Arial" w:hAnsi="Arial" w:cs="Arial"/>
        </w:rPr>
        <w:t xml:space="preserve">table. </w:t>
      </w:r>
    </w:p>
    <w:p w:rsidR="00F33111" w:rsidRDefault="0099555F" w:rsidP="00F33111">
      <w:pPr>
        <w:pStyle w:val="ListParagraph"/>
        <w:numPr>
          <w:ilvl w:val="0"/>
          <w:numId w:val="63"/>
        </w:numPr>
        <w:rPr>
          <w:rFonts w:ascii="Arial" w:hAnsi="Arial" w:cs="Arial"/>
        </w:rPr>
        <w:pPrChange w:id="1674" w:author="Sumit Pabbi" w:date="2015-04-13T19:26:00Z">
          <w:pPr>
            <w:pStyle w:val="ListParagraph"/>
            <w:numPr>
              <w:numId w:val="17"/>
            </w:numPr>
            <w:ind w:left="360" w:hanging="360"/>
            <w:contextualSpacing w:val="0"/>
          </w:pPr>
        </w:pPrChange>
      </w:pPr>
      <w:r w:rsidRPr="00C72BB6">
        <w:rPr>
          <w:rFonts w:ascii="Arial" w:hAnsi="Arial" w:cs="Arial"/>
        </w:rPr>
        <w:t>The event contains the list of ids of successfully uploaded records and name of the user who has uploaded the file.</w:t>
      </w:r>
    </w:p>
    <w:p w:rsidR="00F33111" w:rsidRDefault="00527668" w:rsidP="00F33111">
      <w:pPr>
        <w:pStyle w:val="ListParagraph"/>
        <w:numPr>
          <w:ilvl w:val="0"/>
          <w:numId w:val="63"/>
        </w:numPr>
        <w:rPr>
          <w:rFonts w:ascii="Arial" w:hAnsi="Arial" w:cs="Arial"/>
        </w:rPr>
        <w:pPrChange w:id="1675" w:author="Sumit Pabbi" w:date="2015-04-13T19:26:00Z">
          <w:pPr>
            <w:pStyle w:val="ListParagraph"/>
            <w:numPr>
              <w:numId w:val="17"/>
            </w:numPr>
            <w:ind w:left="360" w:hanging="360"/>
            <w:contextualSpacing w:val="0"/>
          </w:pPr>
        </w:pPrChange>
      </w:pPr>
      <w:r w:rsidRPr="00C72BB6">
        <w:rPr>
          <w:rFonts w:ascii="Arial" w:hAnsi="Arial" w:cs="Arial"/>
        </w:rPr>
        <w:t xml:space="preserve">Master Location Data module </w:t>
      </w:r>
      <w:r w:rsidR="0099555F" w:rsidRPr="00C72BB6">
        <w:rPr>
          <w:rFonts w:ascii="Arial" w:hAnsi="Arial" w:cs="Arial"/>
        </w:rPr>
        <w:t xml:space="preserve">shall read the records from </w:t>
      </w:r>
      <w:r w:rsidRPr="00C72BB6">
        <w:rPr>
          <w:rFonts w:ascii="Arial" w:hAnsi="Arial" w:cs="Arial"/>
        </w:rPr>
        <w:t>temporary</w:t>
      </w:r>
      <w:r w:rsidR="0099555F" w:rsidRPr="00C72BB6">
        <w:rPr>
          <w:rFonts w:ascii="Arial" w:hAnsi="Arial" w:cs="Arial"/>
        </w:rPr>
        <w:t xml:space="preserve"> table one by one for processing.</w:t>
      </w:r>
    </w:p>
    <w:p w:rsidR="00F33111" w:rsidRDefault="00527668" w:rsidP="00F33111">
      <w:pPr>
        <w:pStyle w:val="ListParagraph"/>
        <w:numPr>
          <w:ilvl w:val="0"/>
          <w:numId w:val="63"/>
        </w:numPr>
        <w:rPr>
          <w:rFonts w:ascii="Arial" w:hAnsi="Arial" w:cs="Arial"/>
        </w:rPr>
        <w:pPrChange w:id="1676" w:author="Sumit Pabbi" w:date="2015-04-13T19:26:00Z">
          <w:pPr>
            <w:pStyle w:val="ListParagraph"/>
            <w:numPr>
              <w:numId w:val="17"/>
            </w:numPr>
            <w:ind w:left="360" w:hanging="360"/>
            <w:contextualSpacing w:val="0"/>
          </w:pPr>
        </w:pPrChange>
      </w:pPr>
      <w:r w:rsidRPr="00C72BB6">
        <w:rPr>
          <w:rFonts w:ascii="Arial" w:hAnsi="Arial" w:cs="Arial"/>
        </w:rPr>
        <w:t xml:space="preserve">Master Location Data module </w:t>
      </w:r>
      <w:r w:rsidR="0099555F" w:rsidRPr="00C72BB6">
        <w:rPr>
          <w:rFonts w:ascii="Arial" w:hAnsi="Arial" w:cs="Arial"/>
        </w:rPr>
        <w:t>shall use the</w:t>
      </w:r>
      <w:r w:rsidRPr="00C72BB6">
        <w:rPr>
          <w:rFonts w:ascii="Arial" w:hAnsi="Arial" w:cs="Arial"/>
        </w:rPr>
        <w:t xml:space="preserve"> static methods provided by Utility module</w:t>
      </w:r>
      <w:r w:rsidR="0099555F" w:rsidRPr="00C72BB6">
        <w:rPr>
          <w:rFonts w:ascii="Arial" w:hAnsi="Arial" w:cs="Arial"/>
        </w:rPr>
        <w:t xml:space="preserve"> for CSV data validation and parsing.</w:t>
      </w:r>
    </w:p>
    <w:p w:rsidR="00F33111" w:rsidRDefault="004F7A2B" w:rsidP="00F33111">
      <w:pPr>
        <w:pStyle w:val="ListParagraph"/>
        <w:numPr>
          <w:ilvl w:val="0"/>
          <w:numId w:val="63"/>
        </w:numPr>
        <w:rPr>
          <w:rFonts w:ascii="Arial" w:hAnsi="Arial" w:cs="Arial"/>
        </w:rPr>
        <w:pPrChange w:id="1677" w:author="Sumit Pabbi" w:date="2015-04-13T19:26:00Z">
          <w:pPr>
            <w:pStyle w:val="ListParagraph"/>
            <w:numPr>
              <w:numId w:val="17"/>
            </w:numPr>
            <w:ind w:left="360" w:hanging="360"/>
            <w:contextualSpacing w:val="0"/>
          </w:pPr>
        </w:pPrChange>
      </w:pPr>
      <w:r w:rsidRPr="00C72BB6">
        <w:rPr>
          <w:rFonts w:ascii="Arial" w:hAnsi="Arial" w:cs="Arial"/>
        </w:rPr>
        <w:t xml:space="preserve">Additionally, since the location data is hierarchical in nature Master Location Data module verifies whether the parent(s) of the location entity exist in the database or not. E.g. the State corresponding to the </w:t>
      </w:r>
      <w:r w:rsidRPr="00C72BB6">
        <w:rPr>
          <w:rFonts w:ascii="Arial" w:hAnsi="Arial" w:cs="Arial"/>
          <w:i/>
        </w:rPr>
        <w:t>stateCode</w:t>
      </w:r>
      <w:r w:rsidRPr="00C72BB6">
        <w:rPr>
          <w:rFonts w:ascii="Arial" w:hAnsi="Arial" w:cs="Arial"/>
        </w:rPr>
        <w:t xml:space="preserve"> in a District CSV record must exist in the database for the district record to be processed.</w:t>
      </w:r>
    </w:p>
    <w:p w:rsidR="00F33111" w:rsidRDefault="0099555F" w:rsidP="00F33111">
      <w:pPr>
        <w:pStyle w:val="ListParagraph"/>
        <w:numPr>
          <w:ilvl w:val="0"/>
          <w:numId w:val="63"/>
        </w:numPr>
        <w:rPr>
          <w:rFonts w:ascii="Arial" w:hAnsi="Arial" w:cs="Arial"/>
        </w:rPr>
        <w:pPrChange w:id="1678" w:author="Sumit Pabbi" w:date="2015-04-13T19:26:00Z">
          <w:pPr>
            <w:pStyle w:val="ListParagraph"/>
            <w:numPr>
              <w:numId w:val="17"/>
            </w:numPr>
            <w:ind w:left="360" w:hanging="360"/>
            <w:contextualSpacing w:val="0"/>
          </w:pPr>
        </w:pPrChange>
      </w:pPr>
      <w:r w:rsidRPr="00C72BB6">
        <w:rPr>
          <w:rFonts w:ascii="Arial" w:hAnsi="Arial" w:cs="Arial"/>
        </w:rPr>
        <w:t xml:space="preserve">If the validation passes and mapping is successful then, </w:t>
      </w:r>
      <w:r w:rsidR="00527668" w:rsidRPr="00C72BB6">
        <w:rPr>
          <w:rFonts w:ascii="Arial" w:hAnsi="Arial" w:cs="Arial"/>
        </w:rPr>
        <w:t xml:space="preserve">Master Location Data module </w:t>
      </w:r>
      <w:r w:rsidRPr="00C72BB6">
        <w:rPr>
          <w:rFonts w:ascii="Arial" w:hAnsi="Arial" w:cs="Arial"/>
        </w:rPr>
        <w:t>shall create a</w:t>
      </w:r>
      <w:r w:rsidR="00527668" w:rsidRPr="00C72BB6">
        <w:rPr>
          <w:rFonts w:ascii="Arial" w:hAnsi="Arial" w:cs="Arial"/>
        </w:rPr>
        <w:t>n</w:t>
      </w:r>
      <w:r w:rsidRPr="00C72BB6">
        <w:rPr>
          <w:rFonts w:ascii="Arial" w:hAnsi="Arial" w:cs="Arial"/>
        </w:rPr>
        <w:t xml:space="preserve"> entry in </w:t>
      </w:r>
      <w:r w:rsidR="00527668" w:rsidRPr="00C72BB6">
        <w:rPr>
          <w:rFonts w:ascii="Arial" w:hAnsi="Arial" w:cs="Arial"/>
        </w:rPr>
        <w:t xml:space="preserve"> the corresponding permanent table</w:t>
      </w:r>
      <w:r w:rsidRPr="00C72BB6">
        <w:rPr>
          <w:rFonts w:ascii="Arial" w:hAnsi="Arial" w:cs="Arial"/>
        </w:rPr>
        <w:t>.</w:t>
      </w:r>
    </w:p>
    <w:p w:rsidR="00F33111" w:rsidRDefault="004F7A2B" w:rsidP="00F33111">
      <w:pPr>
        <w:pStyle w:val="ListParagraph"/>
        <w:numPr>
          <w:ilvl w:val="0"/>
          <w:numId w:val="63"/>
        </w:numPr>
        <w:rPr>
          <w:rFonts w:ascii="Arial" w:hAnsi="Arial" w:cs="Arial"/>
        </w:rPr>
        <w:pPrChange w:id="1679" w:author="Sumit Pabbi" w:date="2015-04-13T19:26:00Z">
          <w:pPr>
            <w:pStyle w:val="ListParagraph"/>
            <w:numPr>
              <w:numId w:val="17"/>
            </w:numPr>
            <w:ind w:left="360" w:hanging="360"/>
            <w:contextualSpacing w:val="0"/>
          </w:pPr>
        </w:pPrChange>
      </w:pPr>
      <w:r w:rsidRPr="00C72BB6">
        <w:rPr>
          <w:rFonts w:ascii="Arial" w:hAnsi="Arial" w:cs="Arial"/>
        </w:rPr>
        <w:t xml:space="preserve">If validation of any CSV record fails or it’s mapping to </w:t>
      </w:r>
      <w:r w:rsidR="00E5343C" w:rsidRPr="00C72BB6">
        <w:rPr>
          <w:rFonts w:ascii="Arial" w:hAnsi="Arial" w:cs="Arial"/>
        </w:rPr>
        <w:t xml:space="preserve">corresponding </w:t>
      </w:r>
      <w:r w:rsidRPr="00C72BB6">
        <w:rPr>
          <w:rFonts w:ascii="Arial" w:hAnsi="Arial" w:cs="Arial"/>
        </w:rPr>
        <w:t xml:space="preserve">entity fails or record is rejected during processing, then Master Location Data module 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 _Ref414984310 \r \h  \* MERGEFORMAT </w:instrText>
      </w:r>
      <w:r w:rsidR="00087E3E">
        <w:fldChar w:fldCharType="separate"/>
      </w:r>
      <w:ins w:id="1680" w:author="Sumit Pabbi" w:date="2015-04-13T20:05:00Z">
        <w:r w:rsidR="00655E56" w:rsidRPr="00C72BB6">
          <w:rPr>
            <w:rFonts w:ascii="Arial" w:hAnsi="Arial" w:cs="Arial"/>
          </w:rPr>
          <w:t>9.2.1.1</w:t>
        </w:r>
      </w:ins>
      <w:del w:id="1681" w:author="Sumit Pabbi" w:date="2015-04-12T20:53:00Z">
        <w:r w:rsidR="004563B7" w:rsidRPr="00C72BB6" w:rsidDel="00632731">
          <w:rPr>
            <w:rFonts w:ascii="Arial" w:hAnsi="Arial" w:cs="Arial"/>
          </w:rPr>
          <w:delText>8.2.1.1</w:delText>
        </w:r>
      </w:del>
      <w:r w:rsidR="00087E3E">
        <w:fldChar w:fldCharType="end"/>
      </w:r>
      <w:r w:rsidRPr="00C72BB6">
        <w:rPr>
          <w:rFonts w:ascii="Arial" w:hAnsi="Arial" w:cs="Arial"/>
        </w:rPr>
        <w:t>.</w:t>
      </w:r>
    </w:p>
    <w:p w:rsidR="00F33111" w:rsidRDefault="004F7A2B" w:rsidP="00F33111">
      <w:pPr>
        <w:pStyle w:val="ListParagraph"/>
        <w:numPr>
          <w:ilvl w:val="0"/>
          <w:numId w:val="63"/>
        </w:numPr>
        <w:rPr>
          <w:rFonts w:ascii="Arial" w:hAnsi="Arial" w:cs="Arial"/>
        </w:rPr>
        <w:pPrChange w:id="1682" w:author="Sumit Pabbi" w:date="2015-04-13T19:26:00Z">
          <w:pPr>
            <w:pStyle w:val="ListParagraph"/>
            <w:numPr>
              <w:numId w:val="17"/>
            </w:numPr>
            <w:ind w:left="360" w:hanging="360"/>
            <w:contextualSpacing w:val="0"/>
          </w:pPr>
        </w:pPrChange>
      </w:pPr>
      <w:r w:rsidRPr="00C72BB6">
        <w:rPr>
          <w:rFonts w:ascii="Arial" w:hAnsi="Arial" w:cs="Arial"/>
        </w:rPr>
        <w:t xml:space="preserve">After the processing of all csv uploaded records, Master Location Data module shall update the CSV Upload summary in </w:t>
      </w:r>
      <w:r w:rsidRPr="00C72BB6">
        <w:rPr>
          <w:rFonts w:ascii="Arial" w:hAnsi="Arial" w:cs="Arial"/>
          <w:i/>
        </w:rPr>
        <w:t>BullkUploadStatus</w:t>
      </w:r>
      <w:r w:rsidRPr="00C72BB6">
        <w:rPr>
          <w:rFonts w:ascii="Arial" w:hAnsi="Arial" w:cs="Arial"/>
        </w:rPr>
        <w:t xml:space="preserve"> entity using the API described in </w:t>
      </w:r>
      <w:r w:rsidR="00087E3E">
        <w:fldChar w:fldCharType="begin"/>
      </w:r>
      <w:r w:rsidR="00087E3E">
        <w:instrText xml:space="preserve"> REF _Ref414984399 \r \h  \* MERGEFORMAT </w:instrText>
      </w:r>
      <w:r w:rsidR="00087E3E">
        <w:fldChar w:fldCharType="separate"/>
      </w:r>
      <w:ins w:id="1683" w:author="Sumit Pabbi" w:date="2015-04-13T20:05:00Z">
        <w:r w:rsidR="00655E56" w:rsidRPr="00C72BB6">
          <w:rPr>
            <w:rFonts w:ascii="Arial" w:hAnsi="Arial" w:cs="Arial"/>
          </w:rPr>
          <w:t>9.2.1.2</w:t>
        </w:r>
      </w:ins>
      <w:del w:id="1684" w:author="Sumit Pabbi" w:date="2015-04-12T20:53:00Z">
        <w:r w:rsidR="004563B7" w:rsidRPr="00C72BB6" w:rsidDel="00632731">
          <w:rPr>
            <w:rFonts w:ascii="Arial" w:hAnsi="Arial" w:cs="Arial"/>
          </w:rPr>
          <w:delText>8.2.1.2</w:delText>
        </w:r>
      </w:del>
      <w:r w:rsidR="00087E3E">
        <w:fldChar w:fldCharType="end"/>
      </w:r>
      <w:r w:rsidRPr="00C72BB6">
        <w:rPr>
          <w:rFonts w:ascii="Arial" w:hAnsi="Arial" w:cs="Arial"/>
        </w:rPr>
        <w:t>.</w:t>
      </w:r>
    </w:p>
    <w:p w:rsidR="0099555F" w:rsidRPr="00C72BB6" w:rsidRDefault="004F7A2B" w:rsidP="00AD5C2F">
      <w:pPr>
        <w:pStyle w:val="Heading2"/>
        <w:numPr>
          <w:ilvl w:val="1"/>
          <w:numId w:val="47"/>
        </w:numPr>
      </w:pPr>
      <w:bookmarkStart w:id="1685" w:name="_Toc416719454"/>
      <w:r w:rsidRPr="00C72BB6">
        <w:t>Services</w:t>
      </w:r>
      <w:bookmarkEnd w:id="1685"/>
    </w:p>
    <w:p w:rsidR="0099555F" w:rsidRPr="00C72BB6" w:rsidRDefault="004F7A2B" w:rsidP="0099555F">
      <w:pPr>
        <w:rPr>
          <w:rFonts w:ascii="Arial" w:hAnsi="Arial" w:cs="Arial"/>
        </w:rPr>
      </w:pPr>
      <w:r w:rsidRPr="00C72BB6">
        <w:rPr>
          <w:rFonts w:ascii="Arial" w:hAnsi="Arial" w:cs="Arial"/>
        </w:rPr>
        <w:t xml:space="preserve">Master Location Data module </w:t>
      </w:r>
      <w:r w:rsidR="0099555F" w:rsidRPr="00C72BB6">
        <w:rPr>
          <w:rFonts w:ascii="Arial" w:hAnsi="Arial" w:cs="Arial"/>
        </w:rPr>
        <w:t>exposes the follo</w:t>
      </w:r>
      <w:r w:rsidRPr="00C72BB6">
        <w:rPr>
          <w:rFonts w:ascii="Arial" w:hAnsi="Arial" w:cs="Arial"/>
        </w:rPr>
        <w:t>wing services to other modules:</w:t>
      </w:r>
    </w:p>
    <w:p w:rsidR="0099555F" w:rsidRPr="00C72BB6" w:rsidRDefault="0099555F" w:rsidP="00AD5C2F">
      <w:pPr>
        <w:pStyle w:val="Heading3"/>
        <w:numPr>
          <w:ilvl w:val="2"/>
          <w:numId w:val="47"/>
        </w:numPr>
      </w:pPr>
      <w:bookmarkStart w:id="1686" w:name="_Toc416719455"/>
      <w:r w:rsidRPr="00C72BB6">
        <w:t>Location Data</w:t>
      </w:r>
      <w:r w:rsidR="004F7A2B" w:rsidRPr="00C72BB6">
        <w:t xml:space="preserve"> Service</w:t>
      </w:r>
      <w:bookmarkEnd w:id="1686"/>
    </w:p>
    <w:p w:rsidR="0099555F" w:rsidRPr="00C72BB6" w:rsidRDefault="0089065F" w:rsidP="005B1FD3">
      <w:pPr>
        <w:pStyle w:val="ListParagraph"/>
        <w:numPr>
          <w:ilvl w:val="0"/>
          <w:numId w:val="23"/>
        </w:numPr>
        <w:spacing w:line="360" w:lineRule="auto"/>
        <w:ind w:left="662"/>
        <w:rPr>
          <w:rFonts w:ascii="Arial" w:hAnsi="Arial" w:cs="Arial"/>
        </w:rPr>
      </w:pPr>
      <w:r w:rsidRPr="00C72BB6">
        <w:rPr>
          <w:rFonts w:ascii="Arial" w:hAnsi="Arial" w:cs="Arial"/>
        </w:rPr>
        <w:t>This service consists of the following APIs:</w:t>
      </w:r>
    </w:p>
    <w:p w:rsidR="0099555F" w:rsidRPr="00C72BB6" w:rsidRDefault="00427C99" w:rsidP="00AD5C2F">
      <w:pPr>
        <w:pStyle w:val="Heading4"/>
        <w:numPr>
          <w:ilvl w:val="3"/>
          <w:numId w:val="47"/>
        </w:numPr>
      </w:pPr>
      <w:bookmarkStart w:id="1687" w:name="_Ref415075701"/>
      <w:r w:rsidRPr="00C72BB6">
        <w:t>V</w:t>
      </w:r>
      <w:r w:rsidR="0099555F" w:rsidRPr="00C72BB6">
        <w:t>alidate</w:t>
      </w:r>
      <w:r w:rsidRPr="00C72BB6">
        <w:t xml:space="preserve"> </w:t>
      </w:r>
      <w:r w:rsidR="0099555F" w:rsidRPr="00C72BB6">
        <w:t>Location</w:t>
      </w:r>
      <w:bookmarkEnd w:id="1687"/>
    </w:p>
    <w:p w:rsidR="00433AC6" w:rsidRPr="00C72BB6" w:rsidDel="00433AC6" w:rsidRDefault="00433AC6" w:rsidP="00433AC6">
      <w:pPr>
        <w:pStyle w:val="ListParagraph"/>
        <w:numPr>
          <w:ilvl w:val="0"/>
          <w:numId w:val="23"/>
        </w:numPr>
        <w:spacing w:line="360" w:lineRule="auto"/>
        <w:ind w:left="662"/>
        <w:rPr>
          <w:rFonts w:ascii="Arial" w:hAnsi="Arial" w:cs="Arial"/>
        </w:rPr>
      </w:pPr>
      <w:r w:rsidRPr="00C72BB6" w:rsidDel="00433AC6">
        <w:rPr>
          <w:rFonts w:ascii="Arial" w:hAnsi="Arial" w:cs="Arial"/>
        </w:rPr>
        <w:t xml:space="preserve">Signature : </w:t>
      </w:r>
      <w:r w:rsidRPr="00C72BB6" w:rsidDel="00433AC6">
        <w:rPr>
          <w:rFonts w:ascii="Arial" w:hAnsi="Arial" w:cs="Arial"/>
          <w:i/>
        </w:rPr>
        <w:t>boolean validateLocation(Long stateId, Long districtId);</w:t>
      </w:r>
    </w:p>
    <w:p w:rsidR="0099555F" w:rsidRPr="00C72BB6" w:rsidRDefault="00427C99" w:rsidP="005B1FD3">
      <w:pPr>
        <w:pStyle w:val="ListParagraph"/>
        <w:numPr>
          <w:ilvl w:val="0"/>
          <w:numId w:val="23"/>
        </w:numPr>
        <w:spacing w:line="360" w:lineRule="auto"/>
        <w:ind w:left="662"/>
        <w:rPr>
          <w:rFonts w:ascii="Arial" w:hAnsi="Arial" w:cs="Arial"/>
        </w:rPr>
      </w:pPr>
      <w:r w:rsidRPr="00C72BB6">
        <w:rPr>
          <w:rFonts w:ascii="Arial" w:hAnsi="Arial" w:cs="Arial"/>
        </w:rPr>
        <w:t>This API verifies whether the State and District for the given StateId and DistrictId exist in the database.</w:t>
      </w:r>
    </w:p>
    <w:p w:rsidR="00E5343C" w:rsidRPr="00C72BB6" w:rsidRDefault="00E5343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API returns </w:t>
      </w:r>
      <w:r w:rsidR="00080AE9" w:rsidRPr="00C72BB6">
        <w:rPr>
          <w:rFonts w:ascii="Arial" w:hAnsi="Arial" w:cs="Arial"/>
        </w:rPr>
        <w:t>b</w:t>
      </w:r>
      <w:r w:rsidRPr="00C72BB6">
        <w:rPr>
          <w:rFonts w:ascii="Arial" w:hAnsi="Arial" w:cs="Arial"/>
        </w:rPr>
        <w:t xml:space="preserve">oolean response </w:t>
      </w:r>
      <w:r w:rsidR="00080AE9" w:rsidRPr="00C72BB6">
        <w:rPr>
          <w:rFonts w:ascii="Arial" w:hAnsi="Arial" w:cs="Arial"/>
        </w:rPr>
        <w:t>after validating stateId and districtId.</w:t>
      </w:r>
    </w:p>
    <w:p w:rsidR="0099555F" w:rsidRPr="00C72BB6" w:rsidRDefault="00427C99" w:rsidP="00AD5C2F">
      <w:pPr>
        <w:pStyle w:val="Heading4"/>
        <w:numPr>
          <w:ilvl w:val="3"/>
          <w:numId w:val="47"/>
        </w:numPr>
      </w:pPr>
      <w:r w:rsidRPr="00C72BB6">
        <w:t xml:space="preserve">Get </w:t>
      </w:r>
      <w:r w:rsidR="0099555F" w:rsidRPr="00C72BB6">
        <w:t>State</w:t>
      </w:r>
      <w:r w:rsidRPr="00C72BB6">
        <w:t xml:space="preserve"> b</w:t>
      </w:r>
      <w:r w:rsidR="0099555F" w:rsidRPr="00C72BB6">
        <w:t>y</w:t>
      </w:r>
      <w:r w:rsidRPr="00C72BB6">
        <w:t xml:space="preserve"> C</w:t>
      </w:r>
      <w:r w:rsidR="0099555F" w:rsidRPr="00C72BB6">
        <w:t>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w:t>
      </w:r>
      <w:r w:rsidRPr="00C72BB6">
        <w:rPr>
          <w:rFonts w:ascii="Arial" w:hAnsi="Arial" w:cs="Arial"/>
          <w:i/>
        </w:rPr>
        <w:t>State getStateByCode(Long stateCode);</w:t>
      </w:r>
    </w:p>
    <w:p w:rsidR="0099555F" w:rsidRPr="00C72BB6" w:rsidRDefault="00427C99"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State </w:t>
      </w:r>
      <w:r w:rsidR="00D200E5" w:rsidRPr="00C72BB6">
        <w:rPr>
          <w:rFonts w:ascii="Arial" w:hAnsi="Arial" w:cs="Arial"/>
        </w:rPr>
        <w:t>record</w:t>
      </w:r>
      <w:r w:rsidRPr="00C72BB6">
        <w:rPr>
          <w:rFonts w:ascii="Arial" w:hAnsi="Arial" w:cs="Arial"/>
        </w:rPr>
        <w:t xml:space="preserve"> for the given </w:t>
      </w:r>
      <w:r w:rsidR="0099555F" w:rsidRPr="00C72BB6">
        <w:rPr>
          <w:rFonts w:ascii="Arial" w:hAnsi="Arial" w:cs="Arial"/>
        </w:rPr>
        <w:t>State</w:t>
      </w:r>
      <w:r w:rsidR="00D200E5" w:rsidRPr="00C72BB6">
        <w:rPr>
          <w:rFonts w:ascii="Arial" w:hAnsi="Arial" w:cs="Arial"/>
        </w:rPr>
        <w:t xml:space="preserve"> Census </w:t>
      </w:r>
      <w:r w:rsidR="0099555F" w:rsidRPr="00C72BB6">
        <w:rPr>
          <w:rFonts w:ascii="Arial" w:hAnsi="Arial" w:cs="Arial"/>
        </w:rPr>
        <w:t>Code.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District</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w:t>
      </w:r>
      <w:r w:rsidRPr="00C72BB6">
        <w:rPr>
          <w:rFonts w:ascii="Arial" w:hAnsi="Arial" w:cs="Arial"/>
          <w:i/>
        </w:rPr>
        <w:t>District getDistrictByCode(Long stateId, Long districtCode);</w:t>
      </w:r>
    </w:p>
    <w:p w:rsidR="00D200E5"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This API returns the District record for the given s</w:t>
      </w:r>
      <w:r w:rsidRPr="00C72BB6">
        <w:rPr>
          <w:rFonts w:ascii="Arial" w:hAnsi="Arial" w:cs="Arial"/>
          <w:i/>
        </w:rPr>
        <w:t>tateId</w:t>
      </w:r>
      <w:r w:rsidRPr="00C72BB6">
        <w:rPr>
          <w:rFonts w:ascii="Arial" w:hAnsi="Arial" w:cs="Arial"/>
        </w:rPr>
        <w:t xml:space="preserve"> (State table key) and District Census code.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Taluka</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Taluka getTalukaByCode(Long districtId, Long talukaCode);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 xml:space="preserve">Taluka record for given </w:t>
      </w:r>
      <w:r w:rsidRPr="00C72BB6">
        <w:rPr>
          <w:rFonts w:ascii="Arial" w:hAnsi="Arial" w:cs="Arial"/>
          <w:i/>
        </w:rPr>
        <w:t>districtId</w:t>
      </w:r>
      <w:r w:rsidRPr="00C72BB6">
        <w:rPr>
          <w:rFonts w:ascii="Arial" w:hAnsi="Arial" w:cs="Arial"/>
        </w:rPr>
        <w:t xml:space="preserve"> (District table key) and </w:t>
      </w:r>
      <w:r w:rsidR="0099555F" w:rsidRPr="00C72BB6">
        <w:rPr>
          <w:rFonts w:ascii="Arial" w:hAnsi="Arial" w:cs="Arial"/>
        </w:rPr>
        <w:t xml:space="preserve">Taluka </w:t>
      </w:r>
      <w:r w:rsidRPr="00C72BB6">
        <w:rPr>
          <w:rFonts w:ascii="Arial" w:hAnsi="Arial" w:cs="Arial"/>
        </w:rPr>
        <w:t>Census c</w:t>
      </w:r>
      <w:r w:rsidR="0099555F" w:rsidRPr="00C72BB6">
        <w:rPr>
          <w:rFonts w:ascii="Arial" w:hAnsi="Arial" w:cs="Arial"/>
        </w:rPr>
        <w:t>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Health</w:t>
      </w:r>
      <w:r w:rsidRPr="00C72BB6">
        <w:t xml:space="preserve"> </w:t>
      </w:r>
      <w:r w:rsidR="0099555F" w:rsidRPr="00C72BB6">
        <w:t>Block</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HealthBlock getHealthBlockByCode(Long talukaId, Long healthBlockCode);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HealthBlock recor</w:t>
      </w:r>
      <w:r w:rsidRPr="00C72BB6">
        <w:rPr>
          <w:rFonts w:ascii="Arial" w:hAnsi="Arial" w:cs="Arial"/>
        </w:rPr>
        <w:t xml:space="preserve">d for given </w:t>
      </w:r>
      <w:r w:rsidRPr="00C72BB6">
        <w:rPr>
          <w:rFonts w:ascii="Arial" w:hAnsi="Arial" w:cs="Arial"/>
          <w:i/>
        </w:rPr>
        <w:t>talukaId</w:t>
      </w:r>
      <w:r w:rsidRPr="00C72BB6">
        <w:rPr>
          <w:rFonts w:ascii="Arial" w:hAnsi="Arial" w:cs="Arial"/>
        </w:rPr>
        <w:t xml:space="preserve"> (Taluka table key) and HealthBlock Census c</w:t>
      </w:r>
      <w:r w:rsidR="0099555F" w:rsidRPr="00C72BB6">
        <w:rPr>
          <w:rFonts w:ascii="Arial" w:hAnsi="Arial" w:cs="Arial"/>
        </w:rPr>
        <w:t>ode.</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Health</w:t>
      </w:r>
      <w:r w:rsidRPr="00C72BB6">
        <w:t xml:space="preserve"> </w:t>
      </w:r>
      <w:r w:rsidR="0099555F" w:rsidRPr="00C72BB6">
        <w:t>Facility</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HealthFacility getHealthFacilityByCode(Long healthBlockId, Long healthFacilityCode);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Health</w:t>
      </w:r>
      <w:r w:rsidRPr="00C72BB6">
        <w:rPr>
          <w:rFonts w:ascii="Arial" w:hAnsi="Arial" w:cs="Arial"/>
        </w:rPr>
        <w:t xml:space="preserve"> </w:t>
      </w:r>
      <w:r w:rsidR="0099555F" w:rsidRPr="00C72BB6">
        <w:rPr>
          <w:rFonts w:ascii="Arial" w:hAnsi="Arial" w:cs="Arial"/>
        </w:rPr>
        <w:t xml:space="preserve">Facility record for given </w:t>
      </w:r>
      <w:r w:rsidRPr="00C72BB6">
        <w:rPr>
          <w:rFonts w:ascii="Arial" w:hAnsi="Arial" w:cs="Arial"/>
          <w:i/>
        </w:rPr>
        <w:t>healthBlockId</w:t>
      </w:r>
      <w:r w:rsidRPr="00C72BB6">
        <w:rPr>
          <w:rFonts w:ascii="Arial" w:hAnsi="Arial" w:cs="Arial"/>
        </w:rPr>
        <w:t xml:space="preserve"> (HealthBlock table key) and Health Facility Census Code </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Health</w:t>
      </w:r>
      <w:r w:rsidRPr="00C72BB6">
        <w:t xml:space="preserve"> </w:t>
      </w:r>
      <w:r w:rsidR="0099555F" w:rsidRPr="00C72BB6">
        <w:t>Sub</w:t>
      </w:r>
      <w:r w:rsidRPr="00C72BB6">
        <w:t>-</w:t>
      </w:r>
      <w:r w:rsidR="0099555F" w:rsidRPr="00C72BB6">
        <w:t>Facility</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HealthSubFacility getHealthSubFacilityByCode(Long healthFacilityId, Long healthSubFacilityCode);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Health</w:t>
      </w:r>
      <w:r w:rsidRPr="00C72BB6">
        <w:rPr>
          <w:rFonts w:ascii="Arial" w:hAnsi="Arial" w:cs="Arial"/>
        </w:rPr>
        <w:t xml:space="preserve"> </w:t>
      </w:r>
      <w:r w:rsidR="0099555F" w:rsidRPr="00C72BB6">
        <w:rPr>
          <w:rFonts w:ascii="Arial" w:hAnsi="Arial" w:cs="Arial"/>
        </w:rPr>
        <w:t>Sub</w:t>
      </w:r>
      <w:r w:rsidRPr="00C72BB6">
        <w:rPr>
          <w:rFonts w:ascii="Arial" w:hAnsi="Arial" w:cs="Arial"/>
        </w:rPr>
        <w:t>-</w:t>
      </w:r>
      <w:r w:rsidR="0099555F" w:rsidRPr="00C72BB6">
        <w:rPr>
          <w:rFonts w:ascii="Arial" w:hAnsi="Arial" w:cs="Arial"/>
        </w:rPr>
        <w:t xml:space="preserve">Facility record for given </w:t>
      </w:r>
      <w:r w:rsidRPr="00C72BB6">
        <w:rPr>
          <w:rFonts w:ascii="Arial" w:hAnsi="Arial" w:cs="Arial"/>
          <w:i/>
        </w:rPr>
        <w:t>healthFacilityId</w:t>
      </w:r>
      <w:r w:rsidRPr="00C72BB6">
        <w:rPr>
          <w:rFonts w:ascii="Arial" w:hAnsi="Arial" w:cs="Arial"/>
        </w:rPr>
        <w:t xml:space="preserve"> </w:t>
      </w:r>
      <w:r w:rsidR="00B73472" w:rsidRPr="00C72BB6">
        <w:rPr>
          <w:rFonts w:ascii="Arial" w:hAnsi="Arial" w:cs="Arial"/>
        </w:rPr>
        <w:t>(H</w:t>
      </w:r>
      <w:r w:rsidRPr="00C72BB6">
        <w:rPr>
          <w:rFonts w:ascii="Arial" w:hAnsi="Arial" w:cs="Arial"/>
        </w:rPr>
        <w:t>e</w:t>
      </w:r>
      <w:r w:rsidR="00B73472" w:rsidRPr="00C72BB6">
        <w:rPr>
          <w:rFonts w:ascii="Arial" w:hAnsi="Arial" w:cs="Arial"/>
        </w:rPr>
        <w:t>a</w:t>
      </w:r>
      <w:r w:rsidRPr="00C72BB6">
        <w:rPr>
          <w:rFonts w:ascii="Arial" w:hAnsi="Arial" w:cs="Arial"/>
        </w:rPr>
        <w:t>lthFacility table key) and health Sub-Facility Census Code</w:t>
      </w:r>
      <w:r w:rsidR="00080AE9" w:rsidRPr="00C72BB6">
        <w:rPr>
          <w:rFonts w:ascii="Arial" w:hAnsi="Arial" w:cs="Arial"/>
        </w:rPr>
        <w:t>.</w:t>
      </w:r>
    </w:p>
    <w:p w:rsidR="0099555F" w:rsidRPr="00C72BB6" w:rsidRDefault="00D200E5" w:rsidP="00AD5C2F">
      <w:pPr>
        <w:pStyle w:val="Heading4"/>
        <w:numPr>
          <w:ilvl w:val="3"/>
          <w:numId w:val="47"/>
        </w:numPr>
      </w:pPr>
      <w:r w:rsidRPr="00C72BB6">
        <w:t>G</w:t>
      </w:r>
      <w:r w:rsidR="0099555F" w:rsidRPr="00C72BB6">
        <w:t>et</w:t>
      </w:r>
      <w:r w:rsidRPr="00C72BB6">
        <w:t xml:space="preserve"> </w:t>
      </w:r>
      <w:r w:rsidR="0099555F" w:rsidRPr="00C72BB6">
        <w:t>Village</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Village</w:t>
      </w:r>
      <w:r w:rsidRPr="00C72BB6">
        <w:rPr>
          <w:rFonts w:ascii="Arial" w:hAnsi="Arial" w:cs="Arial"/>
          <w:color w:val="333333"/>
          <w:sz w:val="20"/>
          <w:szCs w:val="20"/>
          <w:shd w:val="clear" w:color="auto" w:fill="FFFFFF"/>
        </w:rPr>
        <w:t xml:space="preserve"> </w:t>
      </w:r>
      <w:r w:rsidRPr="00C72BB6">
        <w:rPr>
          <w:rFonts w:ascii="Arial" w:hAnsi="Arial" w:cs="Arial"/>
          <w:i/>
        </w:rPr>
        <w:t>getVillageByCode(Long talukaId, Long villageCode);</w:t>
      </w:r>
    </w:p>
    <w:p w:rsidR="0099555F" w:rsidRPr="00C72BB6" w:rsidRDefault="00D200E5"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 xml:space="preserve">Village record for given </w:t>
      </w:r>
      <w:r w:rsidRPr="00C72BB6">
        <w:rPr>
          <w:rFonts w:ascii="Arial" w:hAnsi="Arial" w:cs="Arial"/>
        </w:rPr>
        <w:t xml:space="preserve">the </w:t>
      </w:r>
      <w:r w:rsidRPr="00C72BB6">
        <w:rPr>
          <w:rFonts w:ascii="Arial" w:hAnsi="Arial" w:cs="Arial"/>
          <w:i/>
        </w:rPr>
        <w:t>talukaId</w:t>
      </w:r>
      <w:r w:rsidRPr="00C72BB6">
        <w:rPr>
          <w:rFonts w:ascii="Arial" w:hAnsi="Arial" w:cs="Arial"/>
        </w:rPr>
        <w:t xml:space="preserve"> </w:t>
      </w:r>
      <w:r w:rsidR="00B73472" w:rsidRPr="00C72BB6">
        <w:rPr>
          <w:rFonts w:ascii="Arial" w:hAnsi="Arial" w:cs="Arial"/>
        </w:rPr>
        <w:t xml:space="preserve">(Taluka table key) </w:t>
      </w:r>
      <w:r w:rsidRPr="00C72BB6">
        <w:rPr>
          <w:rFonts w:ascii="Arial" w:hAnsi="Arial" w:cs="Arial"/>
        </w:rPr>
        <w:t xml:space="preserve">and </w:t>
      </w:r>
      <w:r w:rsidR="0099555F" w:rsidRPr="00C72BB6">
        <w:rPr>
          <w:rFonts w:ascii="Arial" w:hAnsi="Arial" w:cs="Arial"/>
        </w:rPr>
        <w:t>Village Census Code.</w:t>
      </w:r>
    </w:p>
    <w:p w:rsidR="0099555F" w:rsidRPr="00C72BB6" w:rsidRDefault="00B73472" w:rsidP="00AD5C2F">
      <w:pPr>
        <w:pStyle w:val="Heading4"/>
        <w:numPr>
          <w:ilvl w:val="3"/>
          <w:numId w:val="47"/>
        </w:numPr>
      </w:pPr>
      <w:r w:rsidRPr="00C72BB6">
        <w:t>G</w:t>
      </w:r>
      <w:r w:rsidR="0099555F" w:rsidRPr="00C72BB6">
        <w:t>et</w:t>
      </w:r>
      <w:r w:rsidRPr="00C72BB6">
        <w:t xml:space="preserve"> MA </w:t>
      </w:r>
      <w:r w:rsidR="0099555F" w:rsidRPr="00C72BB6">
        <w:t>Capping</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i/>
        </w:rPr>
      </w:pPr>
      <w:r w:rsidRPr="00C72BB6">
        <w:rPr>
          <w:rFonts w:ascii="Arial" w:hAnsi="Arial" w:cs="Arial"/>
        </w:rPr>
        <w:t xml:space="preserve">Signature : </w:t>
      </w:r>
      <w:r w:rsidRPr="00C72BB6">
        <w:rPr>
          <w:rFonts w:ascii="Arial" w:hAnsi="Arial" w:cs="Arial"/>
          <w:i/>
        </w:rPr>
        <w:t>Integer getMaCappingByCode(Long stateCode);</w:t>
      </w:r>
    </w:p>
    <w:p w:rsidR="0099555F" w:rsidRPr="00C72BB6" w:rsidRDefault="00B73472"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State</w:t>
      </w:r>
      <w:r w:rsidRPr="00C72BB6">
        <w:rPr>
          <w:rFonts w:ascii="Arial" w:hAnsi="Arial" w:cs="Arial"/>
        </w:rPr>
        <w:t xml:space="preserve"> </w:t>
      </w:r>
      <w:r w:rsidR="0099555F" w:rsidRPr="00C72BB6">
        <w:rPr>
          <w:rFonts w:ascii="Arial" w:hAnsi="Arial" w:cs="Arial"/>
        </w:rPr>
        <w:t xml:space="preserve">Level capping value for </w:t>
      </w:r>
      <w:r w:rsidRPr="00C72BB6">
        <w:rPr>
          <w:rFonts w:ascii="Arial" w:hAnsi="Arial" w:cs="Arial"/>
        </w:rPr>
        <w:t>MA</w:t>
      </w:r>
      <w:r w:rsidR="0099555F" w:rsidRPr="00C72BB6">
        <w:rPr>
          <w:rFonts w:ascii="Arial" w:hAnsi="Arial" w:cs="Arial"/>
        </w:rPr>
        <w:t xml:space="preserve"> health service</w:t>
      </w:r>
      <w:r w:rsidRPr="00C72BB6">
        <w:rPr>
          <w:rFonts w:ascii="Arial" w:hAnsi="Arial" w:cs="Arial"/>
        </w:rPr>
        <w:t xml:space="preserve"> given the state identifier</w:t>
      </w:r>
      <w:r w:rsidR="0099555F" w:rsidRPr="00C72BB6">
        <w:rPr>
          <w:rFonts w:ascii="Arial" w:hAnsi="Arial" w:cs="Arial"/>
        </w:rPr>
        <w:t>.</w:t>
      </w:r>
      <w:r w:rsidRPr="00C72BB6">
        <w:rPr>
          <w:rFonts w:ascii="Arial" w:hAnsi="Arial" w:cs="Arial"/>
        </w:rPr>
        <w:t xml:space="preserve"> The capping value is internally retrieved from the State table.</w:t>
      </w:r>
    </w:p>
    <w:p w:rsidR="0099555F" w:rsidRPr="00C72BB6" w:rsidRDefault="00B73472" w:rsidP="00AD5C2F">
      <w:pPr>
        <w:pStyle w:val="Heading4"/>
        <w:numPr>
          <w:ilvl w:val="3"/>
          <w:numId w:val="47"/>
        </w:numPr>
      </w:pPr>
      <w:r w:rsidRPr="00C72BB6">
        <w:t>G</w:t>
      </w:r>
      <w:r w:rsidR="0099555F" w:rsidRPr="00C72BB6">
        <w:t>et</w:t>
      </w:r>
      <w:r w:rsidRPr="00C72BB6">
        <w:t xml:space="preserve"> MK </w:t>
      </w:r>
      <w:r w:rsidR="0099555F" w:rsidRPr="00C72BB6">
        <w:t>Capping</w:t>
      </w:r>
      <w:r w:rsidRPr="00C72BB6">
        <w:t xml:space="preserve"> b</w:t>
      </w:r>
      <w:r w:rsidR="0099555F" w:rsidRPr="00C72BB6">
        <w:t>y</w:t>
      </w:r>
      <w:r w:rsidRPr="00C72BB6">
        <w:t xml:space="preserve"> </w:t>
      </w:r>
      <w:r w:rsidR="0099555F" w:rsidRPr="00C72BB6">
        <w:t>Code</w:t>
      </w:r>
    </w:p>
    <w:p w:rsidR="00433AC6" w:rsidRPr="00C72BB6" w:rsidRDefault="00433AC6" w:rsidP="00433AC6">
      <w:pPr>
        <w:pStyle w:val="ListParagraph"/>
        <w:numPr>
          <w:ilvl w:val="0"/>
          <w:numId w:val="23"/>
        </w:numPr>
        <w:spacing w:line="360" w:lineRule="auto"/>
        <w:ind w:left="662"/>
        <w:rPr>
          <w:rFonts w:ascii="Arial" w:hAnsi="Arial" w:cs="Arial"/>
          <w:i/>
        </w:rPr>
      </w:pPr>
      <w:r w:rsidRPr="00C72BB6">
        <w:rPr>
          <w:rFonts w:ascii="Arial" w:hAnsi="Arial" w:cs="Arial"/>
        </w:rPr>
        <w:t xml:space="preserve">Signature : </w:t>
      </w:r>
      <w:r w:rsidRPr="00C72BB6">
        <w:rPr>
          <w:rFonts w:ascii="Arial" w:hAnsi="Arial" w:cs="Arial"/>
          <w:i/>
        </w:rPr>
        <w:t>Integer getMkCappingByCode(Long stateCode);</w:t>
      </w:r>
    </w:p>
    <w:p w:rsidR="00EF53AC" w:rsidRPr="00C72BB6" w:rsidRDefault="00EF53AC" w:rsidP="005B1FD3">
      <w:pPr>
        <w:pStyle w:val="ListParagraph"/>
        <w:numPr>
          <w:ilvl w:val="0"/>
          <w:numId w:val="23"/>
        </w:numPr>
        <w:spacing w:line="360" w:lineRule="auto"/>
        <w:ind w:left="662"/>
        <w:rPr>
          <w:ins w:id="1688" w:author="Sumit Pabbi" w:date="2015-04-11T00:43:00Z"/>
          <w:rFonts w:ascii="Arial" w:hAnsi="Arial" w:cs="Arial"/>
        </w:rPr>
      </w:pPr>
      <w:r w:rsidRPr="00C72BB6">
        <w:rPr>
          <w:rFonts w:ascii="Arial" w:hAnsi="Arial" w:cs="Arial"/>
        </w:rPr>
        <w:t>This API returns the State Level capping value for MK health service given the state identifier. The capping value is internally retrieved from the State table.</w:t>
      </w:r>
    </w:p>
    <w:p w:rsidR="0073098F" w:rsidRPr="00C72BB6" w:rsidRDefault="0073098F" w:rsidP="00AD5C2F">
      <w:pPr>
        <w:pStyle w:val="Heading4"/>
        <w:numPr>
          <w:ilvl w:val="3"/>
          <w:numId w:val="1"/>
        </w:numPr>
        <w:rPr>
          <w:ins w:id="1689" w:author="Sumit Pabbi" w:date="2015-04-11T00:43:00Z"/>
        </w:rPr>
      </w:pPr>
      <w:bookmarkStart w:id="1690" w:name="_Ref416441045"/>
      <w:ins w:id="1691" w:author="Sumit Pabbi" w:date="2015-04-11T00:43:00Z">
        <w:r w:rsidRPr="00C72BB6">
          <w:t>Get MK Service Deployed by Code</w:t>
        </w:r>
        <w:bookmarkEnd w:id="1690"/>
      </w:ins>
    </w:p>
    <w:p w:rsidR="0073098F" w:rsidRPr="00C72BB6" w:rsidRDefault="0073098F" w:rsidP="0073098F">
      <w:pPr>
        <w:pStyle w:val="ListParagraph"/>
        <w:numPr>
          <w:ilvl w:val="0"/>
          <w:numId w:val="23"/>
        </w:numPr>
        <w:spacing w:line="360" w:lineRule="auto"/>
        <w:ind w:left="662"/>
        <w:rPr>
          <w:ins w:id="1692" w:author="Sumit Pabbi" w:date="2015-04-11T00:43:00Z"/>
          <w:rFonts w:ascii="Arial" w:hAnsi="Arial" w:cs="Arial"/>
          <w:i/>
        </w:rPr>
      </w:pPr>
      <w:ins w:id="1693" w:author="Sumit Pabbi" w:date="2015-04-11T00:43:00Z">
        <w:r w:rsidRPr="00C72BB6">
          <w:rPr>
            <w:rFonts w:ascii="Arial" w:hAnsi="Arial" w:cs="Arial"/>
          </w:rPr>
          <w:t xml:space="preserve">Signature : </w:t>
        </w:r>
        <w:r w:rsidRPr="00C72BB6">
          <w:rPr>
            <w:rFonts w:ascii="Arial" w:hAnsi="Arial" w:cs="Arial"/>
            <w:i/>
          </w:rPr>
          <w:t>Boolean getMkServiceDeployedByCode(Long stateCode);</w:t>
        </w:r>
      </w:ins>
    </w:p>
    <w:p w:rsidR="0073098F" w:rsidRPr="00C72BB6" w:rsidRDefault="0073098F" w:rsidP="0073098F">
      <w:pPr>
        <w:pStyle w:val="ListParagraph"/>
        <w:numPr>
          <w:ilvl w:val="0"/>
          <w:numId w:val="23"/>
        </w:numPr>
        <w:spacing w:line="360" w:lineRule="auto"/>
        <w:ind w:left="662"/>
        <w:rPr>
          <w:ins w:id="1694" w:author="gur30938" w:date="2015-04-13T13:39:00Z"/>
          <w:rFonts w:ascii="Arial" w:hAnsi="Arial" w:cs="Arial"/>
        </w:rPr>
      </w:pPr>
      <w:ins w:id="1695" w:author="Sumit Pabbi" w:date="2015-04-11T00:43:00Z">
        <w:r w:rsidRPr="00C72BB6">
          <w:rPr>
            <w:rFonts w:ascii="Arial" w:hAnsi="Arial" w:cs="Arial"/>
          </w:rPr>
          <w:t>This API returns the State Level deployment status of MK services</w:t>
        </w:r>
      </w:ins>
      <w:ins w:id="1696" w:author="gur30938" w:date="2015-04-13T13:39:00Z">
        <w:r w:rsidR="009F0718" w:rsidRPr="00C72BB6">
          <w:rPr>
            <w:rFonts w:ascii="Arial" w:hAnsi="Arial" w:cs="Arial"/>
          </w:rPr>
          <w:t xml:space="preserve"> from state table.</w:t>
        </w:r>
      </w:ins>
      <w:ins w:id="1697" w:author="Sumit Pabbi" w:date="2015-04-11T00:43:00Z">
        <w:del w:id="1698" w:author="gur30938" w:date="2015-04-13T13:39:00Z">
          <w:r w:rsidRPr="00C72BB6">
            <w:rPr>
              <w:rFonts w:ascii="Arial" w:hAnsi="Arial" w:cs="Arial"/>
            </w:rPr>
            <w:delText>.</w:delText>
          </w:r>
        </w:del>
      </w:ins>
    </w:p>
    <w:p w:rsidR="009F0718" w:rsidRPr="00C72BB6" w:rsidRDefault="009F0718" w:rsidP="0073098F">
      <w:pPr>
        <w:pStyle w:val="ListParagraph"/>
        <w:numPr>
          <w:ilvl w:val="0"/>
          <w:numId w:val="23"/>
        </w:numPr>
        <w:spacing w:line="360" w:lineRule="auto"/>
        <w:ind w:left="662"/>
        <w:rPr>
          <w:ins w:id="1699" w:author="Sumit Pabbi" w:date="2015-04-11T00:43:00Z"/>
          <w:rFonts w:ascii="Arial" w:hAnsi="Arial" w:cs="Arial"/>
        </w:rPr>
      </w:pPr>
      <w:bookmarkStart w:id="1700" w:name="_Ref416441051"/>
      <w:ins w:id="1701" w:author="gur30938" w:date="2015-04-13T13:40:00Z">
        <w:r w:rsidRPr="00C72BB6">
          <w:rPr>
            <w:rFonts w:ascii="Arial" w:hAnsi="Arial" w:cs="Arial"/>
          </w:rPr>
          <w:t>State table needs to be updated to change the deployment status of service.</w:t>
        </w:r>
      </w:ins>
    </w:p>
    <w:p w:rsidR="0073098F" w:rsidRPr="00C72BB6" w:rsidRDefault="0073098F" w:rsidP="00AD5C2F">
      <w:pPr>
        <w:pStyle w:val="Heading4"/>
        <w:numPr>
          <w:ilvl w:val="3"/>
          <w:numId w:val="1"/>
        </w:numPr>
        <w:rPr>
          <w:ins w:id="1702" w:author="Sumit Pabbi" w:date="2015-04-11T00:43:00Z"/>
        </w:rPr>
      </w:pPr>
      <w:bookmarkStart w:id="1703" w:name="_Ref416717269"/>
      <w:ins w:id="1704" w:author="Sumit Pabbi" w:date="2015-04-11T00:43:00Z">
        <w:r w:rsidRPr="00C72BB6">
          <w:t>Get MA Service Deployed by Code</w:t>
        </w:r>
        <w:bookmarkEnd w:id="1700"/>
        <w:bookmarkEnd w:id="1703"/>
      </w:ins>
    </w:p>
    <w:p w:rsidR="0073098F" w:rsidRPr="00C72BB6" w:rsidRDefault="0073098F" w:rsidP="0073098F">
      <w:pPr>
        <w:pStyle w:val="ListParagraph"/>
        <w:numPr>
          <w:ilvl w:val="0"/>
          <w:numId w:val="23"/>
        </w:numPr>
        <w:spacing w:line="360" w:lineRule="auto"/>
        <w:ind w:left="662"/>
        <w:rPr>
          <w:ins w:id="1705" w:author="Sumit Pabbi" w:date="2015-04-11T00:43:00Z"/>
          <w:rFonts w:ascii="Arial" w:hAnsi="Arial" w:cs="Arial"/>
          <w:i/>
        </w:rPr>
      </w:pPr>
      <w:ins w:id="1706" w:author="Sumit Pabbi" w:date="2015-04-11T00:43:00Z">
        <w:r w:rsidRPr="00C72BB6">
          <w:rPr>
            <w:rFonts w:ascii="Arial" w:hAnsi="Arial" w:cs="Arial"/>
          </w:rPr>
          <w:t xml:space="preserve">Signature : </w:t>
        </w:r>
        <w:r w:rsidRPr="00C72BB6">
          <w:rPr>
            <w:rFonts w:ascii="Arial" w:hAnsi="Arial" w:cs="Arial"/>
            <w:i/>
          </w:rPr>
          <w:t>Boolean getMkServiceDeployedByCode(Long stateCode);</w:t>
        </w:r>
      </w:ins>
    </w:p>
    <w:p w:rsidR="0073098F" w:rsidRPr="00C72BB6" w:rsidRDefault="0073098F" w:rsidP="0073098F">
      <w:pPr>
        <w:pStyle w:val="ListParagraph"/>
        <w:numPr>
          <w:ilvl w:val="0"/>
          <w:numId w:val="23"/>
        </w:numPr>
        <w:spacing w:line="360" w:lineRule="auto"/>
        <w:ind w:left="662"/>
        <w:rPr>
          <w:ins w:id="1707" w:author="gur30938" w:date="2015-04-13T13:40:00Z"/>
          <w:rFonts w:ascii="Arial" w:hAnsi="Arial" w:cs="Arial"/>
        </w:rPr>
      </w:pPr>
      <w:ins w:id="1708" w:author="Sumit Pabbi" w:date="2015-04-11T00:43:00Z">
        <w:r w:rsidRPr="00C72BB6">
          <w:rPr>
            <w:rFonts w:ascii="Arial" w:hAnsi="Arial" w:cs="Arial"/>
          </w:rPr>
          <w:t>This API returns the State Level deployment status of MA services</w:t>
        </w:r>
      </w:ins>
      <w:ins w:id="1709" w:author="gur30938" w:date="2015-04-13T13:40:00Z">
        <w:r w:rsidR="009F0718" w:rsidRPr="00C72BB6">
          <w:rPr>
            <w:rFonts w:ascii="Arial" w:hAnsi="Arial" w:cs="Arial"/>
          </w:rPr>
          <w:t xml:space="preserve"> from state table</w:t>
        </w:r>
        <w:r w:rsidRPr="00C72BB6">
          <w:rPr>
            <w:rFonts w:ascii="Arial" w:hAnsi="Arial" w:cs="Arial"/>
          </w:rPr>
          <w:t>.</w:t>
        </w:r>
      </w:ins>
    </w:p>
    <w:p w:rsidR="009F0718" w:rsidRPr="00C72BB6" w:rsidRDefault="009F0718" w:rsidP="009F0718">
      <w:pPr>
        <w:pStyle w:val="ListParagraph"/>
        <w:numPr>
          <w:ilvl w:val="0"/>
          <w:numId w:val="23"/>
        </w:numPr>
        <w:spacing w:line="360" w:lineRule="auto"/>
        <w:ind w:left="662"/>
        <w:rPr>
          <w:ins w:id="1710" w:author="gur30938" w:date="2015-04-13T13:40:00Z"/>
          <w:rFonts w:ascii="Arial" w:hAnsi="Arial" w:cs="Arial"/>
        </w:rPr>
      </w:pPr>
      <w:bookmarkStart w:id="1711" w:name="_Ref416441056"/>
      <w:ins w:id="1712" w:author="gur30938" w:date="2015-04-13T13:40:00Z">
        <w:r w:rsidRPr="00C72BB6">
          <w:rPr>
            <w:rFonts w:ascii="Arial" w:hAnsi="Arial" w:cs="Arial"/>
          </w:rPr>
          <w:t>State table needs to be updated to change the deployment status of service.</w:t>
        </w:r>
      </w:ins>
    </w:p>
    <w:p w:rsidR="0073098F" w:rsidRPr="00C72BB6" w:rsidRDefault="0073098F" w:rsidP="009F0718">
      <w:pPr>
        <w:pStyle w:val="ListParagraph"/>
        <w:spacing w:line="360" w:lineRule="auto"/>
        <w:ind w:left="662"/>
        <w:rPr>
          <w:ins w:id="1713" w:author="Sumit Pabbi" w:date="2015-04-11T00:43:00Z"/>
          <w:rFonts w:ascii="Arial" w:hAnsi="Arial" w:cs="Arial"/>
        </w:rPr>
      </w:pPr>
      <w:ins w:id="1714" w:author="Sumit Pabbi" w:date="2015-04-11T00:43:00Z">
        <w:del w:id="1715" w:author="gur30938" w:date="2015-04-13T13:40:00Z">
          <w:r w:rsidRPr="00C72BB6" w:rsidDel="009F0718">
            <w:rPr>
              <w:rFonts w:ascii="Arial" w:hAnsi="Arial" w:cs="Arial"/>
            </w:rPr>
            <w:delText>.</w:delText>
          </w:r>
        </w:del>
      </w:ins>
    </w:p>
    <w:p w:rsidR="0073098F" w:rsidRPr="00C72BB6" w:rsidRDefault="0073098F" w:rsidP="00AD5C2F">
      <w:pPr>
        <w:pStyle w:val="Heading4"/>
        <w:numPr>
          <w:ilvl w:val="3"/>
          <w:numId w:val="1"/>
        </w:numPr>
        <w:rPr>
          <w:ins w:id="1716" w:author="Sumit Pabbi" w:date="2015-04-11T00:43:00Z"/>
        </w:rPr>
      </w:pPr>
      <w:bookmarkStart w:id="1717" w:name="_Ref416717280"/>
      <w:ins w:id="1718" w:author="Sumit Pabbi" w:date="2015-04-11T00:43:00Z">
        <w:r w:rsidRPr="00C72BB6">
          <w:t>Get KK Service Deployed by Code</w:t>
        </w:r>
        <w:bookmarkEnd w:id="1711"/>
        <w:bookmarkEnd w:id="1717"/>
      </w:ins>
    </w:p>
    <w:p w:rsidR="0073098F" w:rsidRPr="00C72BB6" w:rsidRDefault="0073098F" w:rsidP="0073098F">
      <w:pPr>
        <w:pStyle w:val="ListParagraph"/>
        <w:numPr>
          <w:ilvl w:val="0"/>
          <w:numId w:val="23"/>
        </w:numPr>
        <w:spacing w:line="360" w:lineRule="auto"/>
        <w:ind w:left="662"/>
        <w:rPr>
          <w:ins w:id="1719" w:author="Sumit Pabbi" w:date="2015-04-11T00:43:00Z"/>
          <w:rFonts w:ascii="Arial" w:hAnsi="Arial" w:cs="Arial"/>
          <w:i/>
        </w:rPr>
      </w:pPr>
      <w:ins w:id="1720" w:author="Sumit Pabbi" w:date="2015-04-11T00:43:00Z">
        <w:r w:rsidRPr="00C72BB6">
          <w:rPr>
            <w:rFonts w:ascii="Arial" w:hAnsi="Arial" w:cs="Arial"/>
          </w:rPr>
          <w:t xml:space="preserve">Signature : </w:t>
        </w:r>
        <w:r w:rsidRPr="00C72BB6">
          <w:rPr>
            <w:rFonts w:ascii="Arial" w:hAnsi="Arial" w:cs="Arial"/>
            <w:i/>
          </w:rPr>
          <w:t>Boolean getMkServiceDeployedByCode(Long stateCode);</w:t>
        </w:r>
      </w:ins>
    </w:p>
    <w:p w:rsidR="0073098F" w:rsidRPr="00C72BB6" w:rsidRDefault="0073098F" w:rsidP="0073098F">
      <w:pPr>
        <w:pStyle w:val="ListParagraph"/>
        <w:numPr>
          <w:ilvl w:val="0"/>
          <w:numId w:val="23"/>
        </w:numPr>
        <w:spacing w:line="360" w:lineRule="auto"/>
        <w:ind w:left="662"/>
        <w:rPr>
          <w:ins w:id="1721" w:author="gur30938" w:date="2015-04-13T13:40:00Z"/>
          <w:rFonts w:ascii="Arial" w:hAnsi="Arial" w:cs="Arial"/>
        </w:rPr>
      </w:pPr>
      <w:ins w:id="1722" w:author="Sumit Pabbi" w:date="2015-04-11T00:43:00Z">
        <w:r w:rsidRPr="00C72BB6">
          <w:rPr>
            <w:rFonts w:ascii="Arial" w:hAnsi="Arial" w:cs="Arial"/>
          </w:rPr>
          <w:t>This API returns the State Level deployment status of KK services</w:t>
        </w:r>
      </w:ins>
      <w:ins w:id="1723" w:author="gur30938" w:date="2015-04-13T13:40:00Z">
        <w:r w:rsidR="009F0718" w:rsidRPr="00C72BB6">
          <w:rPr>
            <w:rFonts w:ascii="Arial" w:hAnsi="Arial" w:cs="Arial"/>
          </w:rPr>
          <w:t xml:space="preserve"> from state table</w:t>
        </w:r>
        <w:r w:rsidRPr="00C72BB6">
          <w:rPr>
            <w:rFonts w:ascii="Arial" w:hAnsi="Arial" w:cs="Arial"/>
          </w:rPr>
          <w:t>.</w:t>
        </w:r>
      </w:ins>
    </w:p>
    <w:p w:rsidR="009F0718" w:rsidRPr="00C72BB6" w:rsidRDefault="009F0718" w:rsidP="009F0718">
      <w:pPr>
        <w:pStyle w:val="ListParagraph"/>
        <w:numPr>
          <w:ilvl w:val="0"/>
          <w:numId w:val="23"/>
        </w:numPr>
        <w:spacing w:line="360" w:lineRule="auto"/>
        <w:ind w:left="662"/>
        <w:rPr>
          <w:ins w:id="1724" w:author="gur30938" w:date="2015-04-13T13:40:00Z"/>
          <w:rFonts w:ascii="Arial" w:hAnsi="Arial" w:cs="Arial"/>
        </w:rPr>
      </w:pPr>
      <w:bookmarkStart w:id="1725" w:name="_Ref416450484"/>
      <w:ins w:id="1726" w:author="gur30938" w:date="2015-04-13T13:40:00Z">
        <w:r w:rsidRPr="00C72BB6">
          <w:rPr>
            <w:rFonts w:ascii="Arial" w:hAnsi="Arial" w:cs="Arial"/>
          </w:rPr>
          <w:t>State table needs to be updated to change the deployment status of service.</w:t>
        </w:r>
      </w:ins>
    </w:p>
    <w:p w:rsidR="0073098F" w:rsidRPr="00C72BB6" w:rsidRDefault="0073098F" w:rsidP="009F0718">
      <w:pPr>
        <w:pStyle w:val="ListParagraph"/>
        <w:spacing w:line="360" w:lineRule="auto"/>
        <w:ind w:left="662"/>
        <w:rPr>
          <w:ins w:id="1727" w:author="Sumit Pabbi" w:date="2015-04-11T00:43:00Z"/>
          <w:rFonts w:ascii="Arial" w:hAnsi="Arial" w:cs="Arial"/>
        </w:rPr>
      </w:pPr>
      <w:ins w:id="1728" w:author="Sumit Pabbi" w:date="2015-04-11T00:43:00Z">
        <w:del w:id="1729" w:author="gur30938" w:date="2015-04-13T13:40:00Z">
          <w:r w:rsidRPr="00C72BB6" w:rsidDel="009F0718">
            <w:rPr>
              <w:rFonts w:ascii="Arial" w:hAnsi="Arial" w:cs="Arial"/>
            </w:rPr>
            <w:delText>.</w:delText>
          </w:r>
        </w:del>
      </w:ins>
    </w:p>
    <w:p w:rsidR="0073098F" w:rsidRPr="00C72BB6" w:rsidRDefault="0073098F" w:rsidP="00AD5C2F">
      <w:pPr>
        <w:pStyle w:val="Heading4"/>
        <w:numPr>
          <w:ilvl w:val="3"/>
          <w:numId w:val="1"/>
        </w:numPr>
        <w:rPr>
          <w:ins w:id="1730" w:author="Sumit Pabbi" w:date="2015-04-11T00:43:00Z"/>
        </w:rPr>
      </w:pPr>
      <w:bookmarkStart w:id="1731" w:name="_Ref416717289"/>
      <w:ins w:id="1732" w:author="Sumit Pabbi" w:date="2015-04-11T00:43:00Z">
        <w:r w:rsidRPr="00C72BB6">
          <w:t>Get WhiteListing Status by Code</w:t>
        </w:r>
        <w:bookmarkEnd w:id="1725"/>
        <w:bookmarkEnd w:id="1731"/>
      </w:ins>
    </w:p>
    <w:p w:rsidR="0073098F" w:rsidRPr="00C72BB6" w:rsidRDefault="0073098F" w:rsidP="0073098F">
      <w:pPr>
        <w:pStyle w:val="ListParagraph"/>
        <w:numPr>
          <w:ilvl w:val="0"/>
          <w:numId w:val="23"/>
        </w:numPr>
        <w:spacing w:line="360" w:lineRule="auto"/>
        <w:ind w:left="662"/>
        <w:rPr>
          <w:ins w:id="1733" w:author="Sumit Pabbi" w:date="2015-04-11T00:43:00Z"/>
          <w:rFonts w:ascii="Arial" w:hAnsi="Arial" w:cs="Arial"/>
          <w:i/>
        </w:rPr>
      </w:pPr>
      <w:ins w:id="1734" w:author="Sumit Pabbi" w:date="2015-04-11T00:43:00Z">
        <w:r w:rsidRPr="00C72BB6">
          <w:rPr>
            <w:rFonts w:ascii="Arial" w:hAnsi="Arial" w:cs="Arial"/>
          </w:rPr>
          <w:t xml:space="preserve">Signature : </w:t>
        </w:r>
        <w:r w:rsidRPr="00C72BB6">
          <w:rPr>
            <w:rFonts w:ascii="Arial" w:hAnsi="Arial" w:cs="Arial"/>
            <w:i/>
          </w:rPr>
          <w:t>Boolean getWhiteListingEnableStatusByCode(Long stateCode);</w:t>
        </w:r>
      </w:ins>
    </w:p>
    <w:p w:rsidR="0073098F" w:rsidRPr="00C72BB6" w:rsidDel="0073098F" w:rsidRDefault="0073098F" w:rsidP="0073098F">
      <w:pPr>
        <w:pStyle w:val="ListParagraph"/>
        <w:numPr>
          <w:ilvl w:val="0"/>
          <w:numId w:val="23"/>
        </w:numPr>
        <w:spacing w:line="360" w:lineRule="auto"/>
        <w:ind w:left="662"/>
        <w:rPr>
          <w:ins w:id="1735" w:author="gur30938" w:date="2015-04-13T13:40:00Z"/>
          <w:del w:id="1736" w:author="Sumit Pabbi" w:date="2015-04-11T00:44:00Z"/>
          <w:rFonts w:ascii="Arial" w:hAnsi="Arial" w:cs="Arial"/>
        </w:rPr>
      </w:pPr>
      <w:ins w:id="1737" w:author="Sumit Pabbi" w:date="2015-04-11T00:43:00Z">
        <w:r w:rsidRPr="00C72BB6">
          <w:rPr>
            <w:rFonts w:ascii="Arial" w:hAnsi="Arial" w:cs="Arial"/>
          </w:rPr>
          <w:t>This API returns the enable status of whitelisting on a state level</w:t>
        </w:r>
      </w:ins>
      <w:ins w:id="1738" w:author="gur30938" w:date="2015-04-13T13:40:00Z">
        <w:r w:rsidR="00711CDF" w:rsidRPr="00C72BB6">
          <w:rPr>
            <w:rFonts w:ascii="Arial" w:hAnsi="Arial" w:cs="Arial"/>
          </w:rPr>
          <w:t xml:space="preserve"> from state table</w:t>
        </w:r>
        <w:r w:rsidRPr="00C72BB6">
          <w:rPr>
            <w:rFonts w:ascii="Arial" w:hAnsi="Arial" w:cs="Arial"/>
          </w:rPr>
          <w:t>.</w:t>
        </w:r>
      </w:ins>
    </w:p>
    <w:p w:rsidR="00711CDF" w:rsidRPr="00C72BB6" w:rsidRDefault="00711CDF" w:rsidP="00711CDF">
      <w:pPr>
        <w:pStyle w:val="ListParagraph"/>
        <w:numPr>
          <w:ilvl w:val="0"/>
          <w:numId w:val="23"/>
        </w:numPr>
        <w:spacing w:line="360" w:lineRule="auto"/>
        <w:ind w:left="662"/>
        <w:rPr>
          <w:ins w:id="1739" w:author="gur30938" w:date="2015-04-13T13:40:00Z"/>
          <w:rFonts w:ascii="Arial" w:hAnsi="Arial" w:cs="Arial"/>
        </w:rPr>
      </w:pPr>
      <w:ins w:id="1740" w:author="gur30938" w:date="2015-04-13T13:40:00Z">
        <w:r w:rsidRPr="00C72BB6">
          <w:rPr>
            <w:rFonts w:ascii="Arial" w:hAnsi="Arial" w:cs="Arial"/>
          </w:rPr>
          <w:t xml:space="preserve">State table needs to be updated to change the </w:t>
        </w:r>
      </w:ins>
      <w:ins w:id="1741" w:author="gur30938" w:date="2015-04-13T13:41:00Z">
        <w:r w:rsidR="001F0249" w:rsidRPr="00C72BB6">
          <w:rPr>
            <w:rFonts w:ascii="Arial" w:hAnsi="Arial" w:cs="Arial"/>
          </w:rPr>
          <w:t>whiteList enablement for users in the state</w:t>
        </w:r>
      </w:ins>
      <w:ins w:id="1742" w:author="gur30938" w:date="2015-04-13T13:40:00Z">
        <w:r w:rsidRPr="00C72BB6">
          <w:rPr>
            <w:rFonts w:ascii="Arial" w:hAnsi="Arial" w:cs="Arial"/>
          </w:rPr>
          <w:t>.</w:t>
        </w:r>
      </w:ins>
    </w:p>
    <w:p w:rsidR="0073098F" w:rsidRPr="00C72BB6" w:rsidDel="0073098F" w:rsidRDefault="0073098F" w:rsidP="00711CDF">
      <w:pPr>
        <w:pStyle w:val="ListParagraph"/>
        <w:spacing w:line="360" w:lineRule="auto"/>
        <w:ind w:left="662"/>
        <w:rPr>
          <w:del w:id="1743" w:author="Sumit Pabbi" w:date="2015-04-11T00:44:00Z"/>
          <w:rFonts w:ascii="Arial" w:hAnsi="Arial" w:cs="Arial"/>
        </w:rPr>
      </w:pPr>
      <w:ins w:id="1744" w:author="Sumit Pabbi" w:date="2015-04-11T00:43:00Z">
        <w:del w:id="1745" w:author="gur30938" w:date="2015-04-13T13:40:00Z">
          <w:r w:rsidRPr="00C72BB6" w:rsidDel="00711CDF">
            <w:rPr>
              <w:rFonts w:ascii="Arial" w:hAnsi="Arial" w:cs="Arial"/>
            </w:rPr>
            <w:delText>.</w:delText>
          </w:r>
        </w:del>
      </w:ins>
      <w:bookmarkStart w:id="1746" w:name="_Toc416717917"/>
      <w:bookmarkStart w:id="1747" w:name="_Toc416719456"/>
      <w:bookmarkEnd w:id="1746"/>
      <w:bookmarkEnd w:id="1747"/>
    </w:p>
    <w:p w:rsidR="0099555F" w:rsidRPr="00C72BB6" w:rsidRDefault="0099555F" w:rsidP="00AD5C2F">
      <w:pPr>
        <w:pStyle w:val="Heading3"/>
        <w:numPr>
          <w:ilvl w:val="2"/>
          <w:numId w:val="47"/>
        </w:numPr>
      </w:pPr>
      <w:bookmarkStart w:id="1748" w:name="_Toc416719457"/>
      <w:r w:rsidRPr="00C72BB6">
        <w:t>Language</w:t>
      </w:r>
      <w:r w:rsidR="00D200E5" w:rsidRPr="00C72BB6">
        <w:t xml:space="preserve"> </w:t>
      </w:r>
      <w:r w:rsidRPr="00C72BB6">
        <w:t>Location</w:t>
      </w:r>
      <w:r w:rsidR="00D200E5" w:rsidRPr="00C72BB6">
        <w:t xml:space="preserve"> </w:t>
      </w:r>
      <w:r w:rsidRPr="00C72BB6">
        <w:t>Code</w:t>
      </w:r>
      <w:r w:rsidR="00D200E5" w:rsidRPr="00C72BB6">
        <w:t xml:space="preserve"> Service</w:t>
      </w:r>
      <w:bookmarkEnd w:id="1748"/>
    </w:p>
    <w:p w:rsidR="0099555F" w:rsidRPr="00C72BB6" w:rsidRDefault="00EF53AC" w:rsidP="00EF53AC">
      <w:pPr>
        <w:spacing w:line="360" w:lineRule="auto"/>
        <w:rPr>
          <w:rFonts w:ascii="Arial" w:hAnsi="Arial" w:cs="Arial"/>
        </w:rPr>
      </w:pPr>
      <w:r w:rsidRPr="00C72BB6">
        <w:rPr>
          <w:rFonts w:ascii="Arial" w:hAnsi="Arial" w:cs="Arial"/>
        </w:rPr>
        <w:t>This</w:t>
      </w:r>
      <w:r w:rsidR="0099555F" w:rsidRPr="00C72BB6">
        <w:rPr>
          <w:rFonts w:ascii="Arial" w:hAnsi="Arial" w:cs="Arial"/>
        </w:rPr>
        <w:t xml:space="preserve"> service provide</w:t>
      </w:r>
      <w:r w:rsidRPr="00C72BB6">
        <w:rPr>
          <w:rFonts w:ascii="Arial" w:hAnsi="Arial" w:cs="Arial"/>
        </w:rPr>
        <w:t>s</w:t>
      </w:r>
      <w:r w:rsidR="0099555F" w:rsidRPr="00C72BB6">
        <w:rPr>
          <w:rFonts w:ascii="Arial" w:hAnsi="Arial" w:cs="Arial"/>
        </w:rPr>
        <w:t xml:space="preserve"> LLC value</w:t>
      </w:r>
      <w:r w:rsidRPr="00C72BB6">
        <w:rPr>
          <w:rFonts w:ascii="Arial" w:hAnsi="Arial" w:cs="Arial"/>
        </w:rPr>
        <w:t>s</w:t>
      </w:r>
      <w:r w:rsidR="0099555F" w:rsidRPr="00C72BB6">
        <w:rPr>
          <w:rFonts w:ascii="Arial" w:hAnsi="Arial" w:cs="Arial"/>
        </w:rPr>
        <w:t xml:space="preserve"> to other modules</w:t>
      </w:r>
      <w:r w:rsidRPr="00C72BB6">
        <w:rPr>
          <w:rFonts w:ascii="Arial" w:hAnsi="Arial" w:cs="Arial"/>
        </w:rPr>
        <w:t xml:space="preserve"> via the following APIs:</w:t>
      </w:r>
    </w:p>
    <w:p w:rsidR="0099555F" w:rsidRPr="00C72BB6" w:rsidRDefault="00EF53AC" w:rsidP="00AD5C2F">
      <w:pPr>
        <w:pStyle w:val="Heading4"/>
        <w:numPr>
          <w:ilvl w:val="3"/>
          <w:numId w:val="47"/>
        </w:numPr>
      </w:pPr>
      <w:bookmarkStart w:id="1749" w:name="_Ref415075839"/>
      <w:r w:rsidRPr="00C72BB6">
        <w:t>G</w:t>
      </w:r>
      <w:r w:rsidR="0099555F" w:rsidRPr="00C72BB6">
        <w:t>et</w:t>
      </w:r>
      <w:r w:rsidRPr="00C72BB6">
        <w:t xml:space="preserve"> </w:t>
      </w:r>
      <w:r w:rsidR="0099555F" w:rsidRPr="00C72BB6">
        <w:t>Record</w:t>
      </w:r>
      <w:r w:rsidRPr="00C72BB6">
        <w:t xml:space="preserve"> b</w:t>
      </w:r>
      <w:r w:rsidR="0099555F" w:rsidRPr="00C72BB6">
        <w:t>y</w:t>
      </w:r>
      <w:r w:rsidRPr="00C72BB6">
        <w:t xml:space="preserve"> </w:t>
      </w:r>
      <w:r w:rsidR="0099555F" w:rsidRPr="00C72BB6">
        <w:t>Location</w:t>
      </w:r>
      <w:bookmarkEnd w:id="1749"/>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LanguageLocationCode getRecordByLocationCode(Long stateCode, Long districtCode)</w:t>
      </w:r>
    </w:p>
    <w:p w:rsidR="0099555F" w:rsidRPr="00C72BB6" w:rsidRDefault="0099555F"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w:t>
      </w:r>
      <w:r w:rsidR="00EF53AC" w:rsidRPr="00C72BB6">
        <w:rPr>
          <w:rFonts w:ascii="Arial" w:hAnsi="Arial" w:cs="Arial"/>
        </w:rPr>
        <w:t>API</w:t>
      </w:r>
      <w:r w:rsidRPr="00C72BB6">
        <w:rPr>
          <w:rFonts w:ascii="Arial" w:hAnsi="Arial" w:cs="Arial"/>
        </w:rPr>
        <w:t xml:space="preserve"> returns the lang</w:t>
      </w:r>
      <w:r w:rsidR="00EF53AC" w:rsidRPr="00C72BB6">
        <w:rPr>
          <w:rFonts w:ascii="Arial" w:hAnsi="Arial" w:cs="Arial"/>
        </w:rPr>
        <w:t xml:space="preserve">uage location code record </w:t>
      </w:r>
      <w:r w:rsidR="00576CFD" w:rsidRPr="00C72BB6">
        <w:rPr>
          <w:rFonts w:ascii="Arial" w:hAnsi="Arial" w:cs="Arial"/>
        </w:rPr>
        <w:t xml:space="preserve">(refer </w:t>
      </w:r>
      <w:r w:rsidR="00087E3E">
        <w:fldChar w:fldCharType="begin"/>
      </w:r>
      <w:r w:rsidR="00087E3E">
        <w:instrText xml:space="preserve"> REF _Ref415073672 \r \h  \* MERGEFORMAT </w:instrText>
      </w:r>
      <w:r w:rsidR="00087E3E">
        <w:fldChar w:fldCharType="separate"/>
      </w:r>
      <w:ins w:id="1750" w:author="Sumit Pabbi" w:date="2015-04-13T20:05:00Z">
        <w:r w:rsidR="00655E56" w:rsidRPr="00C72BB6">
          <w:rPr>
            <w:rFonts w:ascii="Arial" w:hAnsi="Arial" w:cs="Arial"/>
          </w:rPr>
          <w:t>10.1.2</w:t>
        </w:r>
      </w:ins>
      <w:del w:id="1751" w:author="Sumit Pabbi" w:date="2015-04-10T23:02:00Z">
        <w:r w:rsidR="00576CFD" w:rsidRPr="00C72BB6" w:rsidDel="00C7075E">
          <w:rPr>
            <w:rFonts w:ascii="Arial" w:hAnsi="Arial" w:cs="Arial"/>
          </w:rPr>
          <w:delText>9.1.2</w:delText>
        </w:r>
      </w:del>
      <w:r w:rsidR="00087E3E">
        <w:fldChar w:fldCharType="end"/>
      </w:r>
      <w:r w:rsidR="00576CFD" w:rsidRPr="00C72BB6">
        <w:rPr>
          <w:rFonts w:ascii="Arial" w:hAnsi="Arial" w:cs="Arial"/>
        </w:rPr>
        <w:t xml:space="preserve">) </w:t>
      </w:r>
      <w:r w:rsidR="00EF53AC" w:rsidRPr="00C72BB6">
        <w:rPr>
          <w:rFonts w:ascii="Arial" w:hAnsi="Arial" w:cs="Arial"/>
        </w:rPr>
        <w:t>for the given s</w:t>
      </w:r>
      <w:r w:rsidRPr="00C72BB6">
        <w:rPr>
          <w:rFonts w:ascii="Arial" w:hAnsi="Arial" w:cs="Arial"/>
        </w:rPr>
        <w:t>tateCode</w:t>
      </w:r>
      <w:r w:rsidR="00EF53AC" w:rsidRPr="00C72BB6">
        <w:rPr>
          <w:rFonts w:ascii="Arial" w:hAnsi="Arial" w:cs="Arial"/>
        </w:rPr>
        <w:t xml:space="preserve"> and </w:t>
      </w:r>
      <w:r w:rsidRPr="00C72BB6">
        <w:rPr>
          <w:rFonts w:ascii="Arial" w:hAnsi="Arial" w:cs="Arial"/>
        </w:rPr>
        <w:t>districtCode</w:t>
      </w:r>
    </w:p>
    <w:p w:rsidR="007C2713" w:rsidRPr="00C72BB6" w:rsidRDefault="007C2713" w:rsidP="005B1FD3">
      <w:pPr>
        <w:pStyle w:val="ListParagraph"/>
        <w:numPr>
          <w:ilvl w:val="0"/>
          <w:numId w:val="23"/>
        </w:numPr>
        <w:spacing w:line="360" w:lineRule="auto"/>
        <w:ind w:left="662"/>
        <w:rPr>
          <w:rFonts w:ascii="Arial" w:hAnsi="Arial" w:cs="Arial"/>
        </w:rPr>
      </w:pPr>
      <w:r w:rsidRPr="00C72BB6">
        <w:rPr>
          <w:rFonts w:ascii="Arial" w:hAnsi="Arial" w:cs="Arial"/>
        </w:rPr>
        <w:t>Returns “null” if record is not found.</w:t>
      </w:r>
    </w:p>
    <w:p w:rsidR="0099555F" w:rsidRPr="00C72BB6" w:rsidRDefault="00EF53AC" w:rsidP="00AD5C2F">
      <w:pPr>
        <w:pStyle w:val="Heading4"/>
        <w:numPr>
          <w:ilvl w:val="3"/>
          <w:numId w:val="47"/>
        </w:numPr>
      </w:pPr>
      <w:bookmarkStart w:id="1752" w:name="_Ref415075822"/>
      <w:r w:rsidRPr="00C72BB6">
        <w:t>G</w:t>
      </w:r>
      <w:r w:rsidR="0099555F" w:rsidRPr="00C72BB6">
        <w:t>et</w:t>
      </w:r>
      <w:r w:rsidRPr="00C72BB6">
        <w:t xml:space="preserve"> </w:t>
      </w:r>
      <w:r w:rsidR="0099555F" w:rsidRPr="00C72BB6">
        <w:t>Record</w:t>
      </w:r>
      <w:r w:rsidRPr="00C72BB6">
        <w:t xml:space="preserve"> </w:t>
      </w:r>
      <w:r w:rsidR="0099555F" w:rsidRPr="00C72BB6">
        <w:t>By</w:t>
      </w:r>
      <w:r w:rsidRPr="00C72BB6">
        <w:t xml:space="preserve"> </w:t>
      </w:r>
      <w:r w:rsidR="0099555F" w:rsidRPr="00C72BB6">
        <w:t>Circle</w:t>
      </w:r>
      <w:r w:rsidRPr="00C72BB6">
        <w:t xml:space="preserve"> </w:t>
      </w:r>
      <w:r w:rsidR="0099555F" w:rsidRPr="00C72BB6">
        <w:t>Code</w:t>
      </w:r>
      <w:r w:rsidRPr="00C72BB6">
        <w:t xml:space="preserve"> </w:t>
      </w:r>
      <w:r w:rsidR="0099555F" w:rsidRPr="00C72BB6">
        <w:t>And</w:t>
      </w:r>
      <w:r w:rsidRPr="00C72BB6">
        <w:t xml:space="preserve"> </w:t>
      </w:r>
      <w:r w:rsidR="0099555F" w:rsidRPr="00C72BB6">
        <w:t>LangLocCode</w:t>
      </w:r>
      <w:bookmarkEnd w:id="1752"/>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LanguageLocationCode getRecordByCircleCodeAndLangLocCode(String circleCode, Integer langLocCode)</w:t>
      </w:r>
    </w:p>
    <w:p w:rsidR="0099555F"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language location code record for the given </w:t>
      </w:r>
      <w:r w:rsidR="0099555F" w:rsidRPr="00C72BB6">
        <w:rPr>
          <w:rFonts w:ascii="Arial" w:hAnsi="Arial" w:cs="Arial"/>
          <w:i/>
        </w:rPr>
        <w:t>circle</w:t>
      </w:r>
      <w:r w:rsidR="00495D8C" w:rsidRPr="00C72BB6">
        <w:rPr>
          <w:rFonts w:ascii="Arial" w:hAnsi="Arial" w:cs="Arial"/>
          <w:i/>
        </w:rPr>
        <w:t>C</w:t>
      </w:r>
      <w:r w:rsidRPr="00C72BB6">
        <w:rPr>
          <w:rFonts w:ascii="Arial" w:hAnsi="Arial" w:cs="Arial"/>
          <w:i/>
        </w:rPr>
        <w:t>ode</w:t>
      </w:r>
      <w:r w:rsidRPr="00C72BB6">
        <w:rPr>
          <w:rFonts w:ascii="Arial" w:hAnsi="Arial" w:cs="Arial"/>
        </w:rPr>
        <w:t xml:space="preserve"> and </w:t>
      </w:r>
      <w:r w:rsidRPr="00C72BB6">
        <w:rPr>
          <w:rFonts w:ascii="Arial" w:hAnsi="Arial" w:cs="Arial"/>
          <w:i/>
        </w:rPr>
        <w:t>l</w:t>
      </w:r>
      <w:r w:rsidR="0099555F" w:rsidRPr="00C72BB6">
        <w:rPr>
          <w:rFonts w:ascii="Arial" w:hAnsi="Arial" w:cs="Arial"/>
          <w:i/>
        </w:rPr>
        <w:t>anguageLocationCode</w:t>
      </w:r>
      <w:r w:rsidR="0099555F" w:rsidRPr="00C72BB6">
        <w:rPr>
          <w:rFonts w:ascii="Arial" w:hAnsi="Arial" w:cs="Arial"/>
        </w:rPr>
        <w:t>.</w:t>
      </w:r>
    </w:p>
    <w:p w:rsidR="00495D8C" w:rsidRPr="00C72BB6" w:rsidRDefault="00495D8C" w:rsidP="00495D8C">
      <w:pPr>
        <w:pStyle w:val="ListParagraph"/>
        <w:numPr>
          <w:ilvl w:val="0"/>
          <w:numId w:val="23"/>
        </w:numPr>
        <w:spacing w:line="360" w:lineRule="auto"/>
        <w:ind w:left="662"/>
        <w:rPr>
          <w:rFonts w:ascii="Arial" w:hAnsi="Arial" w:cs="Arial"/>
        </w:rPr>
      </w:pPr>
      <w:r w:rsidRPr="00C72BB6">
        <w:rPr>
          <w:rFonts w:ascii="Arial" w:hAnsi="Arial" w:cs="Arial"/>
        </w:rPr>
        <w:t>Returns “null” if record is not found.</w:t>
      </w:r>
    </w:p>
    <w:p w:rsidR="0099555F" w:rsidRPr="00C72BB6" w:rsidRDefault="00EF53AC" w:rsidP="00AD5C2F">
      <w:pPr>
        <w:pStyle w:val="Heading4"/>
        <w:numPr>
          <w:ilvl w:val="3"/>
          <w:numId w:val="47"/>
        </w:numPr>
      </w:pPr>
      <w:bookmarkStart w:id="1753" w:name="_Ref415063947"/>
      <w:r w:rsidRPr="00C72BB6">
        <w:t>G</w:t>
      </w:r>
      <w:r w:rsidR="0099555F" w:rsidRPr="00C72BB6">
        <w:t>et</w:t>
      </w:r>
      <w:r w:rsidRPr="00C72BB6">
        <w:t xml:space="preserve"> </w:t>
      </w:r>
      <w:r w:rsidR="0099555F" w:rsidRPr="00C72BB6">
        <w:t>LanguageLocationCode</w:t>
      </w:r>
      <w:r w:rsidRPr="00C72BB6">
        <w:t xml:space="preserve"> </w:t>
      </w:r>
      <w:r w:rsidR="0099555F" w:rsidRPr="00C72BB6">
        <w:t>By</w:t>
      </w:r>
      <w:r w:rsidRPr="00C72BB6">
        <w:t xml:space="preserve"> </w:t>
      </w:r>
      <w:r w:rsidR="0099555F" w:rsidRPr="00C72BB6">
        <w:t>Location</w:t>
      </w:r>
      <w:bookmarkEnd w:id="1753"/>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Integer getLanguageLocationCodeByLocationCode(Long stateCode, Long districtCode);</w:t>
      </w:r>
    </w:p>
    <w:p w:rsidR="0099555F"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w:t>
      </w:r>
      <w:r w:rsidR="0099555F" w:rsidRPr="00C72BB6">
        <w:rPr>
          <w:rFonts w:ascii="Arial" w:hAnsi="Arial" w:cs="Arial"/>
        </w:rPr>
        <w:t xml:space="preserve">value </w:t>
      </w:r>
      <w:r w:rsidRPr="00C72BB6">
        <w:rPr>
          <w:rFonts w:ascii="Arial" w:hAnsi="Arial" w:cs="Arial"/>
        </w:rPr>
        <w:t>of language</w:t>
      </w:r>
      <w:r w:rsidR="0099555F" w:rsidRPr="00C72BB6">
        <w:rPr>
          <w:rFonts w:ascii="Arial" w:hAnsi="Arial" w:cs="Arial"/>
        </w:rPr>
        <w:t xml:space="preserve"> location code for </w:t>
      </w:r>
      <w:r w:rsidRPr="00C72BB6">
        <w:rPr>
          <w:rFonts w:ascii="Arial" w:hAnsi="Arial" w:cs="Arial"/>
        </w:rPr>
        <w:t>the given</w:t>
      </w:r>
      <w:r w:rsidR="0099555F" w:rsidRPr="00C72BB6">
        <w:rPr>
          <w:rFonts w:ascii="Arial" w:hAnsi="Arial" w:cs="Arial"/>
        </w:rPr>
        <w:t xml:space="preserve"> location (state, district).</w:t>
      </w:r>
    </w:p>
    <w:p w:rsidR="00495D8C" w:rsidRPr="00C72BB6" w:rsidRDefault="00495D8C" w:rsidP="00495D8C">
      <w:pPr>
        <w:pStyle w:val="ListParagraph"/>
        <w:numPr>
          <w:ilvl w:val="0"/>
          <w:numId w:val="23"/>
        </w:numPr>
        <w:spacing w:line="360" w:lineRule="auto"/>
        <w:ind w:left="662"/>
        <w:rPr>
          <w:rFonts w:ascii="Arial" w:hAnsi="Arial" w:cs="Arial"/>
        </w:rPr>
      </w:pPr>
      <w:r w:rsidRPr="00C72BB6">
        <w:rPr>
          <w:rFonts w:ascii="Arial" w:hAnsi="Arial" w:cs="Arial"/>
        </w:rPr>
        <w:t>Returns “null” if record is not found.</w:t>
      </w:r>
    </w:p>
    <w:p w:rsidR="0099555F" w:rsidRPr="00C72BB6" w:rsidRDefault="00EF53AC" w:rsidP="00AD5C2F">
      <w:pPr>
        <w:pStyle w:val="Heading4"/>
        <w:numPr>
          <w:ilvl w:val="3"/>
          <w:numId w:val="47"/>
        </w:numPr>
      </w:pPr>
      <w:bookmarkStart w:id="1754" w:name="_Ref415064209"/>
      <w:r w:rsidRPr="00C72BB6">
        <w:t>G</w:t>
      </w:r>
      <w:r w:rsidR="0099555F" w:rsidRPr="00C72BB6">
        <w:t>et</w:t>
      </w:r>
      <w:r w:rsidRPr="00C72BB6">
        <w:t xml:space="preserve"> </w:t>
      </w:r>
      <w:r w:rsidR="0099555F" w:rsidRPr="00C72BB6">
        <w:t>LanguageLocationCode</w:t>
      </w:r>
      <w:r w:rsidRPr="00C72BB6">
        <w:t xml:space="preserve"> </w:t>
      </w:r>
      <w:r w:rsidR="0099555F" w:rsidRPr="00C72BB6">
        <w:t>By</w:t>
      </w:r>
      <w:r w:rsidRPr="00C72BB6">
        <w:t xml:space="preserve"> </w:t>
      </w:r>
      <w:r w:rsidR="0099555F" w:rsidRPr="00C72BB6">
        <w:t>Circle</w:t>
      </w:r>
      <w:r w:rsidRPr="00C72BB6">
        <w:t xml:space="preserve"> </w:t>
      </w:r>
      <w:r w:rsidR="0099555F" w:rsidRPr="00C72BB6">
        <w:t>Code</w:t>
      </w:r>
      <w:bookmarkEnd w:id="1754"/>
    </w:p>
    <w:p w:rsidR="004843BA" w:rsidRPr="00C72BB6" w:rsidRDefault="004843BA" w:rsidP="004843BA">
      <w:pPr>
        <w:pStyle w:val="ListParagraph"/>
        <w:numPr>
          <w:ilvl w:val="0"/>
          <w:numId w:val="23"/>
        </w:numPr>
        <w:spacing w:line="360" w:lineRule="auto"/>
        <w:ind w:left="662"/>
        <w:rPr>
          <w:rFonts w:ascii="Arial" w:hAnsi="Arial" w:cs="Arial"/>
          <w:i/>
        </w:rPr>
      </w:pPr>
      <w:r w:rsidRPr="00C72BB6">
        <w:rPr>
          <w:rFonts w:ascii="Arial" w:hAnsi="Arial" w:cs="Arial"/>
        </w:rPr>
        <w:t xml:space="preserve">Signature : </w:t>
      </w:r>
      <w:r w:rsidRPr="00C72BB6">
        <w:rPr>
          <w:rFonts w:ascii="Arial" w:hAnsi="Arial" w:cs="Arial"/>
          <w:i/>
        </w:rPr>
        <w:t>Integer getLanguageLocationCodeByCircleCode(String circleCode);</w:t>
      </w:r>
    </w:p>
    <w:p w:rsidR="00495D8C"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w:t>
      </w:r>
      <w:r w:rsidR="00495D8C" w:rsidRPr="00C72BB6">
        <w:rPr>
          <w:rFonts w:ascii="Arial" w:hAnsi="Arial" w:cs="Arial"/>
        </w:rPr>
        <w:t>checks whether for the given circle code, there exists a unique Language Location Code.</w:t>
      </w:r>
    </w:p>
    <w:p w:rsidR="00495D8C" w:rsidRPr="00C72BB6" w:rsidRDefault="00495D8C" w:rsidP="00135BC0">
      <w:pPr>
        <w:pStyle w:val="ListParagraph"/>
        <w:numPr>
          <w:ilvl w:val="0"/>
          <w:numId w:val="23"/>
        </w:numPr>
        <w:spacing w:line="360" w:lineRule="auto"/>
        <w:ind w:left="662"/>
        <w:rPr>
          <w:rFonts w:ascii="Arial" w:hAnsi="Arial" w:cs="Arial"/>
        </w:rPr>
      </w:pPr>
      <w:r w:rsidRPr="00C72BB6" w:rsidDel="00495D8C">
        <w:rPr>
          <w:rFonts w:ascii="Arial" w:hAnsi="Arial" w:cs="Arial"/>
        </w:rPr>
        <w:t xml:space="preserve"> </w:t>
      </w:r>
      <w:r w:rsidR="00135BC0" w:rsidRPr="00C72BB6">
        <w:rPr>
          <w:rFonts w:ascii="Arial" w:hAnsi="Arial" w:cs="Arial"/>
        </w:rPr>
        <w:t>“</w:t>
      </w:r>
      <w:r w:rsidR="007C2713" w:rsidRPr="00C72BB6">
        <w:rPr>
          <w:rFonts w:ascii="Arial" w:hAnsi="Arial" w:cs="Arial"/>
        </w:rPr>
        <w:t>null</w:t>
      </w:r>
      <w:r w:rsidR="00135BC0" w:rsidRPr="00C72BB6">
        <w:rPr>
          <w:rFonts w:ascii="Arial" w:hAnsi="Arial" w:cs="Arial"/>
        </w:rPr>
        <w:t>” is returned if there is no unique LanguageLocationCode or if there exists no entry  in the LanguageLocationCode table for the given circleCode,</w:t>
      </w:r>
    </w:p>
    <w:p w:rsidR="00495D8C" w:rsidRPr="00C72BB6" w:rsidRDefault="00495D8C" w:rsidP="00495D8C">
      <w:pPr>
        <w:pStyle w:val="ListParagraph"/>
        <w:numPr>
          <w:ilvl w:val="0"/>
          <w:numId w:val="23"/>
        </w:numPr>
        <w:spacing w:line="360" w:lineRule="auto"/>
        <w:ind w:left="662"/>
        <w:rPr>
          <w:rFonts w:ascii="Arial" w:hAnsi="Arial" w:cs="Arial"/>
        </w:rPr>
      </w:pPr>
      <w:r w:rsidRPr="00C72BB6">
        <w:rPr>
          <w:rFonts w:ascii="Arial" w:hAnsi="Arial" w:cs="Arial"/>
        </w:rPr>
        <w:t>Else it returns the value of language location code for the given circle code.</w:t>
      </w:r>
    </w:p>
    <w:p w:rsidR="0099555F" w:rsidRPr="00C72BB6" w:rsidRDefault="00EF53AC" w:rsidP="00AD5C2F">
      <w:pPr>
        <w:pStyle w:val="Heading4"/>
        <w:numPr>
          <w:ilvl w:val="3"/>
          <w:numId w:val="47"/>
        </w:numPr>
      </w:pPr>
      <w:bookmarkStart w:id="1755" w:name="_Ref415064266"/>
      <w:r w:rsidRPr="00C72BB6">
        <w:t>G</w:t>
      </w:r>
      <w:r w:rsidR="0099555F" w:rsidRPr="00C72BB6">
        <w:t>et</w:t>
      </w:r>
      <w:r w:rsidRPr="00C72BB6">
        <w:t xml:space="preserve"> </w:t>
      </w:r>
      <w:r w:rsidR="0099555F" w:rsidRPr="00C72BB6">
        <w:t>Default</w:t>
      </w:r>
      <w:r w:rsidRPr="00C72BB6">
        <w:t xml:space="preserve"> </w:t>
      </w:r>
      <w:r w:rsidR="0099555F" w:rsidRPr="00C72BB6">
        <w:t>LanguageLocationCode</w:t>
      </w:r>
      <w:r w:rsidRPr="00C72BB6">
        <w:t xml:space="preserve"> </w:t>
      </w:r>
      <w:r w:rsidR="0099555F" w:rsidRPr="00C72BB6">
        <w:t>By</w:t>
      </w:r>
      <w:r w:rsidRPr="00C72BB6">
        <w:t xml:space="preserve"> </w:t>
      </w:r>
      <w:r w:rsidR="0099555F" w:rsidRPr="00C72BB6">
        <w:t>CircleCode</w:t>
      </w:r>
      <w:bookmarkEnd w:id="1755"/>
    </w:p>
    <w:p w:rsidR="004843BA" w:rsidRPr="00C72BB6" w:rsidRDefault="004843BA" w:rsidP="004843BA">
      <w:pPr>
        <w:pStyle w:val="ListParagraph"/>
        <w:numPr>
          <w:ilvl w:val="0"/>
          <w:numId w:val="23"/>
        </w:numPr>
        <w:spacing w:line="360" w:lineRule="auto"/>
        <w:ind w:left="662"/>
        <w:rPr>
          <w:rFonts w:ascii="Arial" w:hAnsi="Arial" w:cs="Arial"/>
        </w:rPr>
      </w:pPr>
      <w:r w:rsidRPr="00C72BB6">
        <w:rPr>
          <w:rFonts w:ascii="Arial" w:hAnsi="Arial" w:cs="Arial"/>
        </w:rPr>
        <w:t xml:space="preserve">Signature : </w:t>
      </w:r>
      <w:r w:rsidRPr="00C72BB6">
        <w:rPr>
          <w:rFonts w:ascii="Arial" w:hAnsi="Arial" w:cs="Arial"/>
          <w:i/>
        </w:rPr>
        <w:t>Integer getDefaultLanguageLocationCodeByCircleCode(String circleCode);</w:t>
      </w:r>
    </w:p>
    <w:p w:rsidR="0099555F" w:rsidRPr="00C72BB6" w:rsidRDefault="00EF53AC" w:rsidP="005B1FD3">
      <w:pPr>
        <w:pStyle w:val="ListParagraph"/>
        <w:numPr>
          <w:ilvl w:val="0"/>
          <w:numId w:val="23"/>
        </w:numPr>
        <w:spacing w:line="360" w:lineRule="auto"/>
        <w:ind w:left="662"/>
        <w:rPr>
          <w:rFonts w:ascii="Arial" w:hAnsi="Arial" w:cs="Arial"/>
        </w:rPr>
      </w:pPr>
      <w:r w:rsidRPr="00C72BB6">
        <w:rPr>
          <w:rFonts w:ascii="Arial" w:hAnsi="Arial" w:cs="Arial"/>
        </w:rPr>
        <w:t xml:space="preserve">This API returns the value </w:t>
      </w:r>
      <w:r w:rsidR="0099555F" w:rsidRPr="00C72BB6">
        <w:rPr>
          <w:rFonts w:ascii="Arial" w:hAnsi="Arial" w:cs="Arial"/>
        </w:rPr>
        <w:t xml:space="preserve">of default </w:t>
      </w:r>
      <w:r w:rsidRPr="00C72BB6">
        <w:rPr>
          <w:rFonts w:ascii="Arial" w:hAnsi="Arial" w:cs="Arial"/>
        </w:rPr>
        <w:t>language location code for the</w:t>
      </w:r>
      <w:r w:rsidR="0099555F" w:rsidRPr="00C72BB6">
        <w:rPr>
          <w:rFonts w:ascii="Arial" w:hAnsi="Arial" w:cs="Arial"/>
        </w:rPr>
        <w:t xml:space="preserve"> </w:t>
      </w:r>
      <w:r w:rsidR="002744B4" w:rsidRPr="00C72BB6">
        <w:rPr>
          <w:rFonts w:ascii="Arial" w:hAnsi="Arial" w:cs="Arial"/>
        </w:rPr>
        <w:t xml:space="preserve">given </w:t>
      </w:r>
      <w:r w:rsidR="0099555F" w:rsidRPr="00C72BB6">
        <w:rPr>
          <w:rFonts w:ascii="Arial" w:hAnsi="Arial" w:cs="Arial"/>
        </w:rPr>
        <w:t>circle</w:t>
      </w:r>
      <w:r w:rsidRPr="00C72BB6">
        <w:rPr>
          <w:rFonts w:ascii="Arial" w:hAnsi="Arial" w:cs="Arial"/>
        </w:rPr>
        <w:t xml:space="preserve"> code</w:t>
      </w:r>
      <w:r w:rsidR="00905186" w:rsidRPr="00C72BB6">
        <w:rPr>
          <w:rFonts w:ascii="Arial" w:hAnsi="Arial" w:cs="Arial"/>
        </w:rPr>
        <w:t>.</w:t>
      </w:r>
    </w:p>
    <w:p w:rsidR="008126C9" w:rsidRPr="00C72BB6" w:rsidRDefault="008126C9" w:rsidP="008126C9">
      <w:pPr>
        <w:ind w:left="720"/>
        <w:rPr>
          <w:rFonts w:ascii="Arial" w:hAnsi="Arial" w:cs="Arial"/>
        </w:rPr>
      </w:pPr>
      <w:bookmarkStart w:id="1756" w:name="_Toc413793145"/>
      <w:bookmarkStart w:id="1757" w:name="_Toc413794509"/>
      <w:bookmarkStart w:id="1758" w:name="_Toc413927595"/>
      <w:bookmarkStart w:id="1759" w:name="_Toc413930370"/>
      <w:bookmarkStart w:id="1760" w:name="_Toc413944180"/>
      <w:bookmarkEnd w:id="1659"/>
      <w:bookmarkEnd w:id="1660"/>
      <w:bookmarkEnd w:id="1756"/>
      <w:bookmarkEnd w:id="1757"/>
      <w:bookmarkEnd w:id="1758"/>
      <w:bookmarkEnd w:id="1759"/>
      <w:bookmarkEnd w:id="1760"/>
    </w:p>
    <w:p w:rsidR="00714A53" w:rsidRPr="00C72BB6" w:rsidRDefault="008126C9">
      <w:pPr>
        <w:rPr>
          <w:rFonts w:ascii="Arial" w:eastAsia="Times New Roman" w:hAnsi="Arial" w:cs="Arial"/>
          <w:b/>
          <w:bCs/>
          <w:color w:val="4F81BD"/>
          <w:sz w:val="26"/>
          <w:szCs w:val="26"/>
        </w:rPr>
      </w:pPr>
      <w:r w:rsidRPr="00C72BB6">
        <w:rPr>
          <w:rFonts w:ascii="Arial" w:hAnsi="Arial" w:cs="Arial"/>
        </w:rPr>
        <w:br w:type="page"/>
      </w:r>
    </w:p>
    <w:p w:rsidR="008126C9" w:rsidRPr="00C72BB6" w:rsidRDefault="008126C9" w:rsidP="00AD5C2F">
      <w:pPr>
        <w:pStyle w:val="Heading1"/>
      </w:pPr>
      <w:bookmarkStart w:id="1761" w:name="_Toc413665712"/>
      <w:bookmarkStart w:id="1762" w:name="_Toc413339915"/>
      <w:bookmarkStart w:id="1763" w:name="_Ref415054735"/>
      <w:bookmarkStart w:id="1764" w:name="_Toc416719458"/>
      <w:r w:rsidRPr="00C72BB6">
        <w:t>Front Line Worker</w:t>
      </w:r>
      <w:bookmarkEnd w:id="1761"/>
      <w:bookmarkEnd w:id="1762"/>
      <w:bookmarkEnd w:id="1763"/>
      <w:r w:rsidR="00B71529" w:rsidRPr="00C72BB6">
        <w:t xml:space="preserve"> Module</w:t>
      </w:r>
      <w:bookmarkEnd w:id="1764"/>
    </w:p>
    <w:p w:rsidR="000F0F8D" w:rsidRPr="00C72BB6" w:rsidRDefault="000F0F8D" w:rsidP="00AD5C2F">
      <w:pPr>
        <w:pStyle w:val="Heading2"/>
        <w:numPr>
          <w:ilvl w:val="1"/>
          <w:numId w:val="47"/>
        </w:numPr>
      </w:pPr>
      <w:bookmarkStart w:id="1765" w:name="_Toc416719459"/>
      <w:bookmarkStart w:id="1766" w:name="_Toc413665713"/>
      <w:bookmarkStart w:id="1767" w:name="_Toc413339916"/>
      <w:r w:rsidRPr="00C72BB6">
        <w:t>Overview</w:t>
      </w:r>
      <w:bookmarkEnd w:id="1765"/>
    </w:p>
    <w:p w:rsidR="001F52E3" w:rsidRPr="00C72BB6" w:rsidRDefault="000F0F8D" w:rsidP="005B1FD3">
      <w:pPr>
        <w:pStyle w:val="ListParagraph"/>
        <w:numPr>
          <w:ilvl w:val="0"/>
          <w:numId w:val="23"/>
        </w:numPr>
        <w:ind w:left="662"/>
        <w:contextualSpacing w:val="0"/>
        <w:rPr>
          <w:rFonts w:ascii="Arial" w:hAnsi="Arial" w:cs="Arial"/>
        </w:rPr>
      </w:pPr>
      <w:r w:rsidRPr="00C72BB6">
        <w:rPr>
          <w:rFonts w:ascii="Arial" w:hAnsi="Arial" w:cs="Arial"/>
        </w:rPr>
        <w:t>Front</w:t>
      </w:r>
      <w:r w:rsidR="001F52E3" w:rsidRPr="00C72BB6">
        <w:rPr>
          <w:rFonts w:ascii="Arial" w:hAnsi="Arial" w:cs="Arial"/>
        </w:rPr>
        <w:t xml:space="preserve"> </w:t>
      </w:r>
      <w:r w:rsidRPr="00C72BB6">
        <w:rPr>
          <w:rFonts w:ascii="Arial" w:hAnsi="Arial" w:cs="Arial"/>
        </w:rPr>
        <w:t>Line</w:t>
      </w:r>
      <w:r w:rsidR="001F52E3" w:rsidRPr="00C72BB6">
        <w:rPr>
          <w:rFonts w:ascii="Arial" w:hAnsi="Arial" w:cs="Arial"/>
        </w:rPr>
        <w:t xml:space="preserve"> Worker m</w:t>
      </w:r>
      <w:r w:rsidRPr="00C72BB6">
        <w:rPr>
          <w:rFonts w:ascii="Arial" w:hAnsi="Arial" w:cs="Arial"/>
        </w:rPr>
        <w:t xml:space="preserve">odule </w:t>
      </w:r>
      <w:r w:rsidR="001F52E3" w:rsidRPr="00C72BB6">
        <w:rPr>
          <w:rFonts w:ascii="Arial" w:hAnsi="Arial" w:cs="Arial"/>
        </w:rPr>
        <w:t>is responsible for storing FLW information received via CSV upload into the NMS database.</w:t>
      </w:r>
    </w:p>
    <w:p w:rsidR="001F52E3" w:rsidRPr="00C72BB6" w:rsidRDefault="001F52E3" w:rsidP="005B1FD3">
      <w:pPr>
        <w:pStyle w:val="ListParagraph"/>
        <w:numPr>
          <w:ilvl w:val="0"/>
          <w:numId w:val="23"/>
        </w:numPr>
        <w:ind w:left="662"/>
        <w:contextualSpacing w:val="0"/>
        <w:rPr>
          <w:rFonts w:ascii="Arial" w:hAnsi="Arial" w:cs="Arial"/>
        </w:rPr>
      </w:pPr>
      <w:r w:rsidRPr="00C72BB6">
        <w:rPr>
          <w:rFonts w:ascii="Arial" w:hAnsi="Arial" w:cs="Arial"/>
        </w:rPr>
        <w:t>It provides a service interface to other modules for querying and for updating FLW data.</w:t>
      </w:r>
    </w:p>
    <w:p w:rsidR="001F52E3" w:rsidRPr="00C72BB6" w:rsidRDefault="001F52E3" w:rsidP="005B1FD3">
      <w:pPr>
        <w:pStyle w:val="ListParagraph"/>
        <w:numPr>
          <w:ilvl w:val="0"/>
          <w:numId w:val="23"/>
        </w:numPr>
        <w:contextualSpacing w:val="0"/>
        <w:rPr>
          <w:rFonts w:ascii="Arial" w:hAnsi="Arial" w:cs="Arial"/>
        </w:rPr>
      </w:pPr>
      <w:r w:rsidRPr="00C72BB6">
        <w:rPr>
          <w:rFonts w:ascii="Arial" w:hAnsi="Arial" w:cs="Arial"/>
        </w:rPr>
        <w:t>Front Line Worker module module uses following MDS entities:</w:t>
      </w:r>
    </w:p>
    <w:p w:rsidR="001F52E3" w:rsidRPr="00C72BB6" w:rsidRDefault="001F52E3" w:rsidP="005B1FD3">
      <w:pPr>
        <w:pStyle w:val="ListParagraph"/>
        <w:numPr>
          <w:ilvl w:val="1"/>
          <w:numId w:val="23"/>
        </w:numPr>
        <w:contextualSpacing w:val="0"/>
        <w:rPr>
          <w:rFonts w:ascii="Arial" w:hAnsi="Arial" w:cs="Arial"/>
        </w:rPr>
      </w:pPr>
      <w:r w:rsidRPr="00C72BB6">
        <w:rPr>
          <w:rFonts w:ascii="Arial" w:hAnsi="Arial" w:cs="Arial"/>
          <w:b/>
          <w:i/>
        </w:rPr>
        <w:t>FLW Data</w:t>
      </w:r>
      <w:r w:rsidRPr="00C72BB6">
        <w:rPr>
          <w:rFonts w:ascii="Arial" w:hAnsi="Arial" w:cs="Arial"/>
        </w:rPr>
        <w:t xml:space="preserve"> (refer </w:t>
      </w:r>
      <w:r w:rsidR="00087E3E">
        <w:fldChar w:fldCharType="begin"/>
      </w:r>
      <w:r w:rsidR="00087E3E">
        <w:instrText xml:space="preserve"> REF _Ref414891087 \r \h  \* MERGEFORMAT </w:instrText>
      </w:r>
      <w:r w:rsidR="00087E3E">
        <w:fldChar w:fldCharType="separate"/>
      </w:r>
      <w:ins w:id="1768" w:author="Sumit Pabbi" w:date="2015-04-13T20:05:00Z">
        <w:r w:rsidR="00655E56" w:rsidRPr="00C72BB6">
          <w:rPr>
            <w:rFonts w:ascii="Arial" w:hAnsi="Arial" w:cs="Arial"/>
          </w:rPr>
          <w:t>10.1.3</w:t>
        </w:r>
      </w:ins>
      <w:del w:id="1769" w:author="Sumit Pabbi" w:date="2015-04-10T23:02:00Z">
        <w:r w:rsidR="00D6491D" w:rsidRPr="00C72BB6" w:rsidDel="00C7075E">
          <w:rPr>
            <w:rFonts w:ascii="Arial" w:hAnsi="Arial" w:cs="Arial"/>
          </w:rPr>
          <w:delText>9.1.3</w:delText>
        </w:r>
      </w:del>
      <w:r w:rsidR="00087E3E">
        <w:fldChar w:fldCharType="end"/>
      </w:r>
      <w:r w:rsidRPr="00C72BB6">
        <w:rPr>
          <w:rFonts w:ascii="Arial" w:hAnsi="Arial" w:cs="Arial"/>
        </w:rPr>
        <w:t>)</w:t>
      </w:r>
    </w:p>
    <w:p w:rsidR="000F0F8D" w:rsidRPr="00C72BB6" w:rsidRDefault="000F0F8D" w:rsidP="00AD5C2F">
      <w:pPr>
        <w:pStyle w:val="Heading2"/>
        <w:numPr>
          <w:ilvl w:val="1"/>
          <w:numId w:val="47"/>
        </w:numPr>
      </w:pPr>
      <w:bookmarkStart w:id="1770" w:name="_Toc416719460"/>
      <w:r w:rsidRPr="00C72BB6">
        <w:t xml:space="preserve">Events </w:t>
      </w:r>
      <w:r w:rsidR="001F52E3" w:rsidRPr="00C72BB6">
        <w:t>Consumed</w:t>
      </w:r>
      <w:bookmarkEnd w:id="1770"/>
    </w:p>
    <w:p w:rsidR="000F0F8D" w:rsidRPr="00C72BB6" w:rsidRDefault="001F52E3" w:rsidP="001F52E3">
      <w:pPr>
        <w:rPr>
          <w:rFonts w:ascii="Arial" w:hAnsi="Arial" w:cs="Arial"/>
        </w:rPr>
      </w:pPr>
      <w:r w:rsidRPr="00C72BB6">
        <w:rPr>
          <w:rFonts w:ascii="Arial" w:hAnsi="Arial" w:cs="Arial"/>
        </w:rPr>
        <w:t xml:space="preserve">Front Line Worker module </w:t>
      </w:r>
      <w:r w:rsidR="000F0F8D" w:rsidRPr="00C72BB6">
        <w:rPr>
          <w:rFonts w:ascii="Arial" w:hAnsi="Arial" w:cs="Arial"/>
        </w:rPr>
        <w:t>subscribes to receive success events for the following topics:</w:t>
      </w:r>
    </w:p>
    <w:p w:rsidR="000F0F8D" w:rsidRPr="00C72BB6" w:rsidRDefault="000F0F8D" w:rsidP="00AD5C2F">
      <w:pPr>
        <w:pStyle w:val="Heading3"/>
      </w:pPr>
      <w:bookmarkStart w:id="1771" w:name="_Toc416719461"/>
      <w:r w:rsidRPr="00C72BB6">
        <w:t xml:space="preserve">FLW </w:t>
      </w:r>
      <w:r w:rsidR="001F52E3" w:rsidRPr="00C72BB6">
        <w:t>CSV Upload Successful</w:t>
      </w:r>
      <w:bookmarkEnd w:id="1771"/>
    </w:p>
    <w:p w:rsidR="00F33111" w:rsidRDefault="000F0F8D" w:rsidP="00F33111">
      <w:pPr>
        <w:pStyle w:val="ListParagraph"/>
        <w:numPr>
          <w:ilvl w:val="0"/>
          <w:numId w:val="63"/>
        </w:numPr>
        <w:rPr>
          <w:rFonts w:ascii="Arial" w:hAnsi="Arial" w:cs="Arial"/>
        </w:rPr>
        <w:pPrChange w:id="1772" w:author="Sumit Pabbi" w:date="2015-04-13T19:26:00Z">
          <w:pPr>
            <w:pStyle w:val="ListParagraph"/>
            <w:numPr>
              <w:numId w:val="17"/>
            </w:numPr>
            <w:ind w:left="360" w:hanging="360"/>
            <w:contextualSpacing w:val="0"/>
          </w:pPr>
        </w:pPrChange>
      </w:pPr>
      <w:r w:rsidRPr="00C72BB6">
        <w:rPr>
          <w:rFonts w:ascii="Arial" w:hAnsi="Arial" w:cs="Arial"/>
        </w:rPr>
        <w:t xml:space="preserve">This event is raised by MDS, when FrontLineWorker MCTS data CSV file is uploaded successfully in FrontLineWorker </w:t>
      </w:r>
      <w:r w:rsidR="001F52E3" w:rsidRPr="00C72BB6">
        <w:rPr>
          <w:rFonts w:ascii="Arial" w:hAnsi="Arial" w:cs="Arial"/>
        </w:rPr>
        <w:t>CSV</w:t>
      </w:r>
      <w:r w:rsidRPr="00C72BB6">
        <w:rPr>
          <w:rFonts w:ascii="Arial" w:hAnsi="Arial" w:cs="Arial"/>
        </w:rPr>
        <w:t xml:space="preserve"> table. </w:t>
      </w:r>
    </w:p>
    <w:p w:rsidR="00F33111" w:rsidRDefault="000F0F8D" w:rsidP="00F33111">
      <w:pPr>
        <w:pStyle w:val="ListParagraph"/>
        <w:numPr>
          <w:ilvl w:val="0"/>
          <w:numId w:val="63"/>
        </w:numPr>
        <w:rPr>
          <w:rFonts w:ascii="Arial" w:hAnsi="Arial" w:cs="Arial"/>
        </w:rPr>
        <w:pPrChange w:id="1773" w:author="Sumit Pabbi" w:date="2015-04-13T19:26:00Z">
          <w:pPr>
            <w:pStyle w:val="ListParagraph"/>
            <w:numPr>
              <w:numId w:val="17"/>
            </w:numPr>
            <w:ind w:left="360" w:hanging="360"/>
            <w:contextualSpacing w:val="0"/>
          </w:pPr>
        </w:pPrChange>
      </w:pPr>
      <w:r w:rsidRPr="00C72BB6">
        <w:rPr>
          <w:rFonts w:ascii="Arial" w:hAnsi="Arial" w:cs="Arial"/>
        </w:rPr>
        <w:t>The event contains the list of ids of successfully uploaded records and name of the user who has uploaded the file.</w:t>
      </w:r>
    </w:p>
    <w:p w:rsidR="00F33111" w:rsidRDefault="007038DA" w:rsidP="00F33111">
      <w:pPr>
        <w:pStyle w:val="ListParagraph"/>
        <w:numPr>
          <w:ilvl w:val="0"/>
          <w:numId w:val="63"/>
        </w:numPr>
        <w:rPr>
          <w:rFonts w:ascii="Arial" w:hAnsi="Arial" w:cs="Arial"/>
        </w:rPr>
        <w:pPrChange w:id="1774" w:author="Sumit Pabbi" w:date="2015-04-13T19:26:00Z">
          <w:pPr>
            <w:pStyle w:val="ListParagraph"/>
            <w:numPr>
              <w:numId w:val="17"/>
            </w:numPr>
            <w:ind w:left="360" w:hanging="360"/>
            <w:contextualSpacing w:val="0"/>
          </w:pPr>
        </w:pPrChange>
      </w:pPr>
      <w:r w:rsidRPr="00C72BB6">
        <w:rPr>
          <w:rFonts w:ascii="Arial" w:hAnsi="Arial" w:cs="Arial"/>
        </w:rPr>
        <w:t xml:space="preserve">Front Line Worker module </w:t>
      </w:r>
      <w:r w:rsidR="000F0F8D" w:rsidRPr="00C72BB6">
        <w:rPr>
          <w:rFonts w:ascii="Arial" w:hAnsi="Arial" w:cs="Arial"/>
        </w:rPr>
        <w:t xml:space="preserve">shall read the records from FrontLineWorker </w:t>
      </w:r>
      <w:r w:rsidR="001F52E3" w:rsidRPr="00C72BB6">
        <w:rPr>
          <w:rFonts w:ascii="Arial" w:hAnsi="Arial" w:cs="Arial"/>
        </w:rPr>
        <w:t>CSV</w:t>
      </w:r>
      <w:r w:rsidR="000F0F8D" w:rsidRPr="00C72BB6">
        <w:rPr>
          <w:rFonts w:ascii="Arial" w:hAnsi="Arial" w:cs="Arial"/>
        </w:rPr>
        <w:t xml:space="preserve"> table one by one for processing.</w:t>
      </w:r>
    </w:p>
    <w:p w:rsidR="00F33111" w:rsidRDefault="007038DA" w:rsidP="00F33111">
      <w:pPr>
        <w:pStyle w:val="ListParagraph"/>
        <w:numPr>
          <w:ilvl w:val="0"/>
          <w:numId w:val="63"/>
        </w:numPr>
        <w:rPr>
          <w:rFonts w:ascii="Arial" w:hAnsi="Arial" w:cs="Arial"/>
        </w:rPr>
        <w:pPrChange w:id="1775" w:author="Sumit Pabbi" w:date="2015-04-13T19:26:00Z">
          <w:pPr>
            <w:pStyle w:val="ListParagraph"/>
            <w:numPr>
              <w:numId w:val="17"/>
            </w:numPr>
            <w:ind w:left="360" w:hanging="360"/>
            <w:contextualSpacing w:val="0"/>
          </w:pPr>
        </w:pPrChange>
      </w:pPr>
      <w:r w:rsidRPr="00C72BB6">
        <w:rPr>
          <w:rFonts w:ascii="Arial" w:hAnsi="Arial" w:cs="Arial"/>
        </w:rPr>
        <w:t xml:space="preserve">Front Line Worker module </w:t>
      </w:r>
      <w:r w:rsidR="000F0F8D" w:rsidRPr="00C72BB6">
        <w:rPr>
          <w:rFonts w:ascii="Arial" w:hAnsi="Arial" w:cs="Arial"/>
        </w:rPr>
        <w:t xml:space="preserve">shall use the static methods provided by </w:t>
      </w:r>
      <w:r w:rsidR="003266D7" w:rsidRPr="00C72BB6">
        <w:rPr>
          <w:rFonts w:ascii="Arial" w:hAnsi="Arial" w:cs="Arial"/>
        </w:rPr>
        <w:t>Utility</w:t>
      </w:r>
      <w:r w:rsidR="000F0F8D" w:rsidRPr="00C72BB6">
        <w:rPr>
          <w:rFonts w:ascii="Arial" w:hAnsi="Arial" w:cs="Arial"/>
        </w:rPr>
        <w:t xml:space="preserve"> </w:t>
      </w:r>
      <w:r w:rsidRPr="00C72BB6">
        <w:rPr>
          <w:rFonts w:ascii="Arial" w:hAnsi="Arial" w:cs="Arial"/>
        </w:rPr>
        <w:t>module</w:t>
      </w:r>
      <w:r w:rsidR="000F0F8D" w:rsidRPr="00C72BB6">
        <w:rPr>
          <w:rFonts w:ascii="Arial" w:hAnsi="Arial" w:cs="Arial"/>
        </w:rPr>
        <w:t xml:space="preserve"> for CSV data validation and parsing</w:t>
      </w:r>
      <w:r w:rsidR="00AF3B1D" w:rsidRPr="00C72BB6">
        <w:rPr>
          <w:rFonts w:ascii="Arial" w:hAnsi="Arial" w:cs="Arial"/>
        </w:rPr>
        <w:t xml:space="preserve"> (refer </w:t>
      </w:r>
      <w:r w:rsidR="00087E3E">
        <w:fldChar w:fldCharType="begin"/>
      </w:r>
      <w:r w:rsidR="00087E3E">
        <w:instrText xml:space="preserve"> REF _Ref414982492 \r \h  \* MERGEFORMAT </w:instrText>
      </w:r>
      <w:r w:rsidR="00087E3E">
        <w:fldChar w:fldCharType="separate"/>
      </w:r>
      <w:ins w:id="1776" w:author="Sumit Pabbi" w:date="2015-04-13T20:05:00Z">
        <w:r w:rsidR="00655E56" w:rsidRPr="00C72BB6">
          <w:rPr>
            <w:rFonts w:ascii="Arial" w:hAnsi="Arial" w:cs="Arial"/>
          </w:rPr>
          <w:t>9.2.2</w:t>
        </w:r>
      </w:ins>
      <w:del w:id="1777" w:author="Sumit Pabbi" w:date="2015-04-12T20:53:00Z">
        <w:r w:rsidR="004563B7" w:rsidRPr="00C72BB6" w:rsidDel="00632731">
          <w:rPr>
            <w:rFonts w:ascii="Arial" w:hAnsi="Arial" w:cs="Arial"/>
          </w:rPr>
          <w:delText>8.2.2</w:delText>
        </w:r>
      </w:del>
      <w:r w:rsidR="00087E3E">
        <w:fldChar w:fldCharType="end"/>
      </w:r>
      <w:r w:rsidR="00AF3B1D" w:rsidRPr="00C72BB6">
        <w:rPr>
          <w:rFonts w:ascii="Arial" w:hAnsi="Arial" w:cs="Arial"/>
        </w:rPr>
        <w:t>)</w:t>
      </w:r>
      <w:r w:rsidR="000F0F8D" w:rsidRPr="00C72BB6">
        <w:rPr>
          <w:rFonts w:ascii="Arial" w:hAnsi="Arial" w:cs="Arial"/>
        </w:rPr>
        <w:t xml:space="preserve">, to validate </w:t>
      </w:r>
      <w:r w:rsidRPr="00C72BB6">
        <w:rPr>
          <w:rFonts w:ascii="Arial" w:hAnsi="Arial" w:cs="Arial"/>
        </w:rPr>
        <w:t>the CSV</w:t>
      </w:r>
      <w:r w:rsidR="000F0F8D" w:rsidRPr="00C72BB6">
        <w:rPr>
          <w:rFonts w:ascii="Arial" w:hAnsi="Arial" w:cs="Arial"/>
        </w:rPr>
        <w:t xml:space="preserve"> record and map it to </w:t>
      </w:r>
      <w:r w:rsidRPr="00C72BB6">
        <w:rPr>
          <w:rFonts w:ascii="Arial" w:hAnsi="Arial" w:cs="Arial"/>
        </w:rPr>
        <w:t xml:space="preserve">FrontLineWorker entity </w:t>
      </w:r>
      <w:r w:rsidR="000F0F8D" w:rsidRPr="00C72BB6">
        <w:rPr>
          <w:rFonts w:ascii="Arial" w:hAnsi="Arial" w:cs="Arial"/>
        </w:rPr>
        <w:t>(</w:t>
      </w:r>
      <w:r w:rsidRPr="00C72BB6">
        <w:rPr>
          <w:rFonts w:ascii="Arial" w:hAnsi="Arial" w:cs="Arial"/>
        </w:rPr>
        <w:t>v</w:t>
      </w:r>
      <w:r w:rsidR="000F0F8D" w:rsidRPr="00C72BB6">
        <w:rPr>
          <w:rFonts w:ascii="Arial" w:hAnsi="Arial" w:cs="Arial"/>
        </w:rPr>
        <w:t xml:space="preserve">alidation rules are mentioned in </w:t>
      </w:r>
      <w:r w:rsidR="00087E3E">
        <w:fldChar w:fldCharType="begin"/>
      </w:r>
      <w:r w:rsidR="00087E3E">
        <w:instrText xml:space="preserve"> REF _Ref415073833 \r \h  \* MERGEFORMAT </w:instrText>
      </w:r>
      <w:r w:rsidR="00087E3E">
        <w:fldChar w:fldCharType="separate"/>
      </w:r>
      <w:ins w:id="1778" w:author="Sumit Pabbi" w:date="2015-04-13T20:05:00Z">
        <w:r w:rsidR="00655E56" w:rsidRPr="00C72BB6">
          <w:rPr>
            <w:rFonts w:ascii="Arial" w:hAnsi="Arial" w:cs="Arial"/>
          </w:rPr>
          <w:t>11.2.8.3</w:t>
        </w:r>
      </w:ins>
      <w:del w:id="1779" w:author="Sumit Pabbi" w:date="2015-04-10T23:02:00Z">
        <w:r w:rsidR="00D6491D" w:rsidRPr="00C72BB6" w:rsidDel="00C7075E">
          <w:rPr>
            <w:rFonts w:ascii="Arial" w:hAnsi="Arial" w:cs="Arial"/>
          </w:rPr>
          <w:delText>10.2.8.3</w:delText>
        </w:r>
      </w:del>
      <w:r w:rsidR="00087E3E">
        <w:fldChar w:fldCharType="end"/>
      </w:r>
      <w:r w:rsidR="000F0F8D" w:rsidRPr="00C72BB6">
        <w:rPr>
          <w:rFonts w:ascii="Arial" w:hAnsi="Arial" w:cs="Arial"/>
        </w:rPr>
        <w:t>).</w:t>
      </w:r>
    </w:p>
    <w:p w:rsidR="00F33111" w:rsidRDefault="003B4F5C" w:rsidP="00F33111">
      <w:pPr>
        <w:pStyle w:val="ListParagraph"/>
        <w:numPr>
          <w:ilvl w:val="0"/>
          <w:numId w:val="63"/>
        </w:numPr>
        <w:rPr>
          <w:rFonts w:ascii="Arial" w:hAnsi="Arial" w:cs="Arial"/>
        </w:rPr>
        <w:pPrChange w:id="1780" w:author="Sumit Pabbi" w:date="2015-04-13T19:26:00Z">
          <w:pPr>
            <w:pStyle w:val="ListParagraph"/>
            <w:numPr>
              <w:numId w:val="17"/>
            </w:numPr>
            <w:ind w:left="360" w:hanging="360"/>
            <w:contextualSpacing w:val="0"/>
          </w:pPr>
        </w:pPrChange>
      </w:pPr>
      <w:r w:rsidRPr="00C72BB6">
        <w:rPr>
          <w:rFonts w:ascii="Arial" w:hAnsi="Arial" w:cs="Arial"/>
        </w:rPr>
        <w:t>Thereafter, it is checked whether the FLW corresponding to the CSV record data exists in the NMS database</w:t>
      </w:r>
      <w:r w:rsidR="00C0785B" w:rsidRPr="00C72BB6">
        <w:rPr>
          <w:rFonts w:ascii="Arial" w:hAnsi="Arial" w:cs="Arial"/>
        </w:rPr>
        <w:t xml:space="preserve">. Refer </w:t>
      </w:r>
      <w:r w:rsidR="00087E3E">
        <w:fldChar w:fldCharType="begin"/>
      </w:r>
      <w:r w:rsidR="00087E3E">
        <w:instrText xml:space="preserve"> REF _Ref415588663 \r \h  \* MERGEFORMAT </w:instrText>
      </w:r>
      <w:r w:rsidR="00087E3E">
        <w:fldChar w:fldCharType="separate"/>
      </w:r>
      <w:ins w:id="1781" w:author="Sumit Pabbi" w:date="2015-04-13T20:05:00Z">
        <w:r w:rsidR="00655E56" w:rsidRPr="00C72BB6">
          <w:rPr>
            <w:rFonts w:ascii="Arial" w:hAnsi="Arial" w:cs="Arial"/>
          </w:rPr>
          <w:t>8.2.1.1</w:t>
        </w:r>
      </w:ins>
      <w:del w:id="1782" w:author="Sumit Pabbi" w:date="2015-04-12T20:53:00Z">
        <w:r w:rsidR="004563B7" w:rsidRPr="00C72BB6" w:rsidDel="00632731">
          <w:rPr>
            <w:rFonts w:ascii="Arial" w:hAnsi="Arial" w:cs="Arial"/>
          </w:rPr>
          <w:delText>7.2.1.1</w:delText>
        </w:r>
      </w:del>
      <w:r w:rsidR="00087E3E">
        <w:fldChar w:fldCharType="end"/>
      </w:r>
    </w:p>
    <w:p w:rsidR="00F33111" w:rsidRDefault="00176893" w:rsidP="00F33111">
      <w:pPr>
        <w:pStyle w:val="ListParagraph"/>
        <w:numPr>
          <w:ilvl w:val="0"/>
          <w:numId w:val="63"/>
        </w:numPr>
        <w:rPr>
          <w:rFonts w:ascii="Arial" w:hAnsi="Arial" w:cs="Arial"/>
        </w:rPr>
        <w:pPrChange w:id="1783" w:author="Sumit Pabbi" w:date="2015-04-13T19:26:00Z">
          <w:pPr>
            <w:pStyle w:val="ListParagraph"/>
            <w:numPr>
              <w:numId w:val="17"/>
            </w:numPr>
            <w:ind w:left="360" w:hanging="360"/>
            <w:contextualSpacing w:val="0"/>
          </w:pPr>
        </w:pPrChange>
      </w:pPr>
      <w:r w:rsidRPr="00C72BB6">
        <w:rPr>
          <w:rFonts w:ascii="Arial" w:hAnsi="Arial" w:cs="Arial"/>
        </w:rPr>
        <w:t xml:space="preserve">If the FLW record exists in the database and its state is </w:t>
      </w:r>
      <w:r w:rsidRPr="00C72BB6">
        <w:rPr>
          <w:rFonts w:ascii="Arial" w:hAnsi="Arial" w:cs="Arial"/>
          <w:b/>
        </w:rPr>
        <w:t>INVALID-FLW</w:t>
      </w:r>
      <w:r w:rsidRPr="00C72BB6">
        <w:rPr>
          <w:rFonts w:ascii="Arial" w:hAnsi="Arial" w:cs="Arial"/>
        </w:rPr>
        <w:t>, then the CSV record is rejected since modification is not allowed in this case</w:t>
      </w:r>
    </w:p>
    <w:p w:rsidR="00F33111" w:rsidRDefault="00C0785B" w:rsidP="00F33111">
      <w:pPr>
        <w:pStyle w:val="ListParagraph"/>
        <w:numPr>
          <w:ilvl w:val="0"/>
          <w:numId w:val="63"/>
        </w:numPr>
        <w:rPr>
          <w:rFonts w:ascii="Arial" w:hAnsi="Arial" w:cs="Arial"/>
        </w:rPr>
        <w:pPrChange w:id="1784" w:author="Sumit Pabbi" w:date="2015-04-13T19:26:00Z">
          <w:pPr>
            <w:pStyle w:val="ListParagraph"/>
            <w:numPr>
              <w:numId w:val="17"/>
            </w:numPr>
            <w:ind w:left="360" w:hanging="360"/>
            <w:contextualSpacing w:val="0"/>
          </w:pPr>
        </w:pPrChange>
      </w:pPr>
      <w:r w:rsidRPr="00C72BB6">
        <w:rPr>
          <w:rFonts w:ascii="Arial" w:hAnsi="Arial" w:cs="Arial"/>
        </w:rPr>
        <w:t xml:space="preserve">If no FLW record exists in the database then a new record is created in the FrontLineWorker table. </w:t>
      </w:r>
      <w:r w:rsidR="00176893" w:rsidRPr="00C72BB6">
        <w:rPr>
          <w:rFonts w:ascii="Arial" w:hAnsi="Arial" w:cs="Arial"/>
        </w:rPr>
        <w:t xml:space="preserve">The FLW state in this new record shall be set to </w:t>
      </w:r>
      <w:r w:rsidR="00176893" w:rsidRPr="00C72BB6">
        <w:rPr>
          <w:rFonts w:ascii="Arial" w:hAnsi="Arial" w:cs="Arial"/>
          <w:b/>
        </w:rPr>
        <w:t>INACTIVE-FLW</w:t>
      </w:r>
      <w:r w:rsidR="00176893" w:rsidRPr="00C72BB6">
        <w:rPr>
          <w:rFonts w:ascii="Arial" w:hAnsi="Arial" w:cs="Arial"/>
        </w:rPr>
        <w:t xml:space="preserve"> by default.</w:t>
      </w:r>
    </w:p>
    <w:p w:rsidR="00F33111" w:rsidRDefault="00176893" w:rsidP="00F33111">
      <w:pPr>
        <w:pStyle w:val="ListParagraph"/>
        <w:numPr>
          <w:ilvl w:val="0"/>
          <w:numId w:val="63"/>
        </w:numPr>
        <w:rPr>
          <w:ins w:id="1785" w:author="gur30938" w:date="2015-04-13T11:44:00Z"/>
          <w:rFonts w:ascii="Arial" w:hAnsi="Arial" w:cs="Arial"/>
        </w:rPr>
        <w:pPrChange w:id="1786" w:author="Sumit Pabbi" w:date="2015-04-13T19:26:00Z">
          <w:pPr>
            <w:pStyle w:val="ListParagraph"/>
            <w:numPr>
              <w:numId w:val="17"/>
            </w:numPr>
            <w:ind w:left="360" w:hanging="360"/>
            <w:contextualSpacing w:val="0"/>
          </w:pPr>
        </w:pPrChange>
      </w:pPr>
      <w:r w:rsidRPr="00C72BB6">
        <w:rPr>
          <w:rFonts w:ascii="Arial" w:hAnsi="Arial" w:cs="Arial"/>
        </w:rPr>
        <w:t xml:space="preserve">The fields in the FLW record in the database (newly created </w:t>
      </w:r>
      <w:r w:rsidR="00FF041A" w:rsidRPr="00C72BB6">
        <w:rPr>
          <w:rFonts w:ascii="Arial" w:hAnsi="Arial" w:cs="Arial"/>
        </w:rPr>
        <w:t>/ already</w:t>
      </w:r>
      <w:r w:rsidRPr="00C72BB6">
        <w:rPr>
          <w:rFonts w:ascii="Arial" w:hAnsi="Arial" w:cs="Arial"/>
        </w:rPr>
        <w:t xml:space="preserve"> existing ) shall be set / updated as per the data present in the CSV record.</w:t>
      </w:r>
    </w:p>
    <w:p w:rsidR="00512B00" w:rsidRPr="00C72BB6" w:rsidRDefault="00512B00" w:rsidP="00125B06">
      <w:pPr>
        <w:pStyle w:val="ListParagraph"/>
        <w:numPr>
          <w:ilvl w:val="0"/>
          <w:numId w:val="63"/>
        </w:numPr>
        <w:rPr>
          <w:ins w:id="1787" w:author="gur30938" w:date="2015-04-13T19:27:00Z"/>
          <w:rFonts w:ascii="Arial" w:hAnsi="Arial" w:cs="Arial"/>
        </w:rPr>
      </w:pPr>
      <w:ins w:id="1788" w:author="gur30938" w:date="2015-04-13T11:44:00Z">
        <w:r w:rsidRPr="00C72BB6">
          <w:rPr>
            <w:rFonts w:ascii="Arial" w:hAnsi="Arial" w:cs="Arial"/>
          </w:rPr>
          <w:t>FLW lookup for msisdn in entity</w:t>
        </w:r>
      </w:ins>
      <w:ins w:id="1789" w:author="gur30938" w:date="2015-04-13T11:46:00Z">
        <w:r w:rsidRPr="00C72BB6">
          <w:rPr>
            <w:rFonts w:ascii="Arial" w:hAnsi="Arial" w:cs="Arial"/>
          </w:rPr>
          <w:t xml:space="preserve"> WhiteListUsers (Refer</w:t>
        </w:r>
      </w:ins>
      <w:ins w:id="1790" w:author="gur30938" w:date="2015-04-13T11:49:00Z">
        <w:r w:rsidRPr="00C72BB6">
          <w:rPr>
            <w:rFonts w:ascii="Arial" w:hAnsi="Arial" w:cs="Arial"/>
          </w:rPr>
          <w:t xml:space="preserve"> </w:t>
        </w:r>
        <w:r w:rsidR="00F9692F" w:rsidRPr="00C72BB6">
          <w:rPr>
            <w:rFonts w:ascii="Arial" w:hAnsi="Arial" w:cs="Arial"/>
          </w:rPr>
          <w:t xml:space="preserve"> </w:t>
        </w:r>
      </w:ins>
      <w:ins w:id="1791" w:author="gur30938" w:date="2015-04-13T14:40:00Z">
        <w:r w:rsidR="0066491D" w:rsidRPr="00C72BB6">
          <w:rPr>
            <w:rFonts w:ascii="Arial" w:hAnsi="Arial" w:cs="Arial"/>
          </w:rPr>
          <w:fldChar w:fldCharType="begin"/>
        </w:r>
        <w:r w:rsidR="00367821" w:rsidRPr="00C72BB6">
          <w:rPr>
            <w:rFonts w:ascii="Arial" w:hAnsi="Arial" w:cs="Arial"/>
          </w:rPr>
          <w:instrText xml:space="preserve"> REF _Ref416699330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792" w:author="Sumit Pabbi" w:date="2015-04-13T20:05:00Z">
        <w:r w:rsidR="00655E56" w:rsidRPr="00C72BB6">
          <w:rPr>
            <w:rFonts w:ascii="Arial" w:hAnsi="Arial" w:cs="Arial"/>
          </w:rPr>
          <w:t>10.1.4</w:t>
        </w:r>
      </w:ins>
      <w:ins w:id="1793" w:author="gur30938" w:date="2015-04-13T14:40:00Z">
        <w:del w:id="1794" w:author="Sumit Pabbi" w:date="2015-04-13T19:34:00Z">
          <w:r w:rsidR="00367821" w:rsidRPr="00C72BB6" w:rsidDel="002B2310">
            <w:rPr>
              <w:rFonts w:ascii="Arial" w:hAnsi="Arial" w:cs="Arial"/>
            </w:rPr>
            <w:delText>10.1.4</w:delText>
          </w:r>
        </w:del>
        <w:r w:rsidR="0066491D" w:rsidRPr="00C72BB6">
          <w:rPr>
            <w:rFonts w:ascii="Arial" w:hAnsi="Arial" w:cs="Arial"/>
          </w:rPr>
          <w:fldChar w:fldCharType="end"/>
        </w:r>
      </w:ins>
      <w:ins w:id="1795" w:author="gur30938" w:date="2015-04-13T11:46:00Z">
        <w:r w:rsidRPr="00C72BB6">
          <w:rPr>
            <w:rFonts w:ascii="Arial" w:hAnsi="Arial" w:cs="Arial"/>
          </w:rPr>
          <w:t>).</w:t>
        </w:r>
      </w:ins>
    </w:p>
    <w:p w:rsidR="00F33111" w:rsidRDefault="00FF041A" w:rsidP="00F33111">
      <w:pPr>
        <w:pStyle w:val="ListParagraph"/>
        <w:numPr>
          <w:ilvl w:val="0"/>
          <w:numId w:val="63"/>
        </w:numPr>
        <w:rPr>
          <w:rFonts w:ascii="Arial" w:hAnsi="Arial" w:cs="Arial"/>
        </w:rPr>
        <w:pPrChange w:id="1796" w:author="Sumit Pabbi" w:date="2015-04-13T19:26:00Z">
          <w:pPr>
            <w:pStyle w:val="ListParagraph"/>
            <w:numPr>
              <w:numId w:val="17"/>
            </w:numPr>
            <w:ind w:left="360" w:hanging="360"/>
            <w:contextualSpacing w:val="0"/>
          </w:pPr>
        </w:pPrChange>
      </w:pPr>
      <w:r w:rsidRPr="00C72BB6">
        <w:rPr>
          <w:rFonts w:ascii="Arial" w:hAnsi="Arial" w:cs="Arial"/>
        </w:rPr>
        <w:t>T</w:t>
      </w:r>
      <w:r w:rsidR="00C0785B" w:rsidRPr="00C72BB6">
        <w:rPr>
          <w:rFonts w:ascii="Arial" w:hAnsi="Arial" w:cs="Arial"/>
        </w:rPr>
        <w:t>he FLW state</w:t>
      </w:r>
      <w:r w:rsidR="00176893" w:rsidRPr="00C72BB6">
        <w:rPr>
          <w:rFonts w:ascii="Arial" w:hAnsi="Arial" w:cs="Arial"/>
        </w:rPr>
        <w:t xml:space="preserve"> in the</w:t>
      </w:r>
      <w:r w:rsidR="00C0785B" w:rsidRPr="00C72BB6">
        <w:rPr>
          <w:rFonts w:ascii="Arial" w:hAnsi="Arial" w:cs="Arial"/>
        </w:rPr>
        <w:t xml:space="preserve"> new </w:t>
      </w:r>
      <w:r w:rsidR="00176893" w:rsidRPr="00C72BB6">
        <w:rPr>
          <w:rFonts w:ascii="Arial" w:hAnsi="Arial" w:cs="Arial"/>
        </w:rPr>
        <w:t xml:space="preserve">/ existing </w:t>
      </w:r>
      <w:r w:rsidR="00C0785B" w:rsidRPr="00C72BB6">
        <w:rPr>
          <w:rFonts w:ascii="Arial" w:hAnsi="Arial" w:cs="Arial"/>
        </w:rPr>
        <w:t xml:space="preserve">record </w:t>
      </w:r>
      <w:r w:rsidR="00176893" w:rsidRPr="00C72BB6">
        <w:rPr>
          <w:rFonts w:ascii="Arial" w:hAnsi="Arial" w:cs="Arial"/>
        </w:rPr>
        <w:t xml:space="preserve">shall be updated </w:t>
      </w:r>
      <w:r w:rsidRPr="00C72BB6">
        <w:rPr>
          <w:rFonts w:ascii="Arial" w:hAnsi="Arial" w:cs="Arial"/>
        </w:rPr>
        <w:t xml:space="preserve">on the basis of the </w:t>
      </w:r>
      <w:r w:rsidRPr="00C72BB6">
        <w:rPr>
          <w:rFonts w:ascii="Arial" w:hAnsi="Arial" w:cs="Arial"/>
          <w:i/>
        </w:rPr>
        <w:t>isValid</w:t>
      </w:r>
      <w:r w:rsidRPr="00C72BB6">
        <w:rPr>
          <w:rFonts w:ascii="Arial" w:hAnsi="Arial" w:cs="Arial"/>
        </w:rPr>
        <w:t xml:space="preserve"> field of the CSV record </w:t>
      </w:r>
      <w:r w:rsidR="00176893" w:rsidRPr="00C72BB6">
        <w:rPr>
          <w:rFonts w:ascii="Arial" w:hAnsi="Arial" w:cs="Arial"/>
        </w:rPr>
        <w:t xml:space="preserve">as described in </w:t>
      </w:r>
      <w:r w:rsidR="00087E3E">
        <w:fldChar w:fldCharType="begin"/>
      </w:r>
      <w:r w:rsidR="00087E3E">
        <w:instrText xml:space="preserve"> REF _Ref415590684 \r \h  \* MERGEFORMAT </w:instrText>
      </w:r>
      <w:r w:rsidR="00087E3E">
        <w:fldChar w:fldCharType="separate"/>
      </w:r>
      <w:ins w:id="1797" w:author="Sumit Pabbi" w:date="2015-04-13T20:05:00Z">
        <w:r w:rsidR="00655E56" w:rsidRPr="00C72BB6">
          <w:rPr>
            <w:rFonts w:ascii="Arial" w:hAnsi="Arial" w:cs="Arial"/>
          </w:rPr>
          <w:t>8.2.1.2</w:t>
        </w:r>
      </w:ins>
      <w:del w:id="1798" w:author="Sumit Pabbi" w:date="2015-04-12T20:53:00Z">
        <w:r w:rsidR="004563B7" w:rsidRPr="00C72BB6" w:rsidDel="00632731">
          <w:rPr>
            <w:rFonts w:ascii="Arial" w:hAnsi="Arial" w:cs="Arial"/>
          </w:rPr>
          <w:delText>7.2.1.2</w:delText>
        </w:r>
      </w:del>
      <w:r w:rsidR="00087E3E">
        <w:fldChar w:fldCharType="end"/>
      </w:r>
    </w:p>
    <w:p w:rsidR="00F33111" w:rsidRDefault="007038DA" w:rsidP="00F33111">
      <w:pPr>
        <w:pStyle w:val="ListParagraph"/>
        <w:numPr>
          <w:ilvl w:val="0"/>
          <w:numId w:val="63"/>
        </w:numPr>
        <w:rPr>
          <w:rFonts w:ascii="Arial" w:hAnsi="Arial" w:cs="Arial"/>
        </w:rPr>
        <w:pPrChange w:id="1799" w:author="Sumit Pabbi" w:date="2015-04-13T19:26:00Z">
          <w:pPr>
            <w:pStyle w:val="ListParagraph"/>
            <w:numPr>
              <w:numId w:val="17"/>
            </w:numPr>
            <w:ind w:left="360" w:hanging="360"/>
            <w:contextualSpacing w:val="0"/>
          </w:pPr>
        </w:pPrChange>
      </w:pPr>
      <w:r w:rsidRPr="00C72BB6">
        <w:rPr>
          <w:rFonts w:ascii="Arial" w:hAnsi="Arial" w:cs="Arial"/>
        </w:rPr>
        <w:t xml:space="preserve">If Validation of </w:t>
      </w:r>
      <w:r w:rsidR="00DE7952" w:rsidRPr="00C72BB6">
        <w:rPr>
          <w:rFonts w:ascii="Arial" w:hAnsi="Arial" w:cs="Arial"/>
        </w:rPr>
        <w:t xml:space="preserve">FrontLineWorker </w:t>
      </w:r>
      <w:r w:rsidRPr="00C72BB6">
        <w:rPr>
          <w:rFonts w:ascii="Arial" w:hAnsi="Arial" w:cs="Arial"/>
        </w:rPr>
        <w:t xml:space="preserve">Csv record fails or it’s mapping to </w:t>
      </w:r>
      <w:r w:rsidR="00DE7952" w:rsidRPr="00C72BB6">
        <w:rPr>
          <w:rFonts w:ascii="Arial" w:hAnsi="Arial" w:cs="Arial"/>
        </w:rPr>
        <w:t xml:space="preserve">FrontLineWorker </w:t>
      </w:r>
      <w:r w:rsidRPr="00C72BB6">
        <w:rPr>
          <w:rFonts w:ascii="Arial" w:hAnsi="Arial" w:cs="Arial"/>
        </w:rPr>
        <w:t xml:space="preserve">entity fails or record is rejected during </w:t>
      </w:r>
      <w:r w:rsidR="007B7658" w:rsidRPr="00C72BB6">
        <w:rPr>
          <w:rFonts w:ascii="Arial" w:hAnsi="Arial" w:cs="Arial"/>
        </w:rPr>
        <w:t>processing,</w:t>
      </w:r>
      <w:r w:rsidRPr="00C72BB6">
        <w:rPr>
          <w:rFonts w:ascii="Arial" w:hAnsi="Arial" w:cs="Arial"/>
        </w:rPr>
        <w:t xml:space="preserve"> then </w:t>
      </w:r>
      <w:r w:rsidR="00AF3B1D" w:rsidRPr="00C72BB6">
        <w:rPr>
          <w:rFonts w:ascii="Arial" w:hAnsi="Arial" w:cs="Arial"/>
        </w:rPr>
        <w:t>FrontLineWorker Module</w:t>
      </w:r>
      <w:r w:rsidR="00DE7952" w:rsidRPr="00C72BB6">
        <w:rPr>
          <w:rFonts w:ascii="Arial" w:hAnsi="Arial" w:cs="Arial"/>
        </w:rPr>
        <w:t xml:space="preserve"> </w:t>
      </w:r>
      <w:r w:rsidRPr="00C72BB6">
        <w:rPr>
          <w:rFonts w:ascii="Arial" w:hAnsi="Arial" w:cs="Arial"/>
        </w:rPr>
        <w:t xml:space="preserve">shall create an error log entry in </w:t>
      </w:r>
      <w:r w:rsidRPr="00C72BB6">
        <w:rPr>
          <w:rFonts w:ascii="Arial" w:hAnsi="Arial" w:cs="Arial"/>
          <w:i/>
        </w:rPr>
        <w:t>BulkUploadError</w:t>
      </w:r>
      <w:r w:rsidRPr="00C72BB6">
        <w:rPr>
          <w:rFonts w:ascii="Arial" w:hAnsi="Arial" w:cs="Arial"/>
        </w:rPr>
        <w:t xml:space="preserve"> entity with erroneous record details and error reason using API detailed in </w:t>
      </w:r>
      <w:r w:rsidR="00087E3E">
        <w:fldChar w:fldCharType="begin"/>
      </w:r>
      <w:r w:rsidR="00087E3E">
        <w:instrText xml:space="preserve"> REF _Ref414984310 \r \h  \* MERGEFORMAT </w:instrText>
      </w:r>
      <w:r w:rsidR="00087E3E">
        <w:fldChar w:fldCharType="separate"/>
      </w:r>
      <w:ins w:id="1800" w:author="Sumit Pabbi" w:date="2015-04-13T20:05:00Z">
        <w:r w:rsidR="00655E56" w:rsidRPr="00C72BB6">
          <w:rPr>
            <w:rFonts w:ascii="Arial" w:hAnsi="Arial" w:cs="Arial"/>
          </w:rPr>
          <w:t>9.2.1.1</w:t>
        </w:r>
      </w:ins>
      <w:del w:id="1801" w:author="Sumit Pabbi" w:date="2015-04-12T20:53:00Z">
        <w:r w:rsidR="004563B7" w:rsidRPr="00C72BB6" w:rsidDel="00632731">
          <w:rPr>
            <w:rFonts w:ascii="Arial" w:hAnsi="Arial" w:cs="Arial"/>
          </w:rPr>
          <w:delText>8.2.1.1</w:delText>
        </w:r>
      </w:del>
      <w:r w:rsidR="00087E3E">
        <w:fldChar w:fldCharType="end"/>
      </w:r>
      <w:r w:rsidRPr="00C72BB6">
        <w:rPr>
          <w:rFonts w:ascii="Arial" w:hAnsi="Arial" w:cs="Arial"/>
        </w:rPr>
        <w:t>.</w:t>
      </w:r>
    </w:p>
    <w:p w:rsidR="00F33111" w:rsidRDefault="007038DA" w:rsidP="00F33111">
      <w:pPr>
        <w:pStyle w:val="ListParagraph"/>
        <w:numPr>
          <w:ilvl w:val="0"/>
          <w:numId w:val="63"/>
        </w:numPr>
        <w:rPr>
          <w:rFonts w:ascii="Arial" w:hAnsi="Arial" w:cs="Arial"/>
        </w:rPr>
        <w:pPrChange w:id="1802" w:author="Sumit Pabbi" w:date="2015-04-13T19:26:00Z">
          <w:pPr>
            <w:pStyle w:val="ListParagraph"/>
            <w:numPr>
              <w:numId w:val="17"/>
            </w:numPr>
            <w:ind w:left="360" w:hanging="360"/>
            <w:contextualSpacing w:val="0"/>
          </w:pPr>
        </w:pPrChange>
      </w:pPr>
      <w:r w:rsidRPr="00C72BB6">
        <w:rPr>
          <w:rFonts w:ascii="Arial" w:hAnsi="Arial" w:cs="Arial"/>
        </w:rPr>
        <w:t xml:space="preserve">After the processing of all </w:t>
      </w:r>
      <w:r w:rsidR="003266D7" w:rsidRPr="00C72BB6">
        <w:rPr>
          <w:rFonts w:ascii="Arial" w:hAnsi="Arial" w:cs="Arial"/>
        </w:rPr>
        <w:t>CSV</w:t>
      </w:r>
      <w:r w:rsidRPr="00C72BB6">
        <w:rPr>
          <w:rFonts w:ascii="Arial" w:hAnsi="Arial" w:cs="Arial"/>
        </w:rPr>
        <w:t xml:space="preserve"> uploaded records, </w:t>
      </w:r>
      <w:r w:rsidR="00DE7952" w:rsidRPr="00C72BB6">
        <w:rPr>
          <w:rFonts w:ascii="Arial" w:hAnsi="Arial" w:cs="Arial"/>
        </w:rPr>
        <w:t xml:space="preserve">FrontLineWorker  module </w:t>
      </w:r>
      <w:r w:rsidRPr="00C72BB6">
        <w:rPr>
          <w:rFonts w:ascii="Arial" w:hAnsi="Arial" w:cs="Arial"/>
        </w:rPr>
        <w:t xml:space="preserve">shall update the csv Upload summary in </w:t>
      </w:r>
      <w:r w:rsidRPr="00C72BB6">
        <w:rPr>
          <w:rFonts w:ascii="Arial" w:hAnsi="Arial" w:cs="Arial"/>
          <w:i/>
        </w:rPr>
        <w:t>BullkUploadStatus</w:t>
      </w:r>
      <w:r w:rsidRPr="00C72BB6">
        <w:rPr>
          <w:rFonts w:ascii="Arial" w:hAnsi="Arial" w:cs="Arial"/>
        </w:rPr>
        <w:t xml:space="preserve"> entity. </w:t>
      </w:r>
      <w:r w:rsidR="00AF3B1D" w:rsidRPr="00C72BB6">
        <w:rPr>
          <w:rFonts w:ascii="Arial" w:hAnsi="Arial" w:cs="Arial"/>
        </w:rPr>
        <w:t>FrontLineWorker module</w:t>
      </w:r>
      <w:r w:rsidR="00DE7952" w:rsidRPr="00C72BB6">
        <w:rPr>
          <w:rFonts w:ascii="Arial" w:hAnsi="Arial" w:cs="Arial"/>
        </w:rPr>
        <w:t xml:space="preserve"> </w:t>
      </w:r>
      <w:r w:rsidRPr="00C72BB6">
        <w:rPr>
          <w:rFonts w:ascii="Arial" w:hAnsi="Arial" w:cs="Arial"/>
        </w:rPr>
        <w:t xml:space="preserve">shall use the API detailed in </w:t>
      </w:r>
      <w:r w:rsidR="00087E3E">
        <w:fldChar w:fldCharType="begin"/>
      </w:r>
      <w:r w:rsidR="00087E3E">
        <w:instrText xml:space="preserve"> REF _Ref414984399 \r \h  \* MERGEFORMAT </w:instrText>
      </w:r>
      <w:r w:rsidR="00087E3E">
        <w:fldChar w:fldCharType="separate"/>
      </w:r>
      <w:ins w:id="1803" w:author="Sumit Pabbi" w:date="2015-04-13T20:05:00Z">
        <w:r w:rsidR="00655E56" w:rsidRPr="00C72BB6">
          <w:rPr>
            <w:rFonts w:ascii="Arial" w:hAnsi="Arial" w:cs="Arial"/>
          </w:rPr>
          <w:t>9.2.1.2</w:t>
        </w:r>
      </w:ins>
      <w:del w:id="1804" w:author="Sumit Pabbi" w:date="2015-04-12T20:53:00Z">
        <w:r w:rsidR="004563B7" w:rsidRPr="00C72BB6" w:rsidDel="00632731">
          <w:rPr>
            <w:rFonts w:ascii="Arial" w:hAnsi="Arial" w:cs="Arial"/>
          </w:rPr>
          <w:delText>8.2.1.2</w:delText>
        </w:r>
      </w:del>
      <w:r w:rsidR="00087E3E">
        <w:fldChar w:fldCharType="end"/>
      </w:r>
      <w:r w:rsidRPr="00C72BB6">
        <w:rPr>
          <w:rFonts w:ascii="Arial" w:hAnsi="Arial" w:cs="Arial"/>
        </w:rPr>
        <w:t>.</w:t>
      </w:r>
    </w:p>
    <w:p w:rsidR="00F33111" w:rsidRDefault="000F0F8D" w:rsidP="00F33111">
      <w:pPr>
        <w:pStyle w:val="ListParagraph"/>
        <w:numPr>
          <w:ilvl w:val="0"/>
          <w:numId w:val="63"/>
        </w:numPr>
        <w:rPr>
          <w:rFonts w:ascii="Arial" w:hAnsi="Arial" w:cs="Arial"/>
        </w:rPr>
        <w:pPrChange w:id="1805" w:author="Sumit Pabbi" w:date="2015-04-13T19:26:00Z">
          <w:pPr>
            <w:pStyle w:val="ListParagraph"/>
            <w:numPr>
              <w:numId w:val="17"/>
            </w:numPr>
            <w:ind w:left="360" w:hanging="360"/>
            <w:contextualSpacing w:val="0"/>
          </w:pPr>
        </w:pPrChange>
      </w:pPr>
      <w:r w:rsidRPr="00C72BB6">
        <w:rPr>
          <w:rFonts w:ascii="Arial" w:hAnsi="Arial" w:cs="Arial"/>
        </w:rPr>
        <w:t xml:space="preserve">Format of </w:t>
      </w:r>
      <w:r w:rsidR="007038DA" w:rsidRPr="00C72BB6">
        <w:rPr>
          <w:rFonts w:ascii="Arial" w:hAnsi="Arial" w:cs="Arial"/>
        </w:rPr>
        <w:t>CSV</w:t>
      </w:r>
      <w:r w:rsidRPr="00C72BB6">
        <w:rPr>
          <w:rFonts w:ascii="Arial" w:hAnsi="Arial" w:cs="Arial"/>
        </w:rPr>
        <w:t xml:space="preserve"> file is specified in section </w:t>
      </w:r>
      <w:r w:rsidR="00087E3E">
        <w:fldChar w:fldCharType="begin"/>
      </w:r>
      <w:r w:rsidR="00087E3E">
        <w:instrText xml:space="preserve"> REF _Ref413853367 \r \h  \* MERGEFORMAT </w:instrText>
      </w:r>
      <w:r w:rsidR="00087E3E">
        <w:fldChar w:fldCharType="separate"/>
      </w:r>
      <w:ins w:id="1806" w:author="Sumit Pabbi" w:date="2015-04-13T20:05:00Z">
        <w:r w:rsidR="00655E56" w:rsidRPr="00C72BB6">
          <w:rPr>
            <w:rFonts w:ascii="Arial" w:hAnsi="Arial" w:cs="Arial"/>
          </w:rPr>
          <w:t>11.2.7.4.1</w:t>
        </w:r>
      </w:ins>
      <w:del w:id="1807" w:author="Sumit Pabbi" w:date="2015-04-10T23:02:00Z">
        <w:r w:rsidR="00D6491D" w:rsidRPr="00C72BB6" w:rsidDel="00C7075E">
          <w:rPr>
            <w:rFonts w:ascii="Arial" w:hAnsi="Arial" w:cs="Arial"/>
          </w:rPr>
          <w:delText>10.2.7.4.1</w:delText>
        </w:r>
      </w:del>
      <w:r w:rsidR="00087E3E">
        <w:fldChar w:fldCharType="end"/>
      </w:r>
    </w:p>
    <w:p w:rsidR="00C0785B" w:rsidRPr="00C72BB6" w:rsidRDefault="00C0785B" w:rsidP="00AD5C2F">
      <w:pPr>
        <w:pStyle w:val="Heading4"/>
      </w:pPr>
      <w:bookmarkStart w:id="1808" w:name="_Ref415588663"/>
      <w:r w:rsidRPr="00C72BB6">
        <w:t>Check Existence of the FLW</w:t>
      </w:r>
      <w:bookmarkEnd w:id="1808"/>
    </w:p>
    <w:p w:rsidR="00F33111" w:rsidRDefault="00DB1A6C" w:rsidP="00F33111">
      <w:pPr>
        <w:pStyle w:val="ListParagraph"/>
        <w:numPr>
          <w:ilvl w:val="0"/>
          <w:numId w:val="63"/>
        </w:numPr>
        <w:rPr>
          <w:rFonts w:ascii="Arial" w:hAnsi="Arial" w:cs="Arial"/>
        </w:rPr>
        <w:pPrChange w:id="1809" w:author="Sumit Pabbi" w:date="2015-04-13T19:26:00Z">
          <w:pPr>
            <w:pStyle w:val="ListParagraph"/>
            <w:numPr>
              <w:numId w:val="17"/>
            </w:numPr>
            <w:ind w:left="360" w:hanging="360"/>
            <w:contextualSpacing w:val="0"/>
          </w:pPr>
        </w:pPrChange>
      </w:pPr>
      <w:r w:rsidRPr="00C72BB6">
        <w:rPr>
          <w:rFonts w:ascii="Arial" w:hAnsi="Arial" w:cs="Arial"/>
        </w:rPr>
        <w:t>FLW record is retrieved from the database as per the following logic:</w:t>
      </w:r>
    </w:p>
    <w:p w:rsidR="00F33111" w:rsidRDefault="009651E9" w:rsidP="00F33111">
      <w:pPr>
        <w:pStyle w:val="ListParagraph"/>
        <w:numPr>
          <w:ilvl w:val="1"/>
          <w:numId w:val="63"/>
        </w:numPr>
        <w:rPr>
          <w:rFonts w:ascii="Arial" w:hAnsi="Arial" w:cs="Arial"/>
        </w:rPr>
        <w:pPrChange w:id="1810" w:author="Sumit Pabbi" w:date="2015-04-13T19:26:00Z">
          <w:pPr>
            <w:pStyle w:val="ListParagraph"/>
            <w:numPr>
              <w:ilvl w:val="1"/>
              <w:numId w:val="17"/>
            </w:numPr>
            <w:ind w:left="1080" w:hanging="360"/>
            <w:contextualSpacing w:val="0"/>
          </w:pPr>
        </w:pPrChange>
      </w:pPr>
      <w:r w:rsidRPr="00C72BB6">
        <w:rPr>
          <w:rFonts w:ascii="Arial" w:hAnsi="Arial" w:cs="Arial"/>
        </w:rPr>
        <w:t>If the NMS FLW Identifier is available</w:t>
      </w:r>
      <w:r w:rsidR="00DB1A6C" w:rsidRPr="00C72BB6">
        <w:rPr>
          <w:rFonts w:ascii="Arial" w:hAnsi="Arial" w:cs="Arial"/>
        </w:rPr>
        <w:t xml:space="preserve"> in the CSV</w:t>
      </w:r>
      <w:r w:rsidRPr="00C72BB6">
        <w:rPr>
          <w:rFonts w:ascii="Arial" w:hAnsi="Arial" w:cs="Arial"/>
        </w:rPr>
        <w:t xml:space="preserve">, then the FLW record corresponding to the </w:t>
      </w:r>
      <w:r w:rsidR="00DB1A6C" w:rsidRPr="00C72BB6">
        <w:rPr>
          <w:rFonts w:ascii="Arial" w:hAnsi="Arial" w:cs="Arial"/>
        </w:rPr>
        <w:t>NMS FLW Id is selected</w:t>
      </w:r>
      <w:r w:rsidR="002F2DDB" w:rsidRPr="00C72BB6">
        <w:rPr>
          <w:rFonts w:ascii="Arial" w:hAnsi="Arial" w:cs="Arial"/>
        </w:rPr>
        <w:t>.</w:t>
      </w:r>
    </w:p>
    <w:p w:rsidR="00F33111" w:rsidRDefault="00DB1A6C" w:rsidP="00F33111">
      <w:pPr>
        <w:pStyle w:val="ListParagraph"/>
        <w:numPr>
          <w:ilvl w:val="1"/>
          <w:numId w:val="63"/>
        </w:numPr>
        <w:rPr>
          <w:rFonts w:ascii="Arial" w:hAnsi="Arial" w:cs="Arial"/>
        </w:rPr>
        <w:pPrChange w:id="1811" w:author="Sumit Pabbi" w:date="2015-04-13T19:26:00Z">
          <w:pPr>
            <w:pStyle w:val="ListParagraph"/>
            <w:numPr>
              <w:ilvl w:val="1"/>
              <w:numId w:val="17"/>
            </w:numPr>
            <w:ind w:left="1080" w:hanging="360"/>
            <w:contextualSpacing w:val="0"/>
          </w:pPr>
        </w:pPrChange>
      </w:pPr>
      <w:r w:rsidRPr="00C72BB6">
        <w:rPr>
          <w:rFonts w:ascii="Arial" w:hAnsi="Arial" w:cs="Arial"/>
        </w:rPr>
        <w:t>Else if the NMS FLW Identifier is not available in the CSV:</w:t>
      </w:r>
    </w:p>
    <w:p w:rsidR="00F33111" w:rsidRDefault="0024576C" w:rsidP="00F33111">
      <w:pPr>
        <w:pStyle w:val="ListParagraph"/>
        <w:numPr>
          <w:ilvl w:val="2"/>
          <w:numId w:val="63"/>
        </w:numPr>
        <w:rPr>
          <w:rFonts w:ascii="Arial" w:hAnsi="Arial" w:cs="Arial"/>
        </w:rPr>
        <w:pPrChange w:id="1812" w:author="Sumit Pabbi" w:date="2015-04-13T19:26:00Z">
          <w:pPr>
            <w:pStyle w:val="ListParagraph"/>
            <w:numPr>
              <w:ilvl w:val="2"/>
              <w:numId w:val="17"/>
            </w:numPr>
            <w:ind w:left="1800" w:hanging="360"/>
            <w:contextualSpacing w:val="0"/>
          </w:pPr>
        </w:pPrChange>
      </w:pPr>
      <w:r w:rsidRPr="00C72BB6">
        <w:rPr>
          <w:rFonts w:ascii="Arial" w:hAnsi="Arial" w:cs="Arial"/>
        </w:rPr>
        <w:t>T</w:t>
      </w:r>
      <w:r w:rsidR="00DB1A6C" w:rsidRPr="00C72BB6">
        <w:rPr>
          <w:rFonts w:ascii="Arial" w:hAnsi="Arial" w:cs="Arial"/>
        </w:rPr>
        <w:t>he FLW record corresponding to the given MCTS FLW Id and the state code is searched and</w:t>
      </w:r>
      <w:r w:rsidRPr="00C72BB6">
        <w:rPr>
          <w:rFonts w:ascii="Arial" w:hAnsi="Arial" w:cs="Arial"/>
        </w:rPr>
        <w:t>,</w:t>
      </w:r>
      <w:r w:rsidR="00DB1A6C" w:rsidRPr="00C72BB6">
        <w:rPr>
          <w:rFonts w:ascii="Arial" w:hAnsi="Arial" w:cs="Arial"/>
        </w:rPr>
        <w:t xml:space="preserve"> if found</w:t>
      </w:r>
      <w:r w:rsidRPr="00C72BB6">
        <w:rPr>
          <w:rFonts w:ascii="Arial" w:hAnsi="Arial" w:cs="Arial"/>
        </w:rPr>
        <w:t>, selected</w:t>
      </w:r>
      <w:r w:rsidR="00DB1A6C" w:rsidRPr="00C72BB6">
        <w:rPr>
          <w:rFonts w:ascii="Arial" w:hAnsi="Arial" w:cs="Arial"/>
        </w:rPr>
        <w:t>.</w:t>
      </w:r>
    </w:p>
    <w:p w:rsidR="00F33111" w:rsidRDefault="002F2DDB" w:rsidP="00F33111">
      <w:pPr>
        <w:pStyle w:val="ListParagraph"/>
        <w:numPr>
          <w:ilvl w:val="2"/>
          <w:numId w:val="63"/>
        </w:numPr>
        <w:rPr>
          <w:rFonts w:ascii="Arial" w:hAnsi="Arial" w:cs="Arial"/>
        </w:rPr>
        <w:pPrChange w:id="1813" w:author="Sumit Pabbi" w:date="2015-04-13T19:26:00Z">
          <w:pPr>
            <w:pStyle w:val="ListParagraph"/>
            <w:numPr>
              <w:ilvl w:val="2"/>
              <w:numId w:val="17"/>
            </w:numPr>
            <w:ind w:left="1800" w:hanging="360"/>
            <w:contextualSpacing w:val="0"/>
          </w:pPr>
        </w:pPrChange>
      </w:pPr>
      <w:r w:rsidRPr="00C72BB6">
        <w:rPr>
          <w:rFonts w:ascii="Arial" w:hAnsi="Arial" w:cs="Arial"/>
        </w:rPr>
        <w:t xml:space="preserve">Else, </w:t>
      </w:r>
      <w:r w:rsidR="00DB1A6C" w:rsidRPr="00C72BB6">
        <w:rPr>
          <w:rFonts w:ascii="Arial" w:hAnsi="Arial" w:cs="Arial"/>
        </w:rPr>
        <w:t xml:space="preserve">the FLW record corresponding to the given MSISDN is searched </w:t>
      </w:r>
      <w:r w:rsidR="0024576C" w:rsidRPr="00C72BB6">
        <w:rPr>
          <w:rFonts w:ascii="Arial" w:hAnsi="Arial" w:cs="Arial"/>
        </w:rPr>
        <w:t>and, if found, selected</w:t>
      </w:r>
      <w:r w:rsidRPr="00C72BB6">
        <w:rPr>
          <w:rFonts w:ascii="Arial" w:hAnsi="Arial" w:cs="Arial"/>
        </w:rPr>
        <w:t>.</w:t>
      </w:r>
    </w:p>
    <w:p w:rsidR="00C0785B" w:rsidRPr="00C72BB6" w:rsidRDefault="00176893" w:rsidP="00AD5C2F">
      <w:pPr>
        <w:pStyle w:val="Heading4"/>
      </w:pPr>
      <w:bookmarkStart w:id="1814" w:name="_Ref415590684"/>
      <w:r w:rsidRPr="00C72BB6">
        <w:t>Update of FLW State</w:t>
      </w:r>
      <w:bookmarkEnd w:id="1814"/>
    </w:p>
    <w:p w:rsidR="00F33111" w:rsidRDefault="00FF041A" w:rsidP="00F33111">
      <w:pPr>
        <w:pStyle w:val="ListParagraph"/>
        <w:numPr>
          <w:ilvl w:val="0"/>
          <w:numId w:val="63"/>
        </w:numPr>
        <w:rPr>
          <w:rFonts w:ascii="Arial" w:hAnsi="Arial" w:cs="Arial"/>
        </w:rPr>
        <w:pPrChange w:id="1815" w:author="Sumit Pabbi" w:date="2015-04-13T19:26:00Z">
          <w:pPr>
            <w:pStyle w:val="ListParagraph"/>
            <w:numPr>
              <w:numId w:val="17"/>
            </w:numPr>
            <w:ind w:left="360" w:hanging="360"/>
            <w:contextualSpacing w:val="0"/>
          </w:pPr>
        </w:pPrChange>
      </w:pPr>
      <w:r w:rsidRPr="00C72BB6">
        <w:rPr>
          <w:rFonts w:ascii="Arial" w:hAnsi="Arial" w:cs="Arial"/>
        </w:rPr>
        <w:t xml:space="preserve">If the state of the FLW record in the database is </w:t>
      </w:r>
      <w:r w:rsidRPr="00C72BB6">
        <w:rPr>
          <w:rFonts w:ascii="Arial" w:hAnsi="Arial" w:cs="Arial"/>
          <w:b/>
        </w:rPr>
        <w:t>INACTIVE-FLW</w:t>
      </w:r>
      <w:r w:rsidRPr="00C72BB6">
        <w:rPr>
          <w:rFonts w:ascii="Arial" w:hAnsi="Arial" w:cs="Arial"/>
        </w:rPr>
        <w:t xml:space="preserve"> and</w:t>
      </w:r>
      <w:r w:rsidRPr="00C72BB6">
        <w:rPr>
          <w:rFonts w:ascii="Arial" w:hAnsi="Arial" w:cs="Arial"/>
          <w:b/>
        </w:rPr>
        <w:t>:</w:t>
      </w:r>
    </w:p>
    <w:p w:rsidR="00F33111" w:rsidRDefault="00950F5F" w:rsidP="00F33111">
      <w:pPr>
        <w:pStyle w:val="ListParagraph"/>
        <w:numPr>
          <w:ilvl w:val="1"/>
          <w:numId w:val="63"/>
        </w:numPr>
        <w:rPr>
          <w:rFonts w:ascii="Arial" w:hAnsi="Arial" w:cs="Arial"/>
        </w:rPr>
        <w:pPrChange w:id="1816"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in the CSV record is equal to FALSE, then the state of the existing record is updated to  </w:t>
      </w:r>
      <w:r w:rsidRPr="00C72BB6">
        <w:rPr>
          <w:rFonts w:ascii="Arial" w:hAnsi="Arial" w:cs="Arial"/>
          <w:b/>
        </w:rPr>
        <w:t>INVALID-FLW</w:t>
      </w:r>
    </w:p>
    <w:p w:rsidR="00F33111" w:rsidRDefault="00950F5F" w:rsidP="00F33111">
      <w:pPr>
        <w:pStyle w:val="ListParagraph"/>
        <w:numPr>
          <w:ilvl w:val="0"/>
          <w:numId w:val="63"/>
        </w:numPr>
        <w:rPr>
          <w:rFonts w:ascii="Arial" w:hAnsi="Arial" w:cs="Arial"/>
        </w:rPr>
        <w:pPrChange w:id="1817" w:author="Sumit Pabbi" w:date="2015-04-13T19:26:00Z">
          <w:pPr>
            <w:pStyle w:val="ListParagraph"/>
            <w:numPr>
              <w:numId w:val="17"/>
            </w:numPr>
            <w:ind w:left="360" w:hanging="360"/>
            <w:contextualSpacing w:val="0"/>
          </w:pPr>
        </w:pPrChange>
      </w:pPr>
      <w:r w:rsidRPr="00C72BB6">
        <w:rPr>
          <w:rFonts w:ascii="Arial" w:hAnsi="Arial" w:cs="Arial"/>
        </w:rPr>
        <w:t>Else i</w:t>
      </w:r>
      <w:r w:rsidR="00FF041A" w:rsidRPr="00C72BB6">
        <w:rPr>
          <w:rFonts w:ascii="Arial" w:hAnsi="Arial" w:cs="Arial"/>
        </w:rPr>
        <w:t xml:space="preserve">f the state of the FLW record in the database is </w:t>
      </w:r>
      <w:r w:rsidR="00FF041A" w:rsidRPr="00C72BB6">
        <w:rPr>
          <w:rFonts w:ascii="Arial" w:hAnsi="Arial" w:cs="Arial"/>
          <w:b/>
        </w:rPr>
        <w:t>ANONYMOUS-FLW</w:t>
      </w:r>
      <w:r w:rsidR="00FF041A" w:rsidRPr="00C72BB6">
        <w:rPr>
          <w:rFonts w:ascii="Arial" w:hAnsi="Arial" w:cs="Arial"/>
        </w:rPr>
        <w:t xml:space="preserve"> and</w:t>
      </w:r>
      <w:r w:rsidR="00FF041A" w:rsidRPr="00C72BB6">
        <w:rPr>
          <w:rFonts w:ascii="Arial" w:hAnsi="Arial" w:cs="Arial"/>
          <w:b/>
        </w:rPr>
        <w:t>:</w:t>
      </w:r>
    </w:p>
    <w:p w:rsidR="00F33111" w:rsidRDefault="00FF041A" w:rsidP="00F33111">
      <w:pPr>
        <w:pStyle w:val="ListParagraph"/>
        <w:numPr>
          <w:ilvl w:val="1"/>
          <w:numId w:val="63"/>
        </w:numPr>
        <w:rPr>
          <w:rFonts w:ascii="Arial" w:hAnsi="Arial" w:cs="Arial"/>
        </w:rPr>
        <w:pPrChange w:id="1818"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is not present in the CSV record or is equal to TRUE, then the state of the existing record is updated to  </w:t>
      </w:r>
      <w:r w:rsidRPr="00C72BB6">
        <w:rPr>
          <w:rFonts w:ascii="Arial" w:hAnsi="Arial" w:cs="Arial"/>
          <w:b/>
        </w:rPr>
        <w:t>ACTIVE-FLW</w:t>
      </w:r>
    </w:p>
    <w:p w:rsidR="00F33111" w:rsidRDefault="00FF041A" w:rsidP="00F33111">
      <w:pPr>
        <w:pStyle w:val="ListParagraph"/>
        <w:numPr>
          <w:ilvl w:val="1"/>
          <w:numId w:val="63"/>
        </w:numPr>
        <w:rPr>
          <w:rFonts w:ascii="Arial" w:hAnsi="Arial" w:cs="Arial"/>
        </w:rPr>
        <w:pPrChange w:id="1819"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in the CSV record is equal to FALSE, then the state of the existing record is updated to  </w:t>
      </w:r>
      <w:r w:rsidRPr="00C72BB6">
        <w:rPr>
          <w:rFonts w:ascii="Arial" w:hAnsi="Arial" w:cs="Arial"/>
          <w:b/>
        </w:rPr>
        <w:t>INVALID-FLW</w:t>
      </w:r>
    </w:p>
    <w:p w:rsidR="00F33111" w:rsidRDefault="00FF041A" w:rsidP="00F33111">
      <w:pPr>
        <w:pStyle w:val="ListParagraph"/>
        <w:numPr>
          <w:ilvl w:val="0"/>
          <w:numId w:val="63"/>
        </w:numPr>
        <w:rPr>
          <w:rFonts w:ascii="Arial" w:hAnsi="Arial" w:cs="Arial"/>
        </w:rPr>
        <w:pPrChange w:id="1820" w:author="Sumit Pabbi" w:date="2015-04-13T19:26:00Z">
          <w:pPr>
            <w:pStyle w:val="ListParagraph"/>
            <w:numPr>
              <w:numId w:val="17"/>
            </w:numPr>
            <w:ind w:left="360" w:hanging="360"/>
            <w:contextualSpacing w:val="0"/>
          </w:pPr>
        </w:pPrChange>
      </w:pPr>
      <w:r w:rsidRPr="00C72BB6">
        <w:rPr>
          <w:rFonts w:ascii="Arial" w:hAnsi="Arial" w:cs="Arial"/>
        </w:rPr>
        <w:t xml:space="preserve">Else, </w:t>
      </w:r>
      <w:r w:rsidR="00950F5F" w:rsidRPr="00C72BB6">
        <w:rPr>
          <w:rFonts w:ascii="Arial" w:hAnsi="Arial" w:cs="Arial"/>
        </w:rPr>
        <w:t>i</w:t>
      </w:r>
      <w:r w:rsidRPr="00C72BB6">
        <w:rPr>
          <w:rFonts w:ascii="Arial" w:hAnsi="Arial" w:cs="Arial"/>
        </w:rPr>
        <w:t xml:space="preserve">f the state of the FLW record in the database is </w:t>
      </w:r>
      <w:r w:rsidRPr="00C72BB6">
        <w:rPr>
          <w:rFonts w:ascii="Arial" w:hAnsi="Arial" w:cs="Arial"/>
          <w:b/>
        </w:rPr>
        <w:t>ACTIVE-FLW</w:t>
      </w:r>
      <w:r w:rsidRPr="00C72BB6">
        <w:rPr>
          <w:rFonts w:ascii="Arial" w:hAnsi="Arial" w:cs="Arial"/>
        </w:rPr>
        <w:t xml:space="preserve"> and</w:t>
      </w:r>
      <w:r w:rsidRPr="00C72BB6">
        <w:rPr>
          <w:rFonts w:ascii="Arial" w:hAnsi="Arial" w:cs="Arial"/>
          <w:b/>
        </w:rPr>
        <w:t>:</w:t>
      </w:r>
    </w:p>
    <w:p w:rsidR="00F33111" w:rsidRDefault="00FF041A" w:rsidP="00F33111">
      <w:pPr>
        <w:pStyle w:val="ListParagraph"/>
        <w:numPr>
          <w:ilvl w:val="1"/>
          <w:numId w:val="63"/>
        </w:numPr>
        <w:rPr>
          <w:ins w:id="1821" w:author="Sumit Pabbi" w:date="2015-04-11T00:46:00Z"/>
          <w:rFonts w:ascii="Arial" w:hAnsi="Arial" w:cs="Arial"/>
        </w:rPr>
        <w:pPrChange w:id="1822" w:author="Sumit Pabbi" w:date="2015-04-13T19:26:00Z">
          <w:pPr>
            <w:pStyle w:val="ListParagraph"/>
            <w:numPr>
              <w:ilvl w:val="1"/>
              <w:numId w:val="17"/>
            </w:numPr>
            <w:ind w:left="1080" w:hanging="360"/>
            <w:contextualSpacing w:val="0"/>
          </w:pPr>
        </w:pPrChange>
      </w:pPr>
      <w:r w:rsidRPr="00C72BB6">
        <w:rPr>
          <w:rFonts w:ascii="Arial" w:hAnsi="Arial" w:cs="Arial"/>
        </w:rPr>
        <w:t xml:space="preserve">If the </w:t>
      </w:r>
      <w:r w:rsidRPr="00C72BB6">
        <w:rPr>
          <w:rFonts w:ascii="Arial" w:hAnsi="Arial" w:cs="Arial"/>
          <w:i/>
        </w:rPr>
        <w:t>isValid</w:t>
      </w:r>
      <w:r w:rsidRPr="00C72BB6">
        <w:rPr>
          <w:rFonts w:ascii="Arial" w:hAnsi="Arial" w:cs="Arial"/>
        </w:rPr>
        <w:t xml:space="preserve">  in the CSV record is equal to FALSE, then the state of the existing record is updated to  </w:t>
      </w:r>
      <w:r w:rsidRPr="00C72BB6">
        <w:rPr>
          <w:rFonts w:ascii="Arial" w:hAnsi="Arial" w:cs="Arial"/>
          <w:b/>
        </w:rPr>
        <w:t>INVALID-FLW</w:t>
      </w:r>
    </w:p>
    <w:p w:rsidR="0073098F" w:rsidRPr="00C72BB6" w:rsidRDefault="0073098F" w:rsidP="00AD5C2F">
      <w:pPr>
        <w:pStyle w:val="Heading3"/>
        <w:rPr>
          <w:ins w:id="1823" w:author="Sumit Pabbi" w:date="2015-04-11T00:46:00Z"/>
        </w:rPr>
      </w:pPr>
      <w:bookmarkStart w:id="1824" w:name="_Toc416719462"/>
      <w:ins w:id="1825" w:author="Sumit Pabbi" w:date="2015-04-11T00:46:00Z">
        <w:r w:rsidRPr="00C72BB6">
          <w:t>FLW Whitelist CSV Upload Successful</w:t>
        </w:r>
        <w:bookmarkEnd w:id="1824"/>
      </w:ins>
    </w:p>
    <w:p w:rsidR="00F33111" w:rsidRDefault="0073098F" w:rsidP="00F33111">
      <w:pPr>
        <w:pStyle w:val="ListParagraph"/>
        <w:numPr>
          <w:ilvl w:val="0"/>
          <w:numId w:val="63"/>
        </w:numPr>
        <w:rPr>
          <w:ins w:id="1826" w:author="Sumit Pabbi" w:date="2015-04-11T00:46:00Z"/>
          <w:rFonts w:ascii="Arial" w:hAnsi="Arial" w:cs="Arial"/>
        </w:rPr>
        <w:pPrChange w:id="1827" w:author="Sumit Pabbi" w:date="2015-04-13T19:26:00Z">
          <w:pPr>
            <w:pStyle w:val="ListParagraph"/>
            <w:numPr>
              <w:numId w:val="17"/>
            </w:numPr>
            <w:ind w:left="360" w:hanging="360"/>
            <w:contextualSpacing w:val="0"/>
          </w:pPr>
        </w:pPrChange>
      </w:pPr>
      <w:ins w:id="1828" w:author="Sumit Pabbi" w:date="2015-04-11T00:46:00Z">
        <w:r w:rsidRPr="00C72BB6">
          <w:rPr>
            <w:rFonts w:ascii="Arial" w:hAnsi="Arial" w:cs="Arial"/>
          </w:rPr>
          <w:t>FLW handle</w:t>
        </w:r>
      </w:ins>
      <w:ins w:id="1829" w:author="Sumit Pabbi" w:date="2015-04-13T19:35:00Z">
        <w:r w:rsidR="002B2310" w:rsidRPr="00C72BB6">
          <w:rPr>
            <w:rFonts w:ascii="Arial" w:hAnsi="Arial" w:cs="Arial"/>
          </w:rPr>
          <w:t>s</w:t>
        </w:r>
      </w:ins>
      <w:ins w:id="1830" w:author="Sumit Pabbi" w:date="2015-04-11T00:46:00Z">
        <w:r w:rsidRPr="00C72BB6">
          <w:rPr>
            <w:rFonts w:ascii="Arial" w:hAnsi="Arial" w:cs="Arial"/>
          </w:rPr>
          <w:t xml:space="preserve"> the Csv upload of FLW White List Data </w:t>
        </w:r>
      </w:ins>
      <w:ins w:id="1831" w:author="Sumit Pabbi" w:date="2015-04-12T20:12:00Z">
        <w:r w:rsidR="00866ABB" w:rsidRPr="00C72BB6">
          <w:rPr>
            <w:rFonts w:ascii="Arial" w:hAnsi="Arial" w:cs="Arial"/>
          </w:rPr>
          <w:t xml:space="preserve">(refer </w:t>
        </w:r>
      </w:ins>
      <w:ins w:id="1832" w:author="Sumit Pabbi" w:date="2015-04-12T20:13:00Z">
        <w:r w:rsidR="0066491D" w:rsidRPr="00C72BB6">
          <w:rPr>
            <w:rFonts w:ascii="Arial" w:hAnsi="Arial" w:cs="Arial"/>
          </w:rPr>
          <w:fldChar w:fldCharType="begin"/>
        </w:r>
        <w:r w:rsidR="00866ABB" w:rsidRPr="00C72BB6">
          <w:rPr>
            <w:rFonts w:ascii="Arial" w:hAnsi="Arial" w:cs="Arial"/>
          </w:rPr>
          <w:instrText xml:space="preserve"> REF _Ref416632915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1833" w:author="Sumit Pabbi" w:date="2015-04-13T20:05:00Z">
        <w:r w:rsidR="00655E56" w:rsidRPr="00C72BB6">
          <w:rPr>
            <w:rFonts w:ascii="Arial" w:hAnsi="Arial" w:cs="Arial"/>
          </w:rPr>
          <w:t>11.2.7.6.3</w:t>
        </w:r>
      </w:ins>
      <w:ins w:id="1834" w:author="Sumit Pabbi" w:date="2015-04-12T20:13:00Z">
        <w:r w:rsidR="0066491D" w:rsidRPr="00C72BB6">
          <w:rPr>
            <w:rFonts w:ascii="Arial" w:hAnsi="Arial" w:cs="Arial"/>
          </w:rPr>
          <w:fldChar w:fldCharType="end"/>
        </w:r>
      </w:ins>
      <w:ins w:id="1835" w:author="Sumit Pabbi" w:date="2015-04-12T20:12:00Z">
        <w:r w:rsidR="00866ABB" w:rsidRPr="00C72BB6">
          <w:rPr>
            <w:rFonts w:ascii="Arial" w:hAnsi="Arial" w:cs="Arial"/>
          </w:rPr>
          <w:t xml:space="preserve">) </w:t>
        </w:r>
      </w:ins>
      <w:ins w:id="1836" w:author="Sumit Pabbi" w:date="2015-04-11T00:46:00Z">
        <w:r w:rsidRPr="00C72BB6">
          <w:rPr>
            <w:rFonts w:ascii="Arial" w:hAnsi="Arial" w:cs="Arial"/>
          </w:rPr>
          <w:t xml:space="preserve">and </w:t>
        </w:r>
        <w:del w:id="1837" w:author="gur30938" w:date="2015-04-13T14:42:00Z">
          <w:r w:rsidRPr="00C72BB6">
            <w:rPr>
              <w:rFonts w:ascii="Arial" w:hAnsi="Arial" w:cs="Arial"/>
            </w:rPr>
            <w:delText>based on msisdn</w:delText>
          </w:r>
        </w:del>
        <w:del w:id="1838" w:author="gur30938" w:date="2015-04-13T14:43:00Z">
          <w:r w:rsidRPr="00C72BB6">
            <w:rPr>
              <w:rFonts w:ascii="Arial" w:hAnsi="Arial" w:cs="Arial"/>
            </w:rPr>
            <w:delText>,</w:delText>
          </w:r>
        </w:del>
        <w:r w:rsidRPr="00C72BB6">
          <w:rPr>
            <w:rFonts w:ascii="Arial" w:hAnsi="Arial" w:cs="Arial"/>
          </w:rPr>
          <w:t xml:space="preserve"> it will update the </w:t>
        </w:r>
        <w:del w:id="1839" w:author="gur30938" w:date="2015-04-13T14:42:00Z">
          <w:r w:rsidRPr="00C72BB6">
            <w:rPr>
              <w:rFonts w:ascii="Arial" w:hAnsi="Arial" w:cs="Arial"/>
            </w:rPr>
            <w:delText>IsInWhiteList parameter in FLW table</w:delText>
          </w:r>
        </w:del>
      </w:ins>
      <w:ins w:id="1840" w:author="gur30938" w:date="2015-04-13T14:42:00Z">
        <w:r w:rsidR="005D055F" w:rsidRPr="00C72BB6">
          <w:rPr>
            <w:rFonts w:ascii="Arial" w:hAnsi="Arial" w:cs="Arial"/>
          </w:rPr>
          <w:t>table WhiteListUsers</w:t>
        </w:r>
      </w:ins>
      <w:ins w:id="1841" w:author="Sumit Pabbi" w:date="2015-04-11T00:46:00Z">
        <w:r w:rsidRPr="00C72BB6">
          <w:rPr>
            <w:rFonts w:ascii="Arial" w:hAnsi="Arial" w:cs="Arial"/>
          </w:rPr>
          <w:t>.</w:t>
        </w:r>
      </w:ins>
    </w:p>
    <w:p w:rsidR="00F33111" w:rsidRDefault="0073098F" w:rsidP="00F33111">
      <w:pPr>
        <w:pStyle w:val="ListParagraph"/>
        <w:numPr>
          <w:ilvl w:val="0"/>
          <w:numId w:val="63"/>
        </w:numPr>
        <w:rPr>
          <w:ins w:id="1842" w:author="Sumit Pabbi" w:date="2015-04-11T00:46:00Z"/>
          <w:del w:id="1843" w:author="gur30938" w:date="2015-04-13T14:43:00Z"/>
          <w:rFonts w:ascii="Arial" w:hAnsi="Arial" w:cs="Arial"/>
        </w:rPr>
        <w:pPrChange w:id="1844" w:author="Sumit Pabbi" w:date="2015-04-13T19:26:00Z">
          <w:pPr>
            <w:pStyle w:val="ListParagraph"/>
            <w:numPr>
              <w:numId w:val="17"/>
            </w:numPr>
            <w:ind w:left="360" w:hanging="360"/>
            <w:contextualSpacing w:val="0"/>
          </w:pPr>
        </w:pPrChange>
      </w:pPr>
      <w:ins w:id="1845" w:author="Sumit Pabbi" w:date="2015-04-11T00:46:00Z">
        <w:del w:id="1846" w:author="gur30938" w:date="2015-04-13T14:43:00Z">
          <w:r w:rsidRPr="00C72BB6">
            <w:rPr>
              <w:rFonts w:ascii="Arial" w:hAnsi="Arial" w:cs="Arial"/>
            </w:rPr>
            <w:delText>If Msisdn is not present or is INVALID, FLW rejects the record.</w:delText>
          </w:r>
          <w:bookmarkStart w:id="1847" w:name="_Toc416717924"/>
          <w:bookmarkStart w:id="1848" w:name="_Toc416719463"/>
          <w:bookmarkEnd w:id="1847"/>
          <w:bookmarkEnd w:id="1848"/>
        </w:del>
      </w:ins>
    </w:p>
    <w:p w:rsidR="0073098F" w:rsidRPr="00C72BB6" w:rsidDel="0073098F" w:rsidRDefault="0073098F" w:rsidP="000D6728">
      <w:pPr>
        <w:rPr>
          <w:del w:id="1849" w:author="Sumit Pabbi" w:date="2015-04-11T00:46:00Z"/>
          <w:rFonts w:ascii="Arial" w:hAnsi="Arial" w:cs="Arial"/>
        </w:rPr>
      </w:pPr>
      <w:bookmarkStart w:id="1850" w:name="_Toc416478394"/>
      <w:bookmarkStart w:id="1851" w:name="_Toc416478523"/>
      <w:bookmarkStart w:id="1852" w:name="_Toc416478651"/>
      <w:bookmarkStart w:id="1853" w:name="_Toc416717926"/>
      <w:bookmarkStart w:id="1854" w:name="_Toc416719464"/>
      <w:bookmarkEnd w:id="1850"/>
      <w:bookmarkEnd w:id="1851"/>
      <w:bookmarkEnd w:id="1852"/>
      <w:bookmarkEnd w:id="1853"/>
      <w:bookmarkEnd w:id="1854"/>
    </w:p>
    <w:p w:rsidR="000F0F8D" w:rsidRPr="00C72BB6" w:rsidRDefault="003222BE" w:rsidP="00AD5C2F">
      <w:pPr>
        <w:pStyle w:val="Heading2"/>
        <w:numPr>
          <w:ilvl w:val="1"/>
          <w:numId w:val="47"/>
        </w:numPr>
      </w:pPr>
      <w:bookmarkStart w:id="1855" w:name="_Ref416692298"/>
      <w:bookmarkStart w:id="1856" w:name="_Toc416719465"/>
      <w:r w:rsidRPr="00C72BB6">
        <w:t>Services</w:t>
      </w:r>
      <w:bookmarkEnd w:id="1855"/>
      <w:bookmarkEnd w:id="1856"/>
    </w:p>
    <w:p w:rsidR="000F0F8D" w:rsidRPr="00C72BB6" w:rsidRDefault="000F0F8D" w:rsidP="000F0F8D">
      <w:pPr>
        <w:rPr>
          <w:rFonts w:ascii="Arial" w:hAnsi="Arial" w:cs="Arial"/>
        </w:rPr>
      </w:pPr>
      <w:r w:rsidRPr="00C72BB6">
        <w:rPr>
          <w:rFonts w:ascii="Arial" w:hAnsi="Arial" w:cs="Arial"/>
        </w:rPr>
        <w:t xml:space="preserve">FrontLineWorker module exposes the following </w:t>
      </w:r>
      <w:r w:rsidR="003222BE" w:rsidRPr="00C72BB6">
        <w:rPr>
          <w:rFonts w:ascii="Arial" w:hAnsi="Arial" w:cs="Arial"/>
        </w:rPr>
        <w:t xml:space="preserve">service </w:t>
      </w:r>
      <w:r w:rsidRPr="00C72BB6">
        <w:rPr>
          <w:rFonts w:ascii="Arial" w:hAnsi="Arial" w:cs="Arial"/>
        </w:rPr>
        <w:t>APIs to other modules:-</w:t>
      </w:r>
    </w:p>
    <w:p w:rsidR="000F0F8D" w:rsidRPr="00C72BB6" w:rsidRDefault="000F0F8D" w:rsidP="00AD5C2F">
      <w:pPr>
        <w:pStyle w:val="Heading3"/>
        <w:numPr>
          <w:ilvl w:val="2"/>
          <w:numId w:val="47"/>
        </w:numPr>
      </w:pPr>
      <w:bookmarkStart w:id="1857" w:name="_Ref415061481"/>
      <w:bookmarkStart w:id="1858" w:name="_Toc416719466"/>
      <w:r w:rsidRPr="00C72BB6">
        <w:t>Process User Details</w:t>
      </w:r>
      <w:bookmarkEnd w:id="1857"/>
      <w:bookmarkEnd w:id="1858"/>
    </w:p>
    <w:p w:rsidR="004843BA" w:rsidRPr="00C72BB6" w:rsidRDefault="004843BA" w:rsidP="004843BA">
      <w:pPr>
        <w:pStyle w:val="ListParagraph"/>
        <w:numPr>
          <w:ilvl w:val="0"/>
          <w:numId w:val="23"/>
        </w:numPr>
        <w:ind w:left="662"/>
        <w:contextualSpacing w:val="0"/>
        <w:rPr>
          <w:rFonts w:ascii="Arial" w:hAnsi="Arial" w:cs="Arial"/>
        </w:rPr>
      </w:pPr>
      <w:r w:rsidRPr="00C72BB6">
        <w:rPr>
          <w:rFonts w:ascii="Arial" w:hAnsi="Arial" w:cs="Arial"/>
        </w:rPr>
        <w:t xml:space="preserve">Signature : </w:t>
      </w:r>
      <w:r w:rsidRPr="00C72BB6">
        <w:rPr>
          <w:rFonts w:ascii="Arial" w:hAnsi="Arial" w:cs="Arial"/>
          <w:i/>
        </w:rPr>
        <w:t>UserProfile processUserDetails(String msisdn, String circle</w:t>
      </w:r>
      <w:r w:rsidR="00AF3B1D" w:rsidRPr="00C72BB6">
        <w:rPr>
          <w:rFonts w:ascii="Arial" w:hAnsi="Arial" w:cs="Arial"/>
          <w:i/>
        </w:rPr>
        <w:t>Code</w:t>
      </w:r>
      <w:r w:rsidRPr="00C72BB6">
        <w:rPr>
          <w:rFonts w:ascii="Arial" w:hAnsi="Arial" w:cs="Arial"/>
          <w:i/>
        </w:rPr>
        <w:t>, String operatorCode, ServicesUsingFrontLineWorker service) throws DataValidationException;</w:t>
      </w:r>
    </w:p>
    <w:p w:rsidR="000F0F8D" w:rsidRPr="00C72BB6" w:rsidRDefault="000F0F8D" w:rsidP="005B1FD3">
      <w:pPr>
        <w:pStyle w:val="ListParagraph"/>
        <w:numPr>
          <w:ilvl w:val="0"/>
          <w:numId w:val="23"/>
        </w:numPr>
        <w:contextualSpacing w:val="0"/>
        <w:rPr>
          <w:rFonts w:ascii="Arial" w:hAnsi="Arial" w:cs="Arial"/>
        </w:rPr>
      </w:pPr>
      <w:r w:rsidRPr="00C72BB6">
        <w:rPr>
          <w:rFonts w:ascii="Arial" w:hAnsi="Arial" w:cs="Arial"/>
        </w:rPr>
        <w:t xml:space="preserve">Process User Detail API is used by </w:t>
      </w:r>
      <w:r w:rsidR="003222BE" w:rsidRPr="00C72BB6">
        <w:rPr>
          <w:rFonts w:ascii="Arial" w:hAnsi="Arial" w:cs="Arial"/>
        </w:rPr>
        <w:t>MA</w:t>
      </w:r>
      <w:r w:rsidRPr="00C72BB6">
        <w:rPr>
          <w:rFonts w:ascii="Arial" w:hAnsi="Arial" w:cs="Arial"/>
        </w:rPr>
        <w:t xml:space="preserve"> and </w:t>
      </w:r>
      <w:r w:rsidR="003222BE" w:rsidRPr="00C72BB6">
        <w:rPr>
          <w:rFonts w:ascii="Arial" w:hAnsi="Arial" w:cs="Arial"/>
        </w:rPr>
        <w:t>MK</w:t>
      </w:r>
      <w:r w:rsidRPr="00C72BB6">
        <w:rPr>
          <w:rFonts w:ascii="Arial" w:hAnsi="Arial" w:cs="Arial"/>
        </w:rPr>
        <w:t xml:space="preserve"> module</w:t>
      </w:r>
      <w:r w:rsidR="003222BE" w:rsidRPr="00C72BB6">
        <w:rPr>
          <w:rFonts w:ascii="Arial" w:hAnsi="Arial" w:cs="Arial"/>
        </w:rPr>
        <w:t>s</w:t>
      </w:r>
      <w:r w:rsidRPr="00C72BB6">
        <w:rPr>
          <w:rFonts w:ascii="Arial" w:hAnsi="Arial" w:cs="Arial"/>
        </w:rPr>
        <w:t xml:space="preserve"> to serve the Get User Detail </w:t>
      </w:r>
      <w:r w:rsidR="00B80AE7" w:rsidRPr="00C72BB6">
        <w:rPr>
          <w:rFonts w:ascii="Arial" w:hAnsi="Arial" w:cs="Arial"/>
        </w:rPr>
        <w:t>r</w:t>
      </w:r>
      <w:r w:rsidRPr="00C72BB6">
        <w:rPr>
          <w:rFonts w:ascii="Arial" w:hAnsi="Arial" w:cs="Arial"/>
        </w:rPr>
        <w:t>equest coming from IVR.</w:t>
      </w:r>
    </w:p>
    <w:p w:rsidR="00A616FE" w:rsidRPr="00C72BB6" w:rsidRDefault="00A616FE" w:rsidP="005B1FD3">
      <w:pPr>
        <w:pStyle w:val="ListParagraph"/>
        <w:numPr>
          <w:ilvl w:val="0"/>
          <w:numId w:val="23"/>
        </w:numPr>
        <w:ind w:left="662"/>
        <w:contextualSpacing w:val="0"/>
        <w:rPr>
          <w:rFonts w:ascii="Arial" w:hAnsi="Arial" w:cs="Arial"/>
        </w:rPr>
      </w:pPr>
      <w:r w:rsidRPr="00C72BB6">
        <w:rPr>
          <w:rFonts w:ascii="Arial" w:hAnsi="Arial" w:cs="Arial"/>
        </w:rPr>
        <w:t>Circle, Operator, MSISDN and Service Type (MA or MK) are the input parameters.</w:t>
      </w:r>
    </w:p>
    <w:p w:rsidR="00060E37" w:rsidRPr="00C72BB6" w:rsidRDefault="00060E37" w:rsidP="00060E37">
      <w:pPr>
        <w:pStyle w:val="ListParagraph"/>
        <w:numPr>
          <w:ilvl w:val="0"/>
          <w:numId w:val="23"/>
        </w:numPr>
        <w:ind w:left="662"/>
        <w:contextualSpacing w:val="0"/>
        <w:rPr>
          <w:rFonts w:ascii="Arial" w:hAnsi="Arial" w:cs="Arial"/>
        </w:rPr>
      </w:pPr>
      <w:r w:rsidRPr="00C72BB6">
        <w:rPr>
          <w:rFonts w:ascii="Arial" w:hAnsi="Arial" w:cs="Arial"/>
        </w:rPr>
        <w:t xml:space="preserve">The </w:t>
      </w:r>
      <w:r w:rsidRPr="00C72BB6">
        <w:rPr>
          <w:rFonts w:ascii="Arial" w:hAnsi="Arial" w:cs="Arial"/>
          <w:i/>
        </w:rPr>
        <w:t>UserProfile</w:t>
      </w:r>
      <w:r w:rsidRPr="00C72BB6">
        <w:rPr>
          <w:rFonts w:ascii="Arial" w:hAnsi="Arial" w:cs="Arial"/>
        </w:rPr>
        <w:t xml:space="preserve"> object returned by this API contains the following information:</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 xml:space="preserve">Whether FLW record for the given </w:t>
      </w:r>
      <w:r w:rsidRPr="00C72BB6">
        <w:rPr>
          <w:rFonts w:ascii="Arial" w:hAnsi="Arial" w:cs="Arial"/>
          <w:i/>
        </w:rPr>
        <w:t>msisdn</w:t>
      </w:r>
      <w:r w:rsidRPr="00C72BB6">
        <w:rPr>
          <w:rFonts w:ascii="Arial" w:hAnsi="Arial" w:cs="Arial"/>
        </w:rPr>
        <w:t xml:space="preserve"> exists or not</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The NMS generated Identifier of the FLW</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The Language Location Code for the given circle (if unique, else the default LLC for the circle)</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 xml:space="preserve">Circle </w:t>
      </w:r>
    </w:p>
    <w:p w:rsidR="00060E37" w:rsidRPr="00C72BB6" w:rsidRDefault="00060E37" w:rsidP="00AB2B27">
      <w:pPr>
        <w:pStyle w:val="ListParagraph"/>
        <w:numPr>
          <w:ilvl w:val="0"/>
          <w:numId w:val="55"/>
        </w:numPr>
        <w:spacing w:line="360" w:lineRule="auto"/>
        <w:rPr>
          <w:rFonts w:ascii="Arial" w:hAnsi="Arial" w:cs="Arial"/>
        </w:rPr>
      </w:pPr>
      <w:r w:rsidRPr="00C72BB6">
        <w:rPr>
          <w:rFonts w:ascii="Arial" w:hAnsi="Arial" w:cs="Arial"/>
        </w:rPr>
        <w:t xml:space="preserve">State level capping value for the given </w:t>
      </w:r>
      <w:r w:rsidRPr="00C72BB6">
        <w:rPr>
          <w:rFonts w:ascii="Arial" w:hAnsi="Arial" w:cs="Arial"/>
          <w:i/>
        </w:rPr>
        <w:t>service</w:t>
      </w:r>
    </w:p>
    <w:p w:rsidR="000F0F8D" w:rsidRPr="00C72BB6" w:rsidRDefault="00A616FE" w:rsidP="005B1FD3">
      <w:pPr>
        <w:pStyle w:val="ListParagraph"/>
        <w:numPr>
          <w:ilvl w:val="0"/>
          <w:numId w:val="23"/>
        </w:numPr>
        <w:contextualSpacing w:val="0"/>
        <w:rPr>
          <w:rFonts w:ascii="Arial" w:hAnsi="Arial" w:cs="Arial"/>
        </w:rPr>
      </w:pPr>
      <w:r w:rsidRPr="00C72BB6">
        <w:rPr>
          <w:rFonts w:ascii="Arial" w:hAnsi="Arial" w:cs="Arial"/>
        </w:rPr>
        <w:t>This API</w:t>
      </w:r>
      <w:r w:rsidR="000F0F8D" w:rsidRPr="00C72BB6">
        <w:rPr>
          <w:rFonts w:ascii="Arial" w:hAnsi="Arial" w:cs="Arial"/>
        </w:rPr>
        <w:t xml:space="preserve"> does the </w:t>
      </w:r>
      <w:r w:rsidR="0016416E" w:rsidRPr="00C72BB6">
        <w:rPr>
          <w:rFonts w:ascii="Arial" w:hAnsi="Arial" w:cs="Arial"/>
        </w:rPr>
        <w:t>following validation</w:t>
      </w:r>
      <w:r w:rsidR="000F0F8D" w:rsidRPr="00C72BB6">
        <w:rPr>
          <w:rFonts w:ascii="Arial" w:hAnsi="Arial" w:cs="Arial"/>
        </w:rPr>
        <w:t xml:space="preserve"> and throws</w:t>
      </w:r>
      <w:r w:rsidRPr="00C72BB6">
        <w:rPr>
          <w:rFonts w:ascii="Arial" w:hAnsi="Arial" w:cs="Arial"/>
        </w:rPr>
        <w:t xml:space="preserve"> a</w:t>
      </w:r>
      <w:r w:rsidR="00617105" w:rsidRPr="00C72BB6">
        <w:rPr>
          <w:rFonts w:ascii="Arial" w:hAnsi="Arial" w:cs="Arial"/>
        </w:rPr>
        <w:t xml:space="preserve"> DataValidationException</w:t>
      </w:r>
      <w:r w:rsidR="00617105" w:rsidRPr="00C72BB6" w:rsidDel="00617105">
        <w:rPr>
          <w:rFonts w:ascii="Arial" w:hAnsi="Arial" w:cs="Arial"/>
        </w:rPr>
        <w:t xml:space="preserve"> </w:t>
      </w:r>
      <w:r w:rsidR="00617105" w:rsidRPr="00C72BB6">
        <w:rPr>
          <w:rFonts w:ascii="Arial" w:hAnsi="Arial" w:cs="Arial"/>
        </w:rPr>
        <w:t xml:space="preserve"> exception</w:t>
      </w:r>
      <w:r w:rsidRPr="00C72BB6">
        <w:rPr>
          <w:rFonts w:ascii="Arial" w:hAnsi="Arial" w:cs="Arial"/>
        </w:rPr>
        <w:t xml:space="preserve"> in case the validation fails</w:t>
      </w:r>
      <w:r w:rsidR="000F0F8D" w:rsidRPr="00C72BB6">
        <w:rPr>
          <w:rFonts w:ascii="Arial" w:hAnsi="Arial" w:cs="Arial"/>
        </w:rPr>
        <w:t>.</w:t>
      </w:r>
    </w:p>
    <w:p w:rsidR="000F0F8D" w:rsidRPr="00C72BB6" w:rsidRDefault="000F0F8D" w:rsidP="005B1FD3">
      <w:pPr>
        <w:pStyle w:val="ListParagraph"/>
        <w:numPr>
          <w:ilvl w:val="1"/>
          <w:numId w:val="23"/>
        </w:numPr>
        <w:contextualSpacing w:val="0"/>
        <w:rPr>
          <w:rFonts w:ascii="Arial" w:hAnsi="Arial" w:cs="Arial"/>
        </w:rPr>
      </w:pPr>
      <w:r w:rsidRPr="00C72BB6">
        <w:rPr>
          <w:rFonts w:ascii="Arial" w:hAnsi="Arial" w:cs="Arial"/>
        </w:rPr>
        <w:t>Mandatory parameter</w:t>
      </w:r>
      <w:r w:rsidR="003222BE" w:rsidRPr="00C72BB6">
        <w:rPr>
          <w:rFonts w:ascii="Arial" w:hAnsi="Arial" w:cs="Arial"/>
        </w:rPr>
        <w:t>s</w:t>
      </w:r>
      <w:r w:rsidRPr="00C72BB6">
        <w:rPr>
          <w:rFonts w:ascii="Arial" w:hAnsi="Arial" w:cs="Arial"/>
        </w:rPr>
        <w:t xml:space="preserve"> </w:t>
      </w:r>
      <w:r w:rsidR="00060E37" w:rsidRPr="00C72BB6">
        <w:rPr>
          <w:rFonts w:ascii="Arial" w:hAnsi="Arial" w:cs="Arial"/>
        </w:rPr>
        <w:t xml:space="preserve">are </w:t>
      </w:r>
      <w:r w:rsidRPr="00C72BB6">
        <w:rPr>
          <w:rFonts w:ascii="Arial" w:hAnsi="Arial" w:cs="Arial"/>
        </w:rPr>
        <w:t>present</w:t>
      </w:r>
      <w:r w:rsidR="00B80AE7" w:rsidRPr="00C72BB6">
        <w:rPr>
          <w:rFonts w:ascii="Arial" w:hAnsi="Arial" w:cs="Arial"/>
        </w:rPr>
        <w:t xml:space="preserve"> (Circle,</w:t>
      </w:r>
      <w:r w:rsidR="00060E37" w:rsidRPr="00C72BB6">
        <w:rPr>
          <w:rFonts w:ascii="Arial" w:hAnsi="Arial" w:cs="Arial"/>
        </w:rPr>
        <w:t xml:space="preserve"> </w:t>
      </w:r>
      <w:r w:rsidR="00B80AE7" w:rsidRPr="00C72BB6">
        <w:rPr>
          <w:rFonts w:ascii="Arial" w:hAnsi="Arial" w:cs="Arial"/>
        </w:rPr>
        <w:t>Operator,</w:t>
      </w:r>
      <w:r w:rsidR="00060E37" w:rsidRPr="00C72BB6">
        <w:rPr>
          <w:rFonts w:ascii="Arial" w:hAnsi="Arial" w:cs="Arial"/>
        </w:rPr>
        <w:t xml:space="preserve"> </w:t>
      </w:r>
      <w:r w:rsidR="00B80AE7" w:rsidRPr="00C72BB6">
        <w:rPr>
          <w:rFonts w:ascii="Arial" w:hAnsi="Arial" w:cs="Arial"/>
        </w:rPr>
        <w:t>M</w:t>
      </w:r>
      <w:r w:rsidR="00060E37" w:rsidRPr="00C72BB6">
        <w:rPr>
          <w:rFonts w:ascii="Arial" w:hAnsi="Arial" w:cs="Arial"/>
        </w:rPr>
        <w:t>SISDN</w:t>
      </w:r>
      <w:r w:rsidR="00B80AE7" w:rsidRPr="00C72BB6">
        <w:rPr>
          <w:rFonts w:ascii="Arial" w:hAnsi="Arial" w:cs="Arial"/>
        </w:rPr>
        <w:t xml:space="preserve"> and Service Type)</w:t>
      </w:r>
    </w:p>
    <w:p w:rsidR="000F0F8D" w:rsidRPr="00C72BB6" w:rsidRDefault="000F0F8D" w:rsidP="005B1FD3">
      <w:pPr>
        <w:pStyle w:val="ListParagraph"/>
        <w:numPr>
          <w:ilvl w:val="1"/>
          <w:numId w:val="23"/>
        </w:numPr>
        <w:contextualSpacing w:val="0"/>
        <w:rPr>
          <w:rFonts w:ascii="Arial" w:hAnsi="Arial" w:cs="Arial"/>
        </w:rPr>
      </w:pPr>
      <w:r w:rsidRPr="00C72BB6">
        <w:rPr>
          <w:rFonts w:ascii="Arial" w:hAnsi="Arial" w:cs="Arial"/>
          <w:i/>
        </w:rPr>
        <w:t>Operator</w:t>
      </w:r>
      <w:r w:rsidRPr="00C72BB6">
        <w:rPr>
          <w:rFonts w:ascii="Arial" w:hAnsi="Arial" w:cs="Arial"/>
        </w:rPr>
        <w:t xml:space="preserve"> exist</w:t>
      </w:r>
      <w:r w:rsidR="003222BE" w:rsidRPr="00C72BB6">
        <w:rPr>
          <w:rFonts w:ascii="Arial" w:hAnsi="Arial" w:cs="Arial"/>
        </w:rPr>
        <w:t>s</w:t>
      </w:r>
      <w:r w:rsidRPr="00C72BB6">
        <w:rPr>
          <w:rFonts w:ascii="Arial" w:hAnsi="Arial" w:cs="Arial"/>
        </w:rPr>
        <w:t xml:space="preserve"> in NMS system</w:t>
      </w:r>
    </w:p>
    <w:p w:rsidR="00073C51" w:rsidRPr="00C72BB6" w:rsidRDefault="003222BE" w:rsidP="005B1FD3">
      <w:pPr>
        <w:pStyle w:val="ListParagraph"/>
        <w:numPr>
          <w:ilvl w:val="0"/>
          <w:numId w:val="23"/>
        </w:numPr>
        <w:contextualSpacing w:val="0"/>
        <w:rPr>
          <w:rFonts w:ascii="Arial" w:hAnsi="Arial" w:cs="Arial"/>
        </w:rPr>
      </w:pPr>
      <w:r w:rsidRPr="00C72BB6">
        <w:rPr>
          <w:rFonts w:ascii="Arial" w:hAnsi="Arial" w:cs="Arial"/>
        </w:rPr>
        <w:t>FrontLineWorker module</w:t>
      </w:r>
      <w:r w:rsidR="00B80AE7" w:rsidRPr="00C72BB6">
        <w:rPr>
          <w:rFonts w:ascii="Arial" w:hAnsi="Arial" w:cs="Arial"/>
        </w:rPr>
        <w:t xml:space="preserve"> </w:t>
      </w:r>
      <w:r w:rsidR="00A616FE" w:rsidRPr="00C72BB6">
        <w:rPr>
          <w:rFonts w:ascii="Arial" w:hAnsi="Arial" w:cs="Arial"/>
        </w:rPr>
        <w:t xml:space="preserve">retrieves the </w:t>
      </w:r>
      <w:r w:rsidR="000F0F8D" w:rsidRPr="00C72BB6">
        <w:rPr>
          <w:rFonts w:ascii="Arial" w:hAnsi="Arial" w:cs="Arial"/>
        </w:rPr>
        <w:t xml:space="preserve">FrontLineWorker </w:t>
      </w:r>
      <w:r w:rsidR="00A616FE" w:rsidRPr="00C72BB6">
        <w:rPr>
          <w:rFonts w:ascii="Arial" w:hAnsi="Arial" w:cs="Arial"/>
        </w:rPr>
        <w:t xml:space="preserve">record for </w:t>
      </w:r>
      <w:r w:rsidRPr="00C72BB6">
        <w:rPr>
          <w:rFonts w:ascii="Arial" w:hAnsi="Arial" w:cs="Arial"/>
        </w:rPr>
        <w:t xml:space="preserve">the given </w:t>
      </w:r>
      <w:r w:rsidR="000F0F8D" w:rsidRPr="00C72BB6">
        <w:rPr>
          <w:rFonts w:ascii="Arial" w:hAnsi="Arial" w:cs="Arial"/>
          <w:i/>
        </w:rPr>
        <w:t>msisd</w:t>
      </w:r>
      <w:r w:rsidR="00073C51" w:rsidRPr="00C72BB6">
        <w:rPr>
          <w:rFonts w:ascii="Arial" w:hAnsi="Arial" w:cs="Arial"/>
          <w:i/>
        </w:rPr>
        <w:t>n:</w:t>
      </w:r>
    </w:p>
    <w:p w:rsidR="00073C51" w:rsidRPr="00C72BB6" w:rsidRDefault="00073C51" w:rsidP="00073C51">
      <w:pPr>
        <w:pStyle w:val="ListParagraph"/>
        <w:numPr>
          <w:ilvl w:val="1"/>
          <w:numId w:val="23"/>
        </w:numPr>
        <w:contextualSpacing w:val="0"/>
        <w:rPr>
          <w:rFonts w:ascii="Arial" w:hAnsi="Arial" w:cs="Arial"/>
        </w:rPr>
      </w:pPr>
      <w:r w:rsidRPr="00C72BB6">
        <w:rPr>
          <w:rFonts w:ascii="Arial" w:hAnsi="Arial" w:cs="Arial"/>
        </w:rPr>
        <w:t xml:space="preserve">If there are multiple FLW records for the given </w:t>
      </w:r>
      <w:r w:rsidRPr="00C72BB6">
        <w:rPr>
          <w:rFonts w:ascii="Arial" w:hAnsi="Arial" w:cs="Arial"/>
          <w:i/>
        </w:rPr>
        <w:t>msisdn</w:t>
      </w:r>
      <w:r w:rsidRPr="00C72BB6">
        <w:rPr>
          <w:rFonts w:ascii="Arial" w:hAnsi="Arial" w:cs="Arial"/>
        </w:rPr>
        <w:t xml:space="preserve">, then the FLW record with state other than </w:t>
      </w:r>
      <w:r w:rsidRPr="00C72BB6">
        <w:rPr>
          <w:rFonts w:ascii="Arial" w:hAnsi="Arial" w:cs="Arial"/>
          <w:b/>
        </w:rPr>
        <w:t>INVALID-FLW</w:t>
      </w:r>
      <w:r w:rsidRPr="00C72BB6">
        <w:rPr>
          <w:rFonts w:ascii="Arial" w:hAnsi="Arial" w:cs="Arial"/>
        </w:rPr>
        <w:t xml:space="preserve"> is considered. If there is no FLW record with state other than </w:t>
      </w:r>
      <w:r w:rsidRPr="00C72BB6">
        <w:rPr>
          <w:rFonts w:ascii="Arial" w:hAnsi="Arial" w:cs="Arial"/>
          <w:b/>
        </w:rPr>
        <w:t>INVALID-FLW</w:t>
      </w:r>
      <w:r w:rsidRPr="00C72BB6" w:rsidDel="00073C51">
        <w:rPr>
          <w:rFonts w:ascii="Arial" w:hAnsi="Arial" w:cs="Arial"/>
        </w:rPr>
        <w:t xml:space="preserve"> </w:t>
      </w:r>
      <w:r w:rsidRPr="00C72BB6">
        <w:rPr>
          <w:rFonts w:ascii="Arial" w:hAnsi="Arial" w:cs="Arial"/>
        </w:rPr>
        <w:t>then the first record in the list is considered.</w:t>
      </w:r>
    </w:p>
    <w:p w:rsidR="000F0F8D" w:rsidRPr="00C72BB6" w:rsidRDefault="000F0F8D" w:rsidP="005B1FD3">
      <w:pPr>
        <w:pStyle w:val="ListParagraph"/>
        <w:numPr>
          <w:ilvl w:val="0"/>
          <w:numId w:val="23"/>
        </w:numPr>
        <w:contextualSpacing w:val="0"/>
        <w:rPr>
          <w:rFonts w:ascii="Arial" w:hAnsi="Arial" w:cs="Arial"/>
        </w:rPr>
      </w:pPr>
      <w:r w:rsidRPr="00C72BB6">
        <w:rPr>
          <w:rFonts w:ascii="Arial" w:hAnsi="Arial" w:cs="Arial"/>
        </w:rPr>
        <w:t xml:space="preserve"> </w:t>
      </w:r>
      <w:r w:rsidR="00A423AB" w:rsidRPr="00C72BB6">
        <w:rPr>
          <w:rFonts w:ascii="Arial" w:hAnsi="Arial" w:cs="Arial"/>
        </w:rPr>
        <w:t>T</w:t>
      </w:r>
      <w:r w:rsidR="001B3E7E" w:rsidRPr="00C72BB6">
        <w:rPr>
          <w:rFonts w:ascii="Arial" w:hAnsi="Arial" w:cs="Arial"/>
        </w:rPr>
        <w:t xml:space="preserve">he FLW User Profile information is determined on the basis of the FLW State </w:t>
      </w:r>
      <w:r w:rsidR="00A616FE" w:rsidRPr="00C72BB6">
        <w:rPr>
          <w:rFonts w:ascii="Arial" w:hAnsi="Arial" w:cs="Arial"/>
        </w:rPr>
        <w:t>as follows</w:t>
      </w:r>
      <w:r w:rsidR="003222BE" w:rsidRPr="00C72BB6">
        <w:rPr>
          <w:rFonts w:ascii="Arial" w:hAnsi="Arial" w:cs="Arial"/>
        </w:rPr>
        <w:t>:</w:t>
      </w:r>
    </w:p>
    <w:p w:rsidR="00DD4EF6" w:rsidRPr="00C72BB6" w:rsidRDefault="00DD4EF6" w:rsidP="00DD4EF6">
      <w:pPr>
        <w:pStyle w:val="ListParagraph"/>
        <w:numPr>
          <w:ilvl w:val="0"/>
          <w:numId w:val="51"/>
        </w:numPr>
        <w:ind w:left="1152" w:hanging="432"/>
        <w:contextualSpacing w:val="0"/>
        <w:rPr>
          <w:ins w:id="1859" w:author="Sumit Pabbi" w:date="2015-04-13T19:44:00Z"/>
          <w:rFonts w:ascii="Arial" w:hAnsi="Arial" w:cs="Arial"/>
          <w:b/>
        </w:rPr>
      </w:pPr>
      <w:ins w:id="1860" w:author="Sumit Pabbi" w:date="2015-04-13T19:44:00Z">
        <w:r w:rsidRPr="00C72BB6">
          <w:rPr>
            <w:rFonts w:ascii="Arial" w:hAnsi="Arial" w:cs="Arial"/>
            <w:b/>
          </w:rPr>
          <w:t>INACTIVE-FLW:</w:t>
        </w:r>
      </w:ins>
    </w:p>
    <w:p w:rsidR="00DD4EF6" w:rsidRPr="00C72BB6" w:rsidRDefault="00DD4EF6" w:rsidP="00DD4EF6">
      <w:pPr>
        <w:pStyle w:val="ListParagraph"/>
        <w:numPr>
          <w:ilvl w:val="1"/>
          <w:numId w:val="23"/>
        </w:numPr>
        <w:ind w:left="1524"/>
        <w:contextualSpacing w:val="0"/>
        <w:rPr>
          <w:ins w:id="1861" w:author="Sumit Pabbi" w:date="2015-04-13T19:44:00Z"/>
          <w:rFonts w:ascii="Arial" w:hAnsi="Arial" w:cs="Arial"/>
        </w:rPr>
      </w:pPr>
      <w:ins w:id="1862" w:author="Sumit Pabbi" w:date="2015-04-13T19:44:00Z">
        <w:r w:rsidRPr="00C72BB6">
          <w:rPr>
            <w:rFonts w:ascii="Arial" w:hAnsi="Arial" w:cs="Arial"/>
          </w:rPr>
          <w:t>FLW  from the state code checks whether state level service deployment is enabled or not in State table. If enable, it will serve the request otherwise it will throw an Exception ServiceNotDeployedException.</w:t>
        </w:r>
      </w:ins>
    </w:p>
    <w:p w:rsidR="00DD4EF6" w:rsidRPr="00C72BB6" w:rsidRDefault="00DD4EF6" w:rsidP="00DD4EF6">
      <w:pPr>
        <w:pStyle w:val="ListParagraph"/>
        <w:numPr>
          <w:ilvl w:val="1"/>
          <w:numId w:val="23"/>
        </w:numPr>
        <w:ind w:left="1524"/>
        <w:contextualSpacing w:val="0"/>
        <w:rPr>
          <w:ins w:id="1863" w:author="Sumit Pabbi" w:date="2015-04-13T19:44:00Z"/>
          <w:rFonts w:ascii="Arial" w:hAnsi="Arial" w:cs="Arial"/>
        </w:rPr>
      </w:pPr>
      <w:ins w:id="1864" w:author="Sumit Pabbi" w:date="2015-04-13T19:44:00Z">
        <w:r w:rsidRPr="00C72BB6">
          <w:rPr>
            <w:rFonts w:ascii="Arial" w:hAnsi="Arial" w:cs="Arial"/>
          </w:rPr>
          <w:t>FLW from the stateCode checks whether state level white listing is enabled or not in state table. If enabled and  msisdn exist in WhiteListUsers table , then it will service the request otherwise it will throw an exception FlwNotInWhiteListException.</w:t>
        </w:r>
      </w:ins>
    </w:p>
    <w:p w:rsidR="00DD4EF6" w:rsidRPr="00C72BB6" w:rsidRDefault="00DD4EF6" w:rsidP="00DD4EF6">
      <w:pPr>
        <w:pStyle w:val="ListParagraph"/>
        <w:numPr>
          <w:ilvl w:val="1"/>
          <w:numId w:val="23"/>
        </w:numPr>
        <w:ind w:left="1524"/>
        <w:contextualSpacing w:val="0"/>
        <w:rPr>
          <w:ins w:id="1865" w:author="Sumit Pabbi" w:date="2015-04-13T19:44:00Z"/>
          <w:rFonts w:ascii="Arial" w:hAnsi="Arial" w:cs="Arial"/>
        </w:rPr>
      </w:pPr>
      <w:ins w:id="1866" w:author="Sumit Pabbi" w:date="2015-04-13T19:44:00Z">
        <w:r w:rsidRPr="00C72BB6">
          <w:rPr>
            <w:rFonts w:ascii="Arial" w:hAnsi="Arial" w:cs="Arial"/>
          </w:rPr>
          <w:t>If Whitelisting is disable, it will serve the request.</w:t>
        </w:r>
      </w:ins>
    </w:p>
    <w:p w:rsidR="00DD4EF6" w:rsidRPr="00C72BB6" w:rsidRDefault="00DD4EF6" w:rsidP="00DD4EF6">
      <w:pPr>
        <w:pStyle w:val="ListParagraph"/>
        <w:numPr>
          <w:ilvl w:val="1"/>
          <w:numId w:val="23"/>
        </w:numPr>
        <w:ind w:left="1524"/>
        <w:contextualSpacing w:val="0"/>
        <w:rPr>
          <w:ins w:id="1867" w:author="Sumit Pabbi" w:date="2015-04-13T19:45:00Z"/>
          <w:rFonts w:ascii="Arial" w:hAnsi="Arial" w:cs="Arial"/>
        </w:rPr>
      </w:pPr>
      <w:ins w:id="1868" w:author="Sumit Pabbi" w:date="2015-04-13T19:45: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869" w:author="Sumit Pabbi" w:date="2015-04-13T19:45:00Z">
        <w:r w:rsidR="0066491D" w:rsidRPr="00C72BB6">
          <w:rPr>
            <w:rFonts w:ascii="Arial" w:hAnsi="Arial" w:cs="Arial"/>
          </w:rPr>
          <w:fldChar w:fldCharType="separate"/>
        </w:r>
      </w:ins>
      <w:ins w:id="1870" w:author="Sumit Pabbi" w:date="2015-04-13T20:05:00Z">
        <w:r w:rsidR="00655E56" w:rsidRPr="00C72BB6">
          <w:rPr>
            <w:rFonts w:ascii="Arial" w:hAnsi="Arial" w:cs="Arial"/>
          </w:rPr>
          <w:t>7.3.1.11</w:t>
        </w:r>
      </w:ins>
      <w:ins w:id="1871" w:author="Sumit Pabbi" w:date="2015-04-13T19:45: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872" w:author="Sumit Pabbi" w:date="2015-04-13T19:45:00Z">
        <w:r w:rsidR="0066491D" w:rsidRPr="00C72BB6">
          <w:rPr>
            <w:rFonts w:ascii="Arial" w:hAnsi="Arial" w:cs="Arial"/>
          </w:rPr>
          <w:fldChar w:fldCharType="separate"/>
        </w:r>
      </w:ins>
      <w:ins w:id="1873" w:author="Sumit Pabbi" w:date="2015-04-13T20:05:00Z">
        <w:r w:rsidR="00655E56" w:rsidRPr="00C72BB6">
          <w:rPr>
            <w:rFonts w:ascii="Arial" w:hAnsi="Arial" w:cs="Arial"/>
          </w:rPr>
          <w:t></w:t>
        </w:r>
      </w:ins>
      <w:ins w:id="1874" w:author="Sumit Pabbi" w:date="2015-04-13T19:45: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875" w:author="Sumit Pabbi" w:date="2015-04-13T19:45:00Z">
        <w:r w:rsidR="0066491D" w:rsidRPr="00C72BB6">
          <w:rPr>
            <w:rFonts w:ascii="Arial" w:hAnsi="Arial" w:cs="Arial"/>
          </w:rPr>
          <w:fldChar w:fldCharType="separate"/>
        </w:r>
      </w:ins>
      <w:ins w:id="1876" w:author="Sumit Pabbi" w:date="2015-04-13T20:05:00Z">
        <w:r w:rsidR="00655E56" w:rsidRPr="00C72BB6">
          <w:rPr>
            <w:rFonts w:ascii="Arial" w:hAnsi="Arial" w:cs="Arial"/>
          </w:rPr>
          <w:t></w:t>
        </w:r>
      </w:ins>
      <w:ins w:id="1877" w:author="Sumit Pabbi" w:date="2015-04-13T19:45: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878" w:author="Sumit Pabbi" w:date="2015-04-13T19:45:00Z">
        <w:r w:rsidR="0066491D" w:rsidRPr="00C72BB6">
          <w:rPr>
            <w:rFonts w:ascii="Arial" w:hAnsi="Arial" w:cs="Arial"/>
          </w:rPr>
          <w:fldChar w:fldCharType="separate"/>
        </w:r>
      </w:ins>
      <w:ins w:id="1879" w:author="Sumit Pabbi" w:date="2015-04-13T20:05:00Z">
        <w:r w:rsidR="00655E56" w:rsidRPr="00C72BB6">
          <w:rPr>
            <w:rFonts w:ascii="Arial" w:hAnsi="Arial" w:cs="Arial"/>
          </w:rPr>
          <w:t></w:t>
        </w:r>
      </w:ins>
      <w:ins w:id="1880" w:author="Sumit Pabbi" w:date="2015-04-13T19:45:00Z">
        <w:r w:rsidR="0066491D" w:rsidRPr="00C72BB6">
          <w:rPr>
            <w:rFonts w:ascii="Arial" w:hAnsi="Arial" w:cs="Arial"/>
          </w:rPr>
          <w:fldChar w:fldCharType="end"/>
        </w:r>
        <w:r w:rsidRPr="00C72BB6">
          <w:rPr>
            <w:rFonts w:ascii="Arial" w:hAnsi="Arial" w:cs="Arial"/>
          </w:rPr>
          <w:t xml:space="preserve"> for APIs used to process.</w:t>
        </w:r>
      </w:ins>
    </w:p>
    <w:p w:rsidR="00DD4EF6" w:rsidRPr="00C72BB6" w:rsidRDefault="00DD4EF6" w:rsidP="00DD4EF6">
      <w:pPr>
        <w:pStyle w:val="ListParagraph"/>
        <w:numPr>
          <w:ilvl w:val="1"/>
          <w:numId w:val="23"/>
        </w:numPr>
        <w:ind w:left="1524"/>
        <w:contextualSpacing w:val="0"/>
        <w:rPr>
          <w:ins w:id="1881" w:author="Sumit Pabbi" w:date="2015-04-13T19:44:00Z"/>
          <w:rFonts w:ascii="Arial" w:hAnsi="Arial" w:cs="Arial"/>
        </w:rPr>
      </w:pPr>
      <w:ins w:id="1882" w:author="Sumit Pabbi" w:date="2015-04-13T19:44:00Z">
        <w:r w:rsidRPr="00C72BB6">
          <w:rPr>
            <w:rFonts w:ascii="Arial" w:hAnsi="Arial" w:cs="Arial"/>
          </w:rPr>
          <w:t xml:space="preserve">The Language Location Code value, for the state and district code values in the FLW record, is queried (using Master Location Data module Language Location service API, refer </w:t>
        </w:r>
        <w:r w:rsidR="0066491D" w:rsidRPr="00C72BB6">
          <w:rPr>
            <w:rFonts w:ascii="Arial" w:hAnsi="Arial" w:cs="Arial"/>
          </w:rPr>
          <w:fldChar w:fldCharType="begin"/>
        </w:r>
        <w:r w:rsidRPr="00C72BB6">
          <w:rPr>
            <w:rFonts w:ascii="Arial" w:hAnsi="Arial" w:cs="Arial"/>
          </w:rPr>
          <w:instrText xml:space="preserve"> REF _Ref415063947 \r \h  \* MERGEFORMAT </w:instrText>
        </w:r>
      </w:ins>
      <w:r w:rsidR="0066491D" w:rsidRPr="00C72BB6">
        <w:rPr>
          <w:rFonts w:ascii="Arial" w:hAnsi="Arial" w:cs="Arial"/>
        </w:rPr>
      </w:r>
      <w:ins w:id="1883" w:author="Sumit Pabbi" w:date="2015-04-13T19:44:00Z">
        <w:r w:rsidR="0066491D" w:rsidRPr="00C72BB6">
          <w:rPr>
            <w:rFonts w:ascii="Arial" w:hAnsi="Arial" w:cs="Arial"/>
          </w:rPr>
          <w:fldChar w:fldCharType="separate"/>
        </w:r>
      </w:ins>
      <w:ins w:id="1884" w:author="Sumit Pabbi" w:date="2015-04-13T20:05:00Z">
        <w:r w:rsidR="00655E56" w:rsidRPr="00C72BB6">
          <w:rPr>
            <w:rFonts w:ascii="Arial" w:hAnsi="Arial" w:cs="Arial"/>
          </w:rPr>
          <w:t>7.3.2.3</w:t>
        </w:r>
      </w:ins>
      <w:ins w:id="1885" w:author="Sumit Pabbi" w:date="2015-04-13T19:44:00Z">
        <w:r w:rsidR="0066491D" w:rsidRPr="00C72BB6">
          <w:rPr>
            <w:rFonts w:ascii="Arial" w:hAnsi="Arial" w:cs="Arial"/>
          </w:rPr>
          <w:fldChar w:fldCharType="end"/>
        </w:r>
        <w:r w:rsidRPr="00C72BB6">
          <w:rPr>
            <w:rFonts w:ascii="Arial" w:hAnsi="Arial" w:cs="Arial"/>
          </w:rPr>
          <w:t>)</w:t>
        </w:r>
      </w:ins>
    </w:p>
    <w:p w:rsidR="00DD4EF6" w:rsidRPr="00C72BB6" w:rsidRDefault="00DD4EF6" w:rsidP="00DD4EF6">
      <w:pPr>
        <w:pStyle w:val="ListParagraph"/>
        <w:numPr>
          <w:ilvl w:val="1"/>
          <w:numId w:val="23"/>
        </w:numPr>
        <w:ind w:left="1524"/>
        <w:contextualSpacing w:val="0"/>
        <w:rPr>
          <w:ins w:id="1886" w:author="Sumit Pabbi" w:date="2015-04-13T19:44:00Z"/>
          <w:rFonts w:ascii="Arial" w:hAnsi="Arial" w:cs="Arial"/>
        </w:rPr>
      </w:pPr>
      <w:ins w:id="1887" w:author="Sumit Pabbi" w:date="2015-04-13T19:44:00Z">
        <w:r w:rsidRPr="00C72BB6">
          <w:rPr>
            <w:rFonts w:ascii="Arial" w:hAnsi="Arial" w:cs="Arial"/>
          </w:rPr>
          <w:t xml:space="preserve">If found, the LLC value is stored in the FLW record and, additionally, the FLW state is updated to </w:t>
        </w:r>
        <w:r w:rsidRPr="00C72BB6">
          <w:rPr>
            <w:rFonts w:ascii="Arial" w:hAnsi="Arial" w:cs="Arial"/>
            <w:b/>
          </w:rPr>
          <w:t>ACTIVE-FLW</w:t>
        </w:r>
      </w:ins>
    </w:p>
    <w:p w:rsidR="00DD4EF6" w:rsidRPr="00C72BB6" w:rsidRDefault="00DD4EF6" w:rsidP="00DD4EF6">
      <w:pPr>
        <w:pStyle w:val="ListParagraph"/>
        <w:numPr>
          <w:ilvl w:val="1"/>
          <w:numId w:val="23"/>
        </w:numPr>
        <w:ind w:left="1524"/>
        <w:contextualSpacing w:val="0"/>
        <w:rPr>
          <w:ins w:id="1888" w:author="Sumit Pabbi" w:date="2015-04-13T19:44:00Z"/>
          <w:rFonts w:ascii="Arial" w:hAnsi="Arial" w:cs="Arial"/>
        </w:rPr>
      </w:pPr>
      <w:ins w:id="1889" w:author="Sumit Pabbi" w:date="2015-04-13T19:44:00Z">
        <w:r w:rsidRPr="00C72BB6">
          <w:rPr>
            <w:rFonts w:ascii="Arial" w:hAnsi="Arial" w:cs="Arial"/>
          </w:rPr>
          <w:t xml:space="preserve">If LLC is not found, a </w:t>
        </w:r>
        <w:r w:rsidRPr="00C72BB6">
          <w:rPr>
            <w:rFonts w:ascii="Arial" w:hAnsi="Arial" w:cs="Arial"/>
            <w:i/>
          </w:rPr>
          <w:t>DataValidationException</w:t>
        </w:r>
        <w:r w:rsidRPr="00C72BB6">
          <w:rPr>
            <w:rFonts w:ascii="Arial" w:hAnsi="Arial" w:cs="Arial"/>
          </w:rPr>
          <w:t xml:space="preserve"> exception is raised.</w:t>
        </w:r>
      </w:ins>
    </w:p>
    <w:p w:rsidR="00DD4EF6" w:rsidRPr="00C72BB6" w:rsidRDefault="00DD4EF6" w:rsidP="00DD4EF6">
      <w:pPr>
        <w:pStyle w:val="ListParagraph"/>
        <w:numPr>
          <w:ilvl w:val="0"/>
          <w:numId w:val="51"/>
        </w:numPr>
        <w:ind w:left="1152" w:hanging="432"/>
        <w:contextualSpacing w:val="0"/>
        <w:rPr>
          <w:ins w:id="1890" w:author="Sumit Pabbi" w:date="2015-04-13T19:44:00Z"/>
          <w:rFonts w:ascii="Arial" w:hAnsi="Arial" w:cs="Arial"/>
          <w:b/>
        </w:rPr>
      </w:pPr>
      <w:ins w:id="1891" w:author="Sumit Pabbi" w:date="2015-04-13T19:44:00Z">
        <w:r w:rsidRPr="00C72BB6">
          <w:rPr>
            <w:rFonts w:ascii="Arial" w:hAnsi="Arial" w:cs="Arial"/>
            <w:b/>
          </w:rPr>
          <w:t>ACTIVE-FLW:</w:t>
        </w:r>
      </w:ins>
    </w:p>
    <w:p w:rsidR="00DD4EF6" w:rsidRPr="00C72BB6" w:rsidRDefault="00DD4EF6" w:rsidP="00DD4EF6">
      <w:pPr>
        <w:pStyle w:val="ListParagraph"/>
        <w:numPr>
          <w:ilvl w:val="1"/>
          <w:numId w:val="23"/>
        </w:numPr>
        <w:ind w:left="1526"/>
        <w:contextualSpacing w:val="0"/>
        <w:rPr>
          <w:ins w:id="1892" w:author="Sumit Pabbi" w:date="2015-04-13T19:44:00Z"/>
          <w:rFonts w:ascii="Arial" w:hAnsi="Arial" w:cs="Arial"/>
        </w:rPr>
      </w:pPr>
      <w:ins w:id="1893" w:author="Sumit Pabbi" w:date="2015-04-13T19:44:00Z">
        <w:r w:rsidRPr="00C72BB6">
          <w:rPr>
            <w:rFonts w:ascii="Arial" w:hAnsi="Arial" w:cs="Arial"/>
          </w:rPr>
          <w:t>FLW  from the state code checks whether state level service deployment is enabled or not in state table.. If enabled, it will serve the request otherwise it will throw an Exception ServiceNotDeployedException.</w:t>
        </w:r>
      </w:ins>
    </w:p>
    <w:p w:rsidR="00DD4EF6" w:rsidRPr="00C72BB6" w:rsidRDefault="00DD4EF6" w:rsidP="00DD4EF6">
      <w:pPr>
        <w:pStyle w:val="ListParagraph"/>
        <w:numPr>
          <w:ilvl w:val="1"/>
          <w:numId w:val="23"/>
        </w:numPr>
        <w:ind w:left="1526"/>
        <w:contextualSpacing w:val="0"/>
        <w:rPr>
          <w:ins w:id="1894" w:author="Sumit Pabbi" w:date="2015-04-13T19:44:00Z"/>
          <w:rFonts w:ascii="Arial" w:hAnsi="Arial" w:cs="Arial"/>
        </w:rPr>
      </w:pPr>
      <w:ins w:id="1895" w:author="Sumit Pabbi" w:date="2015-04-13T19:44:00Z">
        <w:r w:rsidRPr="00C72BB6">
          <w:rPr>
            <w:rFonts w:ascii="Arial" w:hAnsi="Arial" w:cs="Arial"/>
          </w:rPr>
          <w:t>FLW from the stateCode checks whether state level white listing is enabled or not in state table. If enabled and  msisdn exist in WhiteListUsers table then it will service the request otherwise it will throw an exception FlwNotInWhiteListException.</w:t>
        </w:r>
      </w:ins>
    </w:p>
    <w:p w:rsidR="00DD4EF6" w:rsidRPr="00C72BB6" w:rsidRDefault="00DD4EF6" w:rsidP="00DD4EF6">
      <w:pPr>
        <w:pStyle w:val="ListParagraph"/>
        <w:numPr>
          <w:ilvl w:val="1"/>
          <w:numId w:val="23"/>
        </w:numPr>
        <w:ind w:left="1526"/>
        <w:contextualSpacing w:val="0"/>
        <w:rPr>
          <w:ins w:id="1896" w:author="Sumit Pabbi" w:date="2015-04-13T19:44:00Z"/>
          <w:rFonts w:ascii="Arial" w:hAnsi="Arial" w:cs="Arial"/>
        </w:rPr>
      </w:pPr>
      <w:ins w:id="1897" w:author="Sumit Pabbi" w:date="2015-04-13T19:44:00Z">
        <w:r w:rsidRPr="00C72BB6">
          <w:rPr>
            <w:rFonts w:ascii="Arial" w:hAnsi="Arial" w:cs="Arial"/>
          </w:rPr>
          <w:t>If Whitelisting is disable, it will serve the request.</w:t>
        </w:r>
      </w:ins>
    </w:p>
    <w:p w:rsidR="00DD4EF6" w:rsidRPr="00C72BB6" w:rsidRDefault="00DD4EF6" w:rsidP="00DD4EF6">
      <w:pPr>
        <w:pStyle w:val="ListParagraph"/>
        <w:numPr>
          <w:ilvl w:val="1"/>
          <w:numId w:val="23"/>
        </w:numPr>
        <w:ind w:left="1526"/>
        <w:contextualSpacing w:val="0"/>
        <w:rPr>
          <w:ins w:id="1898" w:author="Sumit Pabbi" w:date="2015-04-13T19:44:00Z"/>
          <w:rFonts w:ascii="Arial" w:hAnsi="Arial" w:cs="Arial"/>
        </w:rPr>
      </w:pPr>
      <w:ins w:id="1899" w:author="Sumit Pabbi" w:date="2015-04-13T19:44: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900" w:author="Sumit Pabbi" w:date="2015-04-13T19:44:00Z">
        <w:r w:rsidR="0066491D" w:rsidRPr="00C72BB6">
          <w:rPr>
            <w:rFonts w:ascii="Arial" w:hAnsi="Arial" w:cs="Arial"/>
          </w:rPr>
          <w:fldChar w:fldCharType="separate"/>
        </w:r>
      </w:ins>
      <w:ins w:id="1901" w:author="Sumit Pabbi" w:date="2015-04-13T20:05:00Z">
        <w:r w:rsidR="00655E56" w:rsidRPr="00C72BB6">
          <w:rPr>
            <w:rFonts w:ascii="Arial" w:hAnsi="Arial" w:cs="Arial"/>
          </w:rPr>
          <w:t>7.3.1.11</w:t>
        </w:r>
      </w:ins>
      <w:ins w:id="1902"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903" w:author="Sumit Pabbi" w:date="2015-04-13T19:44:00Z">
        <w:r w:rsidR="0066491D" w:rsidRPr="00C72BB6">
          <w:rPr>
            <w:rFonts w:ascii="Arial" w:hAnsi="Arial" w:cs="Arial"/>
          </w:rPr>
          <w:fldChar w:fldCharType="separate"/>
        </w:r>
      </w:ins>
      <w:ins w:id="1904" w:author="Sumit Pabbi" w:date="2015-04-13T20:05:00Z">
        <w:r w:rsidR="00655E56" w:rsidRPr="00C72BB6">
          <w:rPr>
            <w:rFonts w:ascii="Arial" w:hAnsi="Arial" w:cs="Arial"/>
          </w:rPr>
          <w:t></w:t>
        </w:r>
      </w:ins>
      <w:ins w:id="1905"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906" w:author="Sumit Pabbi" w:date="2015-04-13T19:44:00Z">
        <w:r w:rsidR="0066491D" w:rsidRPr="00C72BB6">
          <w:rPr>
            <w:rFonts w:ascii="Arial" w:hAnsi="Arial" w:cs="Arial"/>
          </w:rPr>
          <w:fldChar w:fldCharType="separate"/>
        </w:r>
      </w:ins>
      <w:ins w:id="1907" w:author="Sumit Pabbi" w:date="2015-04-13T20:05:00Z">
        <w:r w:rsidR="00655E56" w:rsidRPr="00C72BB6">
          <w:rPr>
            <w:rFonts w:ascii="Arial" w:hAnsi="Arial" w:cs="Arial"/>
          </w:rPr>
          <w:t></w:t>
        </w:r>
      </w:ins>
      <w:ins w:id="1908" w:author="Sumit Pabbi" w:date="2015-04-13T19:44: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909" w:author="Sumit Pabbi" w:date="2015-04-13T19:44:00Z">
        <w:r w:rsidR="0066491D" w:rsidRPr="00C72BB6">
          <w:rPr>
            <w:rFonts w:ascii="Arial" w:hAnsi="Arial" w:cs="Arial"/>
          </w:rPr>
          <w:fldChar w:fldCharType="separate"/>
        </w:r>
      </w:ins>
      <w:ins w:id="1910" w:author="Sumit Pabbi" w:date="2015-04-13T20:05:00Z">
        <w:r w:rsidR="00655E56" w:rsidRPr="00C72BB6">
          <w:rPr>
            <w:rFonts w:ascii="Arial" w:hAnsi="Arial" w:cs="Arial"/>
          </w:rPr>
          <w:t></w:t>
        </w:r>
      </w:ins>
      <w:ins w:id="1911" w:author="Sumit Pabbi" w:date="2015-04-13T19:44:00Z">
        <w:r w:rsidR="0066491D" w:rsidRPr="00C72BB6">
          <w:rPr>
            <w:rFonts w:ascii="Arial" w:hAnsi="Arial" w:cs="Arial"/>
          </w:rPr>
          <w:fldChar w:fldCharType="end"/>
        </w:r>
        <w:r w:rsidRPr="00C72BB6">
          <w:rPr>
            <w:rFonts w:ascii="Arial" w:hAnsi="Arial" w:cs="Arial"/>
          </w:rPr>
          <w:t xml:space="preserve"> for A</w:t>
        </w:r>
      </w:ins>
      <w:ins w:id="1912" w:author="Sumit Pabbi" w:date="2015-04-13T19:45:00Z">
        <w:r w:rsidRPr="00C72BB6">
          <w:rPr>
            <w:rFonts w:ascii="Arial" w:hAnsi="Arial" w:cs="Arial"/>
          </w:rPr>
          <w:t>PIs</w:t>
        </w:r>
      </w:ins>
      <w:ins w:id="1913" w:author="Sumit Pabbi" w:date="2015-04-13T19:44:00Z">
        <w:r w:rsidRPr="00C72BB6">
          <w:rPr>
            <w:rFonts w:ascii="Arial" w:hAnsi="Arial" w:cs="Arial"/>
          </w:rPr>
          <w:t xml:space="preserve"> used to process.</w:t>
        </w:r>
      </w:ins>
    </w:p>
    <w:p w:rsidR="00DD4EF6" w:rsidRPr="00C72BB6" w:rsidRDefault="00DD4EF6" w:rsidP="00DD4EF6">
      <w:pPr>
        <w:pStyle w:val="ListParagraph"/>
        <w:numPr>
          <w:ilvl w:val="1"/>
          <w:numId w:val="23"/>
        </w:numPr>
        <w:ind w:left="1524"/>
        <w:contextualSpacing w:val="0"/>
        <w:rPr>
          <w:ins w:id="1914" w:author="Sumit Pabbi" w:date="2015-04-13T19:44:00Z"/>
          <w:rFonts w:ascii="Arial" w:hAnsi="Arial" w:cs="Arial"/>
        </w:rPr>
      </w:pPr>
      <w:ins w:id="1915" w:author="Sumit Pabbi" w:date="2015-04-13T19:44:00Z">
        <w:r w:rsidRPr="00C72BB6">
          <w:rPr>
            <w:rFonts w:ascii="Arial" w:hAnsi="Arial" w:cs="Arial"/>
          </w:rPr>
          <w:t>If LLC exists in the retrieved FrontLineWorker record, it is returned.</w:t>
        </w:r>
      </w:ins>
    </w:p>
    <w:p w:rsidR="00DD4EF6" w:rsidRPr="00C72BB6" w:rsidRDefault="00DD4EF6" w:rsidP="00DD4EF6">
      <w:pPr>
        <w:pStyle w:val="ListParagraph"/>
        <w:numPr>
          <w:ilvl w:val="1"/>
          <w:numId w:val="23"/>
        </w:numPr>
        <w:ind w:left="1524"/>
        <w:contextualSpacing w:val="0"/>
        <w:rPr>
          <w:ins w:id="1916" w:author="Sumit Pabbi" w:date="2015-04-13T19:44:00Z"/>
          <w:rFonts w:ascii="Arial" w:hAnsi="Arial" w:cs="Arial"/>
        </w:rPr>
      </w:pPr>
      <w:ins w:id="1917" w:author="Sumit Pabbi" w:date="2015-04-13T19:44:00Z">
        <w:r w:rsidRPr="00C72BB6">
          <w:rPr>
            <w:rFonts w:ascii="Arial" w:hAnsi="Arial" w:cs="Arial"/>
          </w:rPr>
          <w:t>Else if LLC does not exist, and the default LLC exists, the default LLC is returned.</w:t>
        </w:r>
      </w:ins>
    </w:p>
    <w:p w:rsidR="00DD4EF6" w:rsidRPr="00C72BB6" w:rsidRDefault="00DD4EF6" w:rsidP="00DD4EF6">
      <w:pPr>
        <w:pStyle w:val="ListParagraph"/>
        <w:numPr>
          <w:ilvl w:val="1"/>
          <w:numId w:val="23"/>
        </w:numPr>
        <w:ind w:left="1524"/>
        <w:contextualSpacing w:val="0"/>
        <w:rPr>
          <w:ins w:id="1918" w:author="Sumit Pabbi" w:date="2015-04-13T19:44:00Z"/>
          <w:rFonts w:ascii="Arial" w:hAnsi="Arial" w:cs="Arial"/>
        </w:rPr>
      </w:pPr>
      <w:ins w:id="1919" w:author="Sumit Pabbi" w:date="2015-04-13T19:44:00Z">
        <w:r w:rsidRPr="00C72BB6">
          <w:rPr>
            <w:rFonts w:ascii="Arial" w:hAnsi="Arial" w:cs="Arial"/>
          </w:rPr>
          <w:t>If neither LLC nor the default LLC is present in the FrontLineWorker record, a DataValidationException exception is raised.</w:t>
        </w:r>
      </w:ins>
    </w:p>
    <w:p w:rsidR="00DD4EF6" w:rsidRPr="00C72BB6" w:rsidRDefault="00DD4EF6" w:rsidP="00DD4EF6">
      <w:pPr>
        <w:pStyle w:val="ListParagraph"/>
        <w:numPr>
          <w:ilvl w:val="0"/>
          <w:numId w:val="51"/>
        </w:numPr>
        <w:ind w:left="1152" w:hanging="432"/>
        <w:contextualSpacing w:val="0"/>
        <w:rPr>
          <w:ins w:id="1920" w:author="Sumit Pabbi" w:date="2015-04-13T19:44:00Z"/>
          <w:rFonts w:ascii="Arial" w:hAnsi="Arial" w:cs="Arial"/>
          <w:b/>
        </w:rPr>
      </w:pPr>
      <w:ins w:id="1921" w:author="Sumit Pabbi" w:date="2015-04-13T19:44:00Z">
        <w:r w:rsidRPr="00C72BB6">
          <w:rPr>
            <w:rFonts w:ascii="Arial" w:hAnsi="Arial" w:cs="Arial"/>
            <w:b/>
          </w:rPr>
          <w:t>ANONYMOUS-FLW:</w:t>
        </w:r>
      </w:ins>
    </w:p>
    <w:p w:rsidR="00DD4EF6" w:rsidRPr="00C72BB6" w:rsidRDefault="00DD4EF6" w:rsidP="00DD4EF6">
      <w:pPr>
        <w:pStyle w:val="ListParagraph"/>
        <w:numPr>
          <w:ilvl w:val="1"/>
          <w:numId w:val="23"/>
        </w:numPr>
        <w:ind w:left="1524"/>
        <w:contextualSpacing w:val="0"/>
        <w:rPr>
          <w:ins w:id="1922" w:author="Sumit Pabbi" w:date="2015-04-13T19:44:00Z"/>
          <w:rFonts w:ascii="Arial" w:hAnsi="Arial" w:cs="Arial"/>
        </w:rPr>
      </w:pPr>
      <w:ins w:id="1923" w:author="Sumit Pabbi" w:date="2015-04-13T19:44:00Z">
        <w:r w:rsidRPr="00C72BB6">
          <w:rPr>
            <w:rFonts w:ascii="Arial" w:hAnsi="Arial" w:cs="Arial"/>
          </w:rPr>
          <w:t>FLW from the circle identifies the state code and if it is unique it checks whether state level service deployment is enabled or not in state table. If enable, it will serve the request otherwise it will throw an Exception ServiceNotDeployedException.</w:t>
        </w:r>
      </w:ins>
    </w:p>
    <w:p w:rsidR="00DD4EF6" w:rsidRPr="00C72BB6" w:rsidRDefault="00DD4EF6" w:rsidP="00DD4EF6">
      <w:pPr>
        <w:pStyle w:val="ListParagraph"/>
        <w:numPr>
          <w:ilvl w:val="1"/>
          <w:numId w:val="23"/>
        </w:numPr>
        <w:ind w:left="1524"/>
        <w:contextualSpacing w:val="0"/>
        <w:rPr>
          <w:ins w:id="1924" w:author="Sumit Pabbi" w:date="2015-04-13T19:44:00Z"/>
          <w:rFonts w:ascii="Arial" w:hAnsi="Arial" w:cs="Arial"/>
        </w:rPr>
      </w:pPr>
      <w:ins w:id="1925" w:author="Sumit Pabbi" w:date="2015-04-13T19:44:00Z">
        <w:r w:rsidRPr="00C72BB6">
          <w:rPr>
            <w:rFonts w:ascii="Arial" w:hAnsi="Arial" w:cs="Arial"/>
          </w:rPr>
          <w:t>If stateCode is not unique and if in any state service is deployed, it will serve the request otherwise it will throw an Exception ServiceNotDeployedException.</w:t>
        </w:r>
      </w:ins>
    </w:p>
    <w:p w:rsidR="00DD4EF6" w:rsidRPr="00C72BB6" w:rsidRDefault="00DD4EF6" w:rsidP="00DD4EF6">
      <w:pPr>
        <w:pStyle w:val="ListParagraph"/>
        <w:numPr>
          <w:ilvl w:val="1"/>
          <w:numId w:val="23"/>
        </w:numPr>
        <w:ind w:left="1524"/>
        <w:contextualSpacing w:val="0"/>
        <w:rPr>
          <w:ins w:id="1926" w:author="Sumit Pabbi" w:date="2015-04-13T19:44:00Z"/>
          <w:rFonts w:ascii="Arial" w:hAnsi="Arial" w:cs="Arial"/>
        </w:rPr>
      </w:pPr>
      <w:ins w:id="1927" w:author="Sumit Pabbi" w:date="2015-04-13T19:44:00Z">
        <w:r w:rsidRPr="00C72BB6">
          <w:rPr>
            <w:rFonts w:ascii="Arial" w:hAnsi="Arial" w:cs="Arial"/>
          </w:rPr>
          <w:t>FLW from the circle identifies the state code and if it is unique it checks whether state level white listing is enable dor not. If enable and  msisdn exist in WhiteListUsers table then it will service the request otherwise it will throw an exception FlwNotInWhiteListException.If Whitelisting is disable, it will serve the request.</w:t>
        </w:r>
      </w:ins>
    </w:p>
    <w:p w:rsidR="00DD4EF6" w:rsidRPr="00C72BB6" w:rsidRDefault="00DD4EF6" w:rsidP="00DD4EF6">
      <w:pPr>
        <w:pStyle w:val="ListParagraph"/>
        <w:numPr>
          <w:ilvl w:val="1"/>
          <w:numId w:val="23"/>
        </w:numPr>
        <w:ind w:left="1524"/>
        <w:contextualSpacing w:val="0"/>
        <w:rPr>
          <w:ins w:id="1928" w:author="Sumit Pabbi" w:date="2015-04-13T19:44:00Z"/>
          <w:rFonts w:ascii="Arial" w:hAnsi="Arial" w:cs="Arial"/>
        </w:rPr>
      </w:pPr>
      <w:ins w:id="1929" w:author="Sumit Pabbi" w:date="2015-04-13T19:44:00Z">
        <w:r w:rsidRPr="00C72BB6">
          <w:rPr>
            <w:rFonts w:ascii="Arial" w:hAnsi="Arial" w:cs="Arial"/>
          </w:rPr>
          <w:t>If stateCode is not unique and if all the state is having white listing enabled then and msisdn exist in WhiteListUsers table , then it will service the request otherwise it will throw an exception</w:t>
        </w:r>
      </w:ins>
    </w:p>
    <w:p w:rsidR="00DD4EF6" w:rsidRPr="00C72BB6" w:rsidRDefault="00DD4EF6" w:rsidP="00DD4EF6">
      <w:pPr>
        <w:pStyle w:val="ListParagraph"/>
        <w:numPr>
          <w:ilvl w:val="1"/>
          <w:numId w:val="23"/>
        </w:numPr>
        <w:ind w:left="1524"/>
        <w:contextualSpacing w:val="0"/>
        <w:rPr>
          <w:ins w:id="1930" w:author="Sumit Pabbi" w:date="2015-04-13T19:44:00Z"/>
          <w:rFonts w:ascii="Arial" w:hAnsi="Arial" w:cs="Arial"/>
        </w:rPr>
      </w:pPr>
      <w:ins w:id="1931" w:author="Sumit Pabbi" w:date="2015-04-13T19:44:00Z">
        <w:r w:rsidRPr="00C72BB6">
          <w:rPr>
            <w:rFonts w:ascii="Arial" w:hAnsi="Arial" w:cs="Arial"/>
          </w:rPr>
          <w:t>In case in any state whiteListing is disabled, FLW serve the request.</w:t>
        </w:r>
      </w:ins>
    </w:p>
    <w:p w:rsidR="00DD4EF6" w:rsidRPr="00C72BB6" w:rsidRDefault="00DD4EF6" w:rsidP="00DD4EF6">
      <w:pPr>
        <w:pStyle w:val="ListParagraph"/>
        <w:numPr>
          <w:ilvl w:val="1"/>
          <w:numId w:val="23"/>
        </w:numPr>
        <w:ind w:left="1524"/>
        <w:contextualSpacing w:val="0"/>
        <w:rPr>
          <w:ins w:id="1932" w:author="Sumit Pabbi" w:date="2015-04-13T19:44:00Z"/>
          <w:rFonts w:ascii="Arial" w:hAnsi="Arial" w:cs="Arial"/>
        </w:rPr>
      </w:pPr>
      <w:ins w:id="1933" w:author="Sumit Pabbi" w:date="2015-04-13T19:44: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934" w:author="Sumit Pabbi" w:date="2015-04-13T19:44:00Z">
        <w:r w:rsidR="0066491D" w:rsidRPr="00C72BB6">
          <w:rPr>
            <w:rFonts w:ascii="Arial" w:hAnsi="Arial" w:cs="Arial"/>
          </w:rPr>
          <w:fldChar w:fldCharType="separate"/>
        </w:r>
      </w:ins>
      <w:ins w:id="1935" w:author="Sumit Pabbi" w:date="2015-04-13T20:05:00Z">
        <w:r w:rsidR="00655E56" w:rsidRPr="00C72BB6">
          <w:rPr>
            <w:rFonts w:ascii="Arial" w:hAnsi="Arial" w:cs="Arial"/>
          </w:rPr>
          <w:t>7.3.1.11</w:t>
        </w:r>
      </w:ins>
      <w:ins w:id="1936"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937" w:author="Sumit Pabbi" w:date="2015-04-13T19:44:00Z">
        <w:r w:rsidR="0066491D" w:rsidRPr="00C72BB6">
          <w:rPr>
            <w:rFonts w:ascii="Arial" w:hAnsi="Arial" w:cs="Arial"/>
          </w:rPr>
          <w:fldChar w:fldCharType="separate"/>
        </w:r>
      </w:ins>
      <w:ins w:id="1938" w:author="Sumit Pabbi" w:date="2015-04-13T20:05:00Z">
        <w:r w:rsidR="00655E56" w:rsidRPr="00C72BB6">
          <w:rPr>
            <w:rFonts w:ascii="Arial" w:hAnsi="Arial" w:cs="Arial"/>
          </w:rPr>
          <w:t></w:t>
        </w:r>
      </w:ins>
      <w:ins w:id="1939"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940" w:author="Sumit Pabbi" w:date="2015-04-13T19:44:00Z">
        <w:r w:rsidR="0066491D" w:rsidRPr="00C72BB6">
          <w:rPr>
            <w:rFonts w:ascii="Arial" w:hAnsi="Arial" w:cs="Arial"/>
          </w:rPr>
          <w:fldChar w:fldCharType="separate"/>
        </w:r>
      </w:ins>
      <w:ins w:id="1941" w:author="Sumit Pabbi" w:date="2015-04-13T20:05:00Z">
        <w:r w:rsidR="00655E56" w:rsidRPr="00C72BB6">
          <w:rPr>
            <w:rFonts w:ascii="Arial" w:hAnsi="Arial" w:cs="Arial"/>
          </w:rPr>
          <w:t></w:t>
        </w:r>
      </w:ins>
      <w:ins w:id="1942" w:author="Sumit Pabbi" w:date="2015-04-13T19:44: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943" w:author="Sumit Pabbi" w:date="2015-04-13T19:44:00Z">
        <w:r w:rsidR="0066491D" w:rsidRPr="00C72BB6">
          <w:rPr>
            <w:rFonts w:ascii="Arial" w:hAnsi="Arial" w:cs="Arial"/>
          </w:rPr>
          <w:fldChar w:fldCharType="separate"/>
        </w:r>
      </w:ins>
      <w:ins w:id="1944" w:author="Sumit Pabbi" w:date="2015-04-13T20:05:00Z">
        <w:r w:rsidR="00655E56" w:rsidRPr="00C72BB6">
          <w:rPr>
            <w:rFonts w:ascii="Arial" w:hAnsi="Arial" w:cs="Arial"/>
          </w:rPr>
          <w:t></w:t>
        </w:r>
      </w:ins>
      <w:ins w:id="1945" w:author="Sumit Pabbi" w:date="2015-04-13T19:44:00Z">
        <w:r w:rsidR="0066491D" w:rsidRPr="00C72BB6">
          <w:rPr>
            <w:rFonts w:ascii="Arial" w:hAnsi="Arial" w:cs="Arial"/>
          </w:rPr>
          <w:fldChar w:fldCharType="end"/>
        </w:r>
        <w:r w:rsidRPr="00C72BB6">
          <w:rPr>
            <w:rFonts w:ascii="Arial" w:hAnsi="Arial" w:cs="Arial"/>
          </w:rPr>
          <w:t xml:space="preserve"> for Api used to process.</w:t>
        </w:r>
      </w:ins>
    </w:p>
    <w:p w:rsidR="00DD4EF6" w:rsidRPr="00C72BB6" w:rsidRDefault="00DD4EF6" w:rsidP="00DD4EF6">
      <w:pPr>
        <w:pStyle w:val="ListParagraph"/>
        <w:numPr>
          <w:ilvl w:val="1"/>
          <w:numId w:val="23"/>
        </w:numPr>
        <w:ind w:left="1524"/>
        <w:contextualSpacing w:val="0"/>
        <w:rPr>
          <w:ins w:id="1946" w:author="Sumit Pabbi" w:date="2015-04-13T19:44:00Z"/>
          <w:rFonts w:ascii="Arial" w:hAnsi="Arial" w:cs="Arial"/>
        </w:rPr>
      </w:pPr>
      <w:ins w:id="1947" w:author="Sumit Pabbi" w:date="2015-04-13T19:44:00Z">
        <w:r w:rsidRPr="00C72BB6">
          <w:rPr>
            <w:rFonts w:ascii="Arial" w:hAnsi="Arial" w:cs="Arial"/>
          </w:rPr>
          <w:t>If LLC exists in the retrieved FrontLineWorker record, it is returned.</w:t>
        </w:r>
      </w:ins>
    </w:p>
    <w:p w:rsidR="00DD4EF6" w:rsidRPr="00C72BB6" w:rsidRDefault="00DD4EF6" w:rsidP="00DD4EF6">
      <w:pPr>
        <w:pStyle w:val="ListParagraph"/>
        <w:numPr>
          <w:ilvl w:val="1"/>
          <w:numId w:val="23"/>
        </w:numPr>
        <w:ind w:left="1524"/>
        <w:contextualSpacing w:val="0"/>
        <w:rPr>
          <w:ins w:id="1948" w:author="Sumit Pabbi" w:date="2015-04-13T19:44:00Z"/>
          <w:rFonts w:ascii="Arial" w:hAnsi="Arial" w:cs="Arial"/>
        </w:rPr>
      </w:pPr>
      <w:ins w:id="1949" w:author="Sumit Pabbi" w:date="2015-04-13T19:44:00Z">
        <w:r w:rsidRPr="00C72BB6">
          <w:rPr>
            <w:rFonts w:ascii="Arial" w:hAnsi="Arial" w:cs="Arial"/>
          </w:rPr>
          <w:t>Else if LLC does not exist, and the default LLC exists, the default LLC is returned.</w:t>
        </w:r>
      </w:ins>
    </w:p>
    <w:p w:rsidR="00DD4EF6" w:rsidRPr="00C72BB6" w:rsidRDefault="00DD4EF6" w:rsidP="00DD4EF6">
      <w:pPr>
        <w:pStyle w:val="ListParagraph"/>
        <w:numPr>
          <w:ilvl w:val="1"/>
          <w:numId w:val="23"/>
        </w:numPr>
        <w:ind w:left="1526"/>
        <w:contextualSpacing w:val="0"/>
        <w:rPr>
          <w:ins w:id="1950" w:author="Sumit Pabbi" w:date="2015-04-13T19:44:00Z"/>
          <w:rFonts w:ascii="Arial" w:hAnsi="Arial" w:cs="Arial"/>
        </w:rPr>
      </w:pPr>
      <w:ins w:id="1951" w:author="Sumit Pabbi" w:date="2015-04-13T19:44:00Z">
        <w:r w:rsidRPr="00C72BB6">
          <w:rPr>
            <w:rFonts w:ascii="Arial" w:hAnsi="Arial" w:cs="Arial"/>
          </w:rPr>
          <w:t xml:space="preserve">If default LLC does not exist, LLC is queried based on the given circle code using Master Location Data module Language Location service API (refer </w:t>
        </w:r>
        <w:r w:rsidR="0066491D" w:rsidRPr="00C72BB6">
          <w:rPr>
            <w:rFonts w:ascii="Arial" w:hAnsi="Arial" w:cs="Arial"/>
          </w:rPr>
          <w:fldChar w:fldCharType="begin"/>
        </w:r>
        <w:r w:rsidRPr="00C72BB6">
          <w:rPr>
            <w:rFonts w:ascii="Arial" w:hAnsi="Arial" w:cs="Arial"/>
          </w:rPr>
          <w:instrText xml:space="preserve"> REF _Ref415064209 \r \h  \* MERGEFORMAT </w:instrText>
        </w:r>
      </w:ins>
      <w:r w:rsidR="0066491D" w:rsidRPr="00C72BB6">
        <w:rPr>
          <w:rFonts w:ascii="Arial" w:hAnsi="Arial" w:cs="Arial"/>
        </w:rPr>
      </w:r>
      <w:ins w:id="1952" w:author="Sumit Pabbi" w:date="2015-04-13T19:44:00Z">
        <w:r w:rsidR="0066491D" w:rsidRPr="00C72BB6">
          <w:rPr>
            <w:rFonts w:ascii="Arial" w:hAnsi="Arial" w:cs="Arial"/>
          </w:rPr>
          <w:fldChar w:fldCharType="separate"/>
        </w:r>
      </w:ins>
      <w:ins w:id="1953" w:author="Sumit Pabbi" w:date="2015-04-13T20:05:00Z">
        <w:r w:rsidR="00655E56" w:rsidRPr="00C72BB6">
          <w:rPr>
            <w:rFonts w:ascii="Arial" w:hAnsi="Arial" w:cs="Arial"/>
          </w:rPr>
          <w:t>7.3.2.4</w:t>
        </w:r>
      </w:ins>
      <w:ins w:id="1954" w:author="Sumit Pabbi" w:date="2015-04-13T19:44:00Z">
        <w:r w:rsidR="0066491D" w:rsidRPr="00C72BB6">
          <w:rPr>
            <w:rFonts w:ascii="Arial" w:hAnsi="Arial" w:cs="Arial"/>
          </w:rPr>
          <w:fldChar w:fldCharType="end"/>
        </w:r>
        <w:r w:rsidRPr="00C72BB6">
          <w:rPr>
            <w:rFonts w:ascii="Arial" w:hAnsi="Arial" w:cs="Arial"/>
          </w:rPr>
          <w:t>)</w:t>
        </w:r>
      </w:ins>
    </w:p>
    <w:p w:rsidR="00DD4EF6" w:rsidRPr="00C72BB6" w:rsidRDefault="00DD4EF6" w:rsidP="00DD4EF6">
      <w:pPr>
        <w:pStyle w:val="ListParagraph"/>
        <w:numPr>
          <w:ilvl w:val="1"/>
          <w:numId w:val="23"/>
        </w:numPr>
        <w:ind w:left="1526"/>
        <w:contextualSpacing w:val="0"/>
        <w:rPr>
          <w:ins w:id="1955" w:author="Sumit Pabbi" w:date="2015-04-13T19:44:00Z"/>
          <w:rFonts w:ascii="Arial" w:hAnsi="Arial" w:cs="Arial"/>
        </w:rPr>
      </w:pPr>
      <w:ins w:id="1956" w:author="Sumit Pabbi" w:date="2015-04-13T19:44:00Z">
        <w:r w:rsidRPr="00C72BB6">
          <w:rPr>
            <w:rFonts w:ascii="Arial" w:hAnsi="Arial" w:cs="Arial"/>
          </w:rPr>
          <w:t xml:space="preserve">In case there are multiple states in the given circle, the default language location code of the circle is returned (queried using Master Location Data module Language Location service API described in </w:t>
        </w:r>
        <w:r w:rsidR="0066491D" w:rsidRPr="00C72BB6">
          <w:rPr>
            <w:rFonts w:ascii="Arial" w:hAnsi="Arial" w:cs="Arial"/>
          </w:rPr>
          <w:fldChar w:fldCharType="begin"/>
        </w:r>
        <w:r w:rsidRPr="00C72BB6">
          <w:rPr>
            <w:rFonts w:ascii="Arial" w:hAnsi="Arial" w:cs="Arial"/>
          </w:rPr>
          <w:instrText xml:space="preserve"> REF _Ref415064266 \r \h  \* MERGEFORMAT </w:instrText>
        </w:r>
      </w:ins>
      <w:r w:rsidR="0066491D" w:rsidRPr="00C72BB6">
        <w:rPr>
          <w:rFonts w:ascii="Arial" w:hAnsi="Arial" w:cs="Arial"/>
        </w:rPr>
      </w:r>
      <w:ins w:id="1957" w:author="Sumit Pabbi" w:date="2015-04-13T19:44:00Z">
        <w:r w:rsidR="0066491D" w:rsidRPr="00C72BB6">
          <w:rPr>
            <w:rFonts w:ascii="Arial" w:hAnsi="Arial" w:cs="Arial"/>
          </w:rPr>
          <w:fldChar w:fldCharType="separate"/>
        </w:r>
      </w:ins>
      <w:ins w:id="1958" w:author="Sumit Pabbi" w:date="2015-04-13T20:05:00Z">
        <w:r w:rsidR="00655E56" w:rsidRPr="00C72BB6">
          <w:rPr>
            <w:rFonts w:ascii="Arial" w:hAnsi="Arial" w:cs="Arial"/>
          </w:rPr>
          <w:t>7.3.2.5</w:t>
        </w:r>
      </w:ins>
      <w:ins w:id="1959" w:author="Sumit Pabbi" w:date="2015-04-13T19:44:00Z">
        <w:r w:rsidR="0066491D" w:rsidRPr="00C72BB6">
          <w:rPr>
            <w:rFonts w:ascii="Arial" w:hAnsi="Arial" w:cs="Arial"/>
          </w:rPr>
          <w:fldChar w:fldCharType="end"/>
        </w:r>
      </w:ins>
    </w:p>
    <w:p w:rsidR="00DD4EF6" w:rsidRPr="00C72BB6" w:rsidRDefault="00DD4EF6" w:rsidP="00DD4EF6">
      <w:pPr>
        <w:pStyle w:val="ListParagraph"/>
        <w:numPr>
          <w:ilvl w:val="0"/>
          <w:numId w:val="23"/>
        </w:numPr>
        <w:ind w:left="662"/>
        <w:contextualSpacing w:val="0"/>
        <w:rPr>
          <w:ins w:id="1960" w:author="Sumit Pabbi" w:date="2015-04-13T19:44:00Z"/>
          <w:rFonts w:ascii="Arial" w:hAnsi="Arial" w:cs="Arial"/>
        </w:rPr>
      </w:pPr>
      <w:ins w:id="1961" w:author="Sumit Pabbi" w:date="2015-04-13T19:44:00Z">
        <w:r w:rsidRPr="00C72BB6">
          <w:rPr>
            <w:rFonts w:ascii="Arial" w:hAnsi="Arial" w:cs="Arial"/>
          </w:rPr>
          <w:t>State-wise Capping Value: In each of these FLW states, the State-wise capping value is retrieved from the State table on the basis of the state code (present in the FLW record).</w:t>
        </w:r>
      </w:ins>
    </w:p>
    <w:p w:rsidR="00DD4EF6" w:rsidRPr="00C72BB6" w:rsidRDefault="00DD4EF6" w:rsidP="00DD4EF6">
      <w:pPr>
        <w:pStyle w:val="ListParagraph"/>
        <w:numPr>
          <w:ilvl w:val="0"/>
          <w:numId w:val="23"/>
        </w:numPr>
        <w:contextualSpacing w:val="0"/>
        <w:rPr>
          <w:ins w:id="1962" w:author="Sumit Pabbi" w:date="2015-04-13T19:44:00Z"/>
          <w:rFonts w:ascii="Arial" w:hAnsi="Arial" w:cs="Arial"/>
        </w:rPr>
      </w:pPr>
      <w:ins w:id="1963" w:author="Sumit Pabbi" w:date="2015-04-13T19:44:00Z">
        <w:r w:rsidRPr="00C72BB6">
          <w:rPr>
            <w:rFonts w:ascii="Arial" w:hAnsi="Arial" w:cs="Arial"/>
          </w:rPr>
          <w:t xml:space="preserve">In case FLW state is equal to </w:t>
        </w:r>
        <w:r w:rsidRPr="00C72BB6">
          <w:rPr>
            <w:rFonts w:ascii="Arial" w:hAnsi="Arial" w:cs="Arial"/>
            <w:b/>
          </w:rPr>
          <w:t>INVALID-FLW</w:t>
        </w:r>
        <w:r w:rsidRPr="00C72BB6">
          <w:rPr>
            <w:rFonts w:ascii="Arial" w:hAnsi="Arial" w:cs="Arial"/>
          </w:rPr>
          <w:t xml:space="preserve"> or there is no FrontLineWorker record for the given </w:t>
        </w:r>
        <w:r w:rsidRPr="00C72BB6">
          <w:rPr>
            <w:rFonts w:ascii="Arial" w:hAnsi="Arial" w:cs="Arial"/>
            <w:i/>
          </w:rPr>
          <w:t>msisdn</w:t>
        </w:r>
        <w:r w:rsidRPr="00C72BB6">
          <w:rPr>
            <w:rFonts w:ascii="Arial" w:hAnsi="Arial" w:cs="Arial"/>
          </w:rPr>
          <w:t>, then Front Line Worker module:</w:t>
        </w:r>
      </w:ins>
    </w:p>
    <w:p w:rsidR="00DD4EF6" w:rsidRPr="00C72BB6" w:rsidRDefault="00DD4EF6" w:rsidP="00DD4EF6">
      <w:pPr>
        <w:pStyle w:val="ListParagraph"/>
        <w:numPr>
          <w:ilvl w:val="1"/>
          <w:numId w:val="23"/>
        </w:numPr>
        <w:ind w:left="1526"/>
        <w:contextualSpacing w:val="0"/>
        <w:rPr>
          <w:ins w:id="1964" w:author="Sumit Pabbi" w:date="2015-04-13T19:44:00Z"/>
          <w:rFonts w:ascii="Arial" w:hAnsi="Arial" w:cs="Arial"/>
        </w:rPr>
      </w:pPr>
      <w:ins w:id="1965" w:author="Sumit Pabbi" w:date="2015-04-13T19:44:00Z">
        <w:r w:rsidRPr="00C72BB6">
          <w:rPr>
            <w:rFonts w:ascii="Arial" w:hAnsi="Arial" w:cs="Arial"/>
          </w:rPr>
          <w:t>Creates new entry in FrontLineWorker table.</w:t>
        </w:r>
      </w:ins>
    </w:p>
    <w:p w:rsidR="00DD4EF6" w:rsidRPr="00C72BB6" w:rsidRDefault="00DD4EF6" w:rsidP="00DD4EF6">
      <w:pPr>
        <w:pStyle w:val="ListParagraph"/>
        <w:numPr>
          <w:ilvl w:val="1"/>
          <w:numId w:val="23"/>
        </w:numPr>
        <w:ind w:left="1526"/>
        <w:contextualSpacing w:val="0"/>
        <w:rPr>
          <w:ins w:id="1966" w:author="Sumit Pabbi" w:date="2015-04-13T19:44:00Z"/>
          <w:rFonts w:ascii="Arial" w:hAnsi="Arial" w:cs="Arial"/>
        </w:rPr>
      </w:pPr>
      <w:ins w:id="1967" w:author="Sumit Pabbi" w:date="2015-04-13T19:44:00Z">
        <w:r w:rsidRPr="00C72BB6">
          <w:rPr>
            <w:rFonts w:ascii="Arial" w:hAnsi="Arial" w:cs="Arial"/>
          </w:rPr>
          <w:t>FLW module, from the circle, identifies the state code and if it is unique it checks whether state level service deployment is enabledd or not. If enable, it will serve the request otherwise it will throw an Exception ServiceNotDeployedException.</w:t>
        </w:r>
      </w:ins>
    </w:p>
    <w:p w:rsidR="00DD4EF6" w:rsidRPr="00C72BB6" w:rsidRDefault="00DD4EF6" w:rsidP="00DD4EF6">
      <w:pPr>
        <w:pStyle w:val="ListParagraph"/>
        <w:numPr>
          <w:ilvl w:val="1"/>
          <w:numId w:val="23"/>
        </w:numPr>
        <w:ind w:left="1526"/>
        <w:contextualSpacing w:val="0"/>
        <w:rPr>
          <w:ins w:id="1968" w:author="Sumit Pabbi" w:date="2015-04-13T19:44:00Z"/>
          <w:rFonts w:ascii="Arial" w:hAnsi="Arial" w:cs="Arial"/>
        </w:rPr>
      </w:pPr>
      <w:ins w:id="1969" w:author="Sumit Pabbi" w:date="2015-04-13T19:44:00Z">
        <w:r w:rsidRPr="00C72BB6">
          <w:rPr>
            <w:rFonts w:ascii="Arial" w:hAnsi="Arial" w:cs="Arial"/>
          </w:rPr>
          <w:t>If stateCode is not unique and if in any state service is deployed, it will serve the request otherwise it will throw an Exception ServiceNotDeployedException.</w:t>
        </w:r>
      </w:ins>
    </w:p>
    <w:p w:rsidR="00DD4EF6" w:rsidRPr="00C72BB6" w:rsidRDefault="00DD4EF6" w:rsidP="00DD4EF6">
      <w:pPr>
        <w:pStyle w:val="ListParagraph"/>
        <w:numPr>
          <w:ilvl w:val="1"/>
          <w:numId w:val="23"/>
        </w:numPr>
        <w:ind w:left="1526"/>
        <w:contextualSpacing w:val="0"/>
        <w:rPr>
          <w:ins w:id="1970" w:author="Sumit Pabbi" w:date="2015-04-13T19:44:00Z"/>
          <w:rFonts w:ascii="Arial" w:hAnsi="Arial" w:cs="Arial"/>
        </w:rPr>
      </w:pPr>
      <w:ins w:id="1971" w:author="Sumit Pabbi" w:date="2015-04-13T19:44:00Z">
        <w:r w:rsidRPr="00C72BB6">
          <w:rPr>
            <w:rFonts w:ascii="Arial" w:hAnsi="Arial" w:cs="Arial"/>
          </w:rPr>
          <w:t>FLW module, from the circle, identifies the state code and if it is unique it checks whether state level white listing is enabled or not. If enabled and  msisdn exist in WhiteListUsers table, then it will service the request otherwise it will throw an exception FlwNotInWhiteListException.If Whitelisting is disabled, it will serve the request.</w:t>
        </w:r>
      </w:ins>
    </w:p>
    <w:p w:rsidR="00DD4EF6" w:rsidRPr="00C72BB6" w:rsidRDefault="00DD4EF6" w:rsidP="00DD4EF6">
      <w:pPr>
        <w:pStyle w:val="ListParagraph"/>
        <w:numPr>
          <w:ilvl w:val="1"/>
          <w:numId w:val="23"/>
        </w:numPr>
        <w:ind w:left="1526"/>
        <w:contextualSpacing w:val="0"/>
        <w:rPr>
          <w:ins w:id="1972" w:author="Sumit Pabbi" w:date="2015-04-13T19:44:00Z"/>
          <w:rFonts w:ascii="Arial" w:hAnsi="Arial" w:cs="Arial"/>
        </w:rPr>
      </w:pPr>
      <w:ins w:id="1973" w:author="Sumit Pabbi" w:date="2015-04-13T19:44:00Z">
        <w:r w:rsidRPr="00C72BB6">
          <w:rPr>
            <w:rFonts w:ascii="Arial" w:hAnsi="Arial" w:cs="Arial"/>
          </w:rPr>
          <w:t>If stateCode is not unique and if all the state is having white listing enabled and  msisdn exist in WhiteListUsers table then it will service the request otherwise it will throw an exception</w:t>
        </w:r>
      </w:ins>
    </w:p>
    <w:p w:rsidR="00DD4EF6" w:rsidRPr="00C72BB6" w:rsidRDefault="00DD4EF6" w:rsidP="00DD4EF6">
      <w:pPr>
        <w:pStyle w:val="ListParagraph"/>
        <w:numPr>
          <w:ilvl w:val="1"/>
          <w:numId w:val="23"/>
        </w:numPr>
        <w:ind w:left="1526"/>
        <w:contextualSpacing w:val="0"/>
        <w:rPr>
          <w:ins w:id="1974" w:author="Sumit Pabbi" w:date="2015-04-13T19:44:00Z"/>
          <w:rFonts w:ascii="Arial" w:hAnsi="Arial" w:cs="Arial"/>
        </w:rPr>
      </w:pPr>
      <w:ins w:id="1975" w:author="Sumit Pabbi" w:date="2015-04-13T19:44:00Z">
        <w:r w:rsidRPr="00C72BB6">
          <w:rPr>
            <w:rFonts w:ascii="Arial" w:hAnsi="Arial" w:cs="Arial"/>
          </w:rPr>
          <w:t>In case in any state whiteListing is disable, FLW serve the request.</w:t>
        </w:r>
      </w:ins>
    </w:p>
    <w:p w:rsidR="00DD4EF6" w:rsidRPr="00C72BB6" w:rsidRDefault="00DD4EF6" w:rsidP="00DD4EF6">
      <w:pPr>
        <w:pStyle w:val="ListParagraph"/>
        <w:numPr>
          <w:ilvl w:val="1"/>
          <w:numId w:val="23"/>
        </w:numPr>
        <w:ind w:left="1526"/>
        <w:contextualSpacing w:val="0"/>
        <w:rPr>
          <w:ins w:id="1976" w:author="Sumit Pabbi" w:date="2015-04-13T19:44:00Z"/>
          <w:rFonts w:ascii="Arial" w:hAnsi="Arial" w:cs="Arial"/>
        </w:rPr>
      </w:pPr>
      <w:ins w:id="1977" w:author="Sumit Pabbi" w:date="2015-04-13T19:44:00Z">
        <w:r w:rsidRPr="00C72BB6">
          <w:rPr>
            <w:rFonts w:ascii="Arial" w:hAnsi="Arial" w:cs="Arial"/>
          </w:rPr>
          <w:t xml:space="preserve">Refer Masterdata section </w:t>
        </w:r>
        <w:r w:rsidR="0066491D" w:rsidRPr="00C72BB6">
          <w:rPr>
            <w:rFonts w:ascii="Arial" w:hAnsi="Arial" w:cs="Arial"/>
          </w:rPr>
          <w:fldChar w:fldCharType="begin"/>
        </w:r>
        <w:r w:rsidRPr="00C72BB6">
          <w:rPr>
            <w:rFonts w:ascii="Arial" w:hAnsi="Arial" w:cs="Arial"/>
          </w:rPr>
          <w:instrText xml:space="preserve"> REF _Ref416441045 \r \h  \* MERGEFORMAT </w:instrText>
        </w:r>
      </w:ins>
      <w:r w:rsidR="0066491D" w:rsidRPr="00C72BB6">
        <w:rPr>
          <w:rFonts w:ascii="Arial" w:hAnsi="Arial" w:cs="Arial"/>
        </w:rPr>
      </w:r>
      <w:ins w:id="1978" w:author="Sumit Pabbi" w:date="2015-04-13T19:44:00Z">
        <w:r w:rsidR="0066491D" w:rsidRPr="00C72BB6">
          <w:rPr>
            <w:rFonts w:ascii="Arial" w:hAnsi="Arial" w:cs="Arial"/>
          </w:rPr>
          <w:fldChar w:fldCharType="separate"/>
        </w:r>
      </w:ins>
      <w:ins w:id="1979" w:author="Sumit Pabbi" w:date="2015-04-13T20:05:00Z">
        <w:r w:rsidR="00655E56" w:rsidRPr="00C72BB6">
          <w:rPr>
            <w:rFonts w:ascii="Arial" w:hAnsi="Arial" w:cs="Arial"/>
          </w:rPr>
          <w:t>7.3.1.11</w:t>
        </w:r>
      </w:ins>
      <w:ins w:id="1980"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_Ref416441051 \r \h  \* MERGEFORMAT </w:instrText>
        </w:r>
      </w:ins>
      <w:r w:rsidR="0066491D" w:rsidRPr="00C72BB6">
        <w:rPr>
          <w:rFonts w:ascii="Arial" w:hAnsi="Arial" w:cs="Arial"/>
        </w:rPr>
      </w:r>
      <w:ins w:id="1981" w:author="Sumit Pabbi" w:date="2015-04-13T19:44:00Z">
        <w:r w:rsidR="0066491D" w:rsidRPr="00C72BB6">
          <w:rPr>
            <w:rFonts w:ascii="Arial" w:hAnsi="Arial" w:cs="Arial"/>
          </w:rPr>
          <w:fldChar w:fldCharType="separate"/>
        </w:r>
      </w:ins>
      <w:ins w:id="1982" w:author="Sumit Pabbi" w:date="2015-04-13T20:05:00Z">
        <w:r w:rsidR="00655E56" w:rsidRPr="00C72BB6">
          <w:rPr>
            <w:rFonts w:ascii="Arial" w:hAnsi="Arial" w:cs="Arial"/>
          </w:rPr>
          <w:t></w:t>
        </w:r>
      </w:ins>
      <w:ins w:id="1983" w:author="Sumit Pabbi" w:date="2015-04-13T19:44:00Z">
        <w:r w:rsidR="0066491D" w:rsidRPr="00C72BB6">
          <w:rPr>
            <w:rFonts w:ascii="Arial" w:hAnsi="Arial" w:cs="Arial"/>
          </w:rPr>
          <w:fldChar w:fldCharType="end"/>
        </w:r>
        <w:r w:rsidRPr="00C72BB6">
          <w:rPr>
            <w:rFonts w:ascii="Arial" w:hAnsi="Arial" w:cs="Arial"/>
          </w:rPr>
          <w:t>,</w:t>
        </w:r>
        <w:r w:rsidR="0066491D" w:rsidRPr="00C72BB6">
          <w:rPr>
            <w:rFonts w:ascii="Arial" w:hAnsi="Arial" w:cs="Arial"/>
          </w:rPr>
          <w:fldChar w:fldCharType="begin"/>
        </w:r>
        <w:r w:rsidRPr="00C72BB6">
          <w:rPr>
            <w:rFonts w:ascii="Arial" w:hAnsi="Arial" w:cs="Arial"/>
          </w:rPr>
          <w:instrText xml:space="preserve"> REF _Ref416441056 \r \h  \* MERGEFORMAT </w:instrText>
        </w:r>
      </w:ins>
      <w:r w:rsidR="0066491D" w:rsidRPr="00C72BB6">
        <w:rPr>
          <w:rFonts w:ascii="Arial" w:hAnsi="Arial" w:cs="Arial"/>
        </w:rPr>
      </w:r>
      <w:ins w:id="1984" w:author="Sumit Pabbi" w:date="2015-04-13T19:44:00Z">
        <w:r w:rsidR="0066491D" w:rsidRPr="00C72BB6">
          <w:rPr>
            <w:rFonts w:ascii="Arial" w:hAnsi="Arial" w:cs="Arial"/>
          </w:rPr>
          <w:fldChar w:fldCharType="separate"/>
        </w:r>
      </w:ins>
      <w:ins w:id="1985" w:author="Sumit Pabbi" w:date="2015-04-13T20:05:00Z">
        <w:r w:rsidR="00655E56" w:rsidRPr="00C72BB6">
          <w:rPr>
            <w:rFonts w:ascii="Arial" w:hAnsi="Arial" w:cs="Arial"/>
          </w:rPr>
          <w:t></w:t>
        </w:r>
      </w:ins>
      <w:ins w:id="1986" w:author="Sumit Pabbi" w:date="2015-04-13T19:44:00Z">
        <w:r w:rsidR="0066491D" w:rsidRPr="00C72BB6">
          <w:rPr>
            <w:rFonts w:ascii="Arial" w:hAnsi="Arial" w:cs="Arial"/>
          </w:rPr>
          <w:fldChar w:fldCharType="end"/>
        </w:r>
        <w:r w:rsidRPr="00C72BB6">
          <w:rPr>
            <w:rFonts w:ascii="Arial" w:hAnsi="Arial" w:cs="Arial"/>
          </w:rPr>
          <w:t xml:space="preserve"> and </w:t>
        </w:r>
        <w:r w:rsidR="0066491D" w:rsidRPr="00C72BB6">
          <w:rPr>
            <w:rFonts w:ascii="Arial" w:hAnsi="Arial" w:cs="Arial"/>
          </w:rPr>
          <w:fldChar w:fldCharType="begin"/>
        </w:r>
        <w:r w:rsidRPr="00C72BB6">
          <w:rPr>
            <w:rFonts w:ascii="Arial" w:hAnsi="Arial" w:cs="Arial"/>
          </w:rPr>
          <w:instrText xml:space="preserve"> REF _Ref416450484 \r \h  \* MERGEFORMAT </w:instrText>
        </w:r>
      </w:ins>
      <w:r w:rsidR="0066491D" w:rsidRPr="00C72BB6">
        <w:rPr>
          <w:rFonts w:ascii="Arial" w:hAnsi="Arial" w:cs="Arial"/>
        </w:rPr>
      </w:r>
      <w:ins w:id="1987" w:author="Sumit Pabbi" w:date="2015-04-13T19:44:00Z">
        <w:r w:rsidR="0066491D" w:rsidRPr="00C72BB6">
          <w:rPr>
            <w:rFonts w:ascii="Arial" w:hAnsi="Arial" w:cs="Arial"/>
          </w:rPr>
          <w:fldChar w:fldCharType="separate"/>
        </w:r>
      </w:ins>
      <w:ins w:id="1988" w:author="Sumit Pabbi" w:date="2015-04-13T20:05:00Z">
        <w:r w:rsidR="00655E56" w:rsidRPr="00C72BB6">
          <w:rPr>
            <w:rFonts w:ascii="Arial" w:hAnsi="Arial" w:cs="Arial"/>
          </w:rPr>
          <w:t></w:t>
        </w:r>
      </w:ins>
      <w:ins w:id="1989" w:author="Sumit Pabbi" w:date="2015-04-13T19:44:00Z">
        <w:r w:rsidR="0066491D" w:rsidRPr="00C72BB6">
          <w:rPr>
            <w:rFonts w:ascii="Arial" w:hAnsi="Arial" w:cs="Arial"/>
          </w:rPr>
          <w:fldChar w:fldCharType="end"/>
        </w:r>
        <w:r w:rsidRPr="00C72BB6">
          <w:rPr>
            <w:rFonts w:ascii="Arial" w:hAnsi="Arial" w:cs="Arial"/>
          </w:rPr>
          <w:t xml:space="preserve"> for Api used to process.</w:t>
        </w:r>
      </w:ins>
    </w:p>
    <w:p w:rsidR="00DD4EF6" w:rsidRPr="00C72BB6" w:rsidRDefault="00DD4EF6" w:rsidP="00DD4EF6">
      <w:pPr>
        <w:pStyle w:val="ListParagraph"/>
        <w:numPr>
          <w:ilvl w:val="1"/>
          <w:numId w:val="23"/>
        </w:numPr>
        <w:ind w:left="1526"/>
        <w:contextualSpacing w:val="0"/>
        <w:rPr>
          <w:ins w:id="1990" w:author="Sumit Pabbi" w:date="2015-04-13T19:44:00Z"/>
          <w:rFonts w:ascii="Arial" w:hAnsi="Arial" w:cs="Arial"/>
        </w:rPr>
      </w:pPr>
      <w:ins w:id="1991" w:author="Sumit Pabbi" w:date="2015-04-13T19:44:00Z">
        <w:r w:rsidRPr="00C72BB6">
          <w:rPr>
            <w:rFonts w:ascii="Arial" w:hAnsi="Arial" w:cs="Arial"/>
          </w:rPr>
          <w:t xml:space="preserve">LLC is queried based on the given circle code using Master Location Data module Language Location service API (refer </w:t>
        </w:r>
        <w:r w:rsidR="0066491D" w:rsidRPr="00C72BB6">
          <w:rPr>
            <w:rFonts w:ascii="Arial" w:hAnsi="Arial" w:cs="Arial"/>
          </w:rPr>
          <w:fldChar w:fldCharType="begin"/>
        </w:r>
        <w:r w:rsidRPr="00C72BB6">
          <w:rPr>
            <w:rFonts w:ascii="Arial" w:hAnsi="Arial" w:cs="Arial"/>
          </w:rPr>
          <w:instrText xml:space="preserve"> REF _Ref415064209 \r \h  \* MERGEFORMAT </w:instrText>
        </w:r>
      </w:ins>
      <w:r w:rsidR="0066491D" w:rsidRPr="00C72BB6">
        <w:rPr>
          <w:rFonts w:ascii="Arial" w:hAnsi="Arial" w:cs="Arial"/>
        </w:rPr>
      </w:r>
      <w:ins w:id="1992" w:author="Sumit Pabbi" w:date="2015-04-13T19:44:00Z">
        <w:r w:rsidR="0066491D" w:rsidRPr="00C72BB6">
          <w:rPr>
            <w:rFonts w:ascii="Arial" w:hAnsi="Arial" w:cs="Arial"/>
          </w:rPr>
          <w:fldChar w:fldCharType="separate"/>
        </w:r>
      </w:ins>
      <w:ins w:id="1993" w:author="Sumit Pabbi" w:date="2015-04-13T20:05:00Z">
        <w:r w:rsidR="00655E56" w:rsidRPr="00C72BB6">
          <w:rPr>
            <w:rFonts w:ascii="Arial" w:hAnsi="Arial" w:cs="Arial"/>
          </w:rPr>
          <w:t>7.3.2.4</w:t>
        </w:r>
      </w:ins>
      <w:ins w:id="1994" w:author="Sumit Pabbi" w:date="2015-04-13T19:44:00Z">
        <w:r w:rsidR="0066491D" w:rsidRPr="00C72BB6">
          <w:rPr>
            <w:rFonts w:ascii="Arial" w:hAnsi="Arial" w:cs="Arial"/>
          </w:rPr>
          <w:fldChar w:fldCharType="end"/>
        </w:r>
        <w:r w:rsidRPr="00C72BB6">
          <w:rPr>
            <w:rFonts w:ascii="Arial" w:hAnsi="Arial" w:cs="Arial"/>
          </w:rPr>
          <w:t>)</w:t>
        </w:r>
      </w:ins>
    </w:p>
    <w:p w:rsidR="00DD4EF6" w:rsidRPr="00C72BB6" w:rsidRDefault="00DD4EF6" w:rsidP="00DD4EF6">
      <w:pPr>
        <w:pStyle w:val="ListParagraph"/>
        <w:numPr>
          <w:ilvl w:val="1"/>
          <w:numId w:val="23"/>
        </w:numPr>
        <w:ind w:left="1526"/>
        <w:contextualSpacing w:val="0"/>
        <w:rPr>
          <w:ins w:id="1995" w:author="Sumit Pabbi" w:date="2015-04-13T19:44:00Z"/>
          <w:rFonts w:ascii="Arial" w:hAnsi="Arial" w:cs="Arial"/>
        </w:rPr>
      </w:pPr>
      <w:ins w:id="1996" w:author="Sumit Pabbi" w:date="2015-04-13T19:44:00Z">
        <w:r w:rsidRPr="00C72BB6">
          <w:rPr>
            <w:rFonts w:ascii="Arial" w:hAnsi="Arial" w:cs="Arial"/>
          </w:rPr>
          <w:t xml:space="preserve">In case there are multiple states in the given circle, the default language location code of the circle is returned (queried using Master Location Data module Language Location service API described in </w:t>
        </w:r>
        <w:r w:rsidR="0066491D" w:rsidRPr="00C72BB6">
          <w:rPr>
            <w:rFonts w:ascii="Arial" w:hAnsi="Arial" w:cs="Arial"/>
          </w:rPr>
          <w:fldChar w:fldCharType="begin"/>
        </w:r>
        <w:r w:rsidRPr="00C72BB6">
          <w:rPr>
            <w:rFonts w:ascii="Arial" w:hAnsi="Arial" w:cs="Arial"/>
          </w:rPr>
          <w:instrText xml:space="preserve"> REF _Ref415064266 \r \h  \* MERGEFORMAT </w:instrText>
        </w:r>
      </w:ins>
      <w:r w:rsidR="0066491D" w:rsidRPr="00C72BB6">
        <w:rPr>
          <w:rFonts w:ascii="Arial" w:hAnsi="Arial" w:cs="Arial"/>
        </w:rPr>
      </w:r>
      <w:ins w:id="1997" w:author="Sumit Pabbi" w:date="2015-04-13T19:44:00Z">
        <w:r w:rsidR="0066491D" w:rsidRPr="00C72BB6">
          <w:rPr>
            <w:rFonts w:ascii="Arial" w:hAnsi="Arial" w:cs="Arial"/>
          </w:rPr>
          <w:fldChar w:fldCharType="separate"/>
        </w:r>
      </w:ins>
      <w:ins w:id="1998" w:author="Sumit Pabbi" w:date="2015-04-13T20:05:00Z">
        <w:r w:rsidR="00655E56" w:rsidRPr="00C72BB6">
          <w:rPr>
            <w:rFonts w:ascii="Arial" w:hAnsi="Arial" w:cs="Arial"/>
          </w:rPr>
          <w:t>7.3.2.5</w:t>
        </w:r>
      </w:ins>
      <w:ins w:id="1999" w:author="Sumit Pabbi" w:date="2015-04-13T19:44:00Z">
        <w:r w:rsidR="0066491D" w:rsidRPr="00C72BB6">
          <w:rPr>
            <w:rFonts w:ascii="Arial" w:hAnsi="Arial" w:cs="Arial"/>
          </w:rPr>
          <w:fldChar w:fldCharType="end"/>
        </w:r>
      </w:ins>
    </w:p>
    <w:p w:rsidR="00F9692F" w:rsidRPr="00C72BB6" w:rsidDel="00DD4EF6" w:rsidRDefault="00DD4EF6" w:rsidP="00DD75A2">
      <w:pPr>
        <w:pStyle w:val="ListParagraph"/>
        <w:numPr>
          <w:ilvl w:val="1"/>
          <w:numId w:val="23"/>
        </w:numPr>
        <w:ind w:left="1526"/>
        <w:contextualSpacing w:val="0"/>
        <w:rPr>
          <w:del w:id="2000" w:author="Sumit Pabbi" w:date="2015-04-13T19:46:00Z"/>
          <w:rFonts w:ascii="Arial" w:hAnsi="Arial" w:cs="Arial"/>
        </w:rPr>
      </w:pPr>
      <w:bookmarkStart w:id="2001" w:name="_Toc416719467"/>
      <w:ins w:id="2002" w:author="Sumit Pabbi" w:date="2015-04-13T19:44:00Z">
        <w:r w:rsidRPr="00C72BB6">
          <w:rPr>
            <w:rFonts w:ascii="Arial" w:hAnsi="Arial" w:cs="Arial"/>
          </w:rPr>
          <w:t xml:space="preserve">The FLW State is set to </w:t>
        </w:r>
        <w:r w:rsidRPr="00C72BB6">
          <w:rPr>
            <w:rFonts w:ascii="Arial" w:hAnsi="Arial" w:cs="Arial"/>
            <w:b/>
          </w:rPr>
          <w:t>ANONYMOUS-FLW</w:t>
        </w:r>
        <w:bookmarkEnd w:id="2001"/>
        <w:r w:rsidRPr="00C72BB6">
          <w:rPr>
            <w:rFonts w:ascii="Arial" w:hAnsi="Arial" w:cs="Arial"/>
          </w:rPr>
          <w:t xml:space="preserve"> </w:t>
        </w:r>
      </w:ins>
      <w:bookmarkStart w:id="2003" w:name="_Toc416717934"/>
      <w:bookmarkStart w:id="2004" w:name="_Toc416717936"/>
      <w:bookmarkStart w:id="2005" w:name="_Toc416717940"/>
      <w:bookmarkStart w:id="2006" w:name="_Toc416717949"/>
      <w:bookmarkStart w:id="2007" w:name="_Toc416717950"/>
      <w:bookmarkStart w:id="2008" w:name="_Toc416717952"/>
      <w:bookmarkStart w:id="2009" w:name="_Toc416717953"/>
      <w:bookmarkEnd w:id="2003"/>
      <w:bookmarkEnd w:id="2004"/>
      <w:bookmarkEnd w:id="2005"/>
      <w:bookmarkEnd w:id="2006"/>
      <w:bookmarkEnd w:id="2007"/>
      <w:bookmarkEnd w:id="2008"/>
      <w:bookmarkEnd w:id="2009"/>
    </w:p>
    <w:p w:rsidR="000F0F8D" w:rsidRPr="00C72BB6" w:rsidRDefault="000F0F8D" w:rsidP="00DD4EF6">
      <w:pPr>
        <w:pStyle w:val="Heading3"/>
      </w:pPr>
      <w:bookmarkStart w:id="2010" w:name="_Toc416717955"/>
      <w:bookmarkStart w:id="2011" w:name="_Toc416717956"/>
      <w:bookmarkStart w:id="2012" w:name="_Ref415070623"/>
      <w:bookmarkStart w:id="2013" w:name="_Toc416719468"/>
      <w:bookmarkEnd w:id="2010"/>
      <w:bookmarkEnd w:id="2011"/>
      <w:r w:rsidRPr="00C72BB6">
        <w:t xml:space="preserve">Update Language Location Code </w:t>
      </w:r>
      <w:r w:rsidR="00D40D33" w:rsidRPr="00C72BB6">
        <w:t xml:space="preserve">given the </w:t>
      </w:r>
      <w:r w:rsidRPr="00C72BB6">
        <w:t>M</w:t>
      </w:r>
      <w:bookmarkEnd w:id="2012"/>
      <w:r w:rsidR="00D40D33" w:rsidRPr="00C72BB6">
        <w:t>SISDN</w:t>
      </w:r>
      <w:bookmarkEnd w:id="2013"/>
    </w:p>
    <w:p w:rsidR="004843BA" w:rsidRPr="00C72BB6" w:rsidRDefault="004843BA" w:rsidP="004843BA">
      <w:pPr>
        <w:pStyle w:val="ListParagraph"/>
        <w:numPr>
          <w:ilvl w:val="0"/>
          <w:numId w:val="48"/>
        </w:numPr>
        <w:contextualSpacing w:val="0"/>
        <w:rPr>
          <w:rFonts w:ascii="Arial" w:hAnsi="Arial" w:cs="Arial"/>
        </w:rPr>
      </w:pPr>
      <w:r w:rsidRPr="00C72BB6">
        <w:rPr>
          <w:rFonts w:ascii="Arial" w:hAnsi="Arial" w:cs="Arial"/>
        </w:rPr>
        <w:t xml:space="preserve">Signature : </w:t>
      </w:r>
      <w:r w:rsidRPr="00C72BB6">
        <w:rPr>
          <w:rFonts w:ascii="Arial" w:hAnsi="Arial" w:cs="Arial"/>
          <w:i/>
        </w:rPr>
        <w:t>void updateLanguageLocationCodeFromMsisdn(Integer languageLocationCode, String msisdn) throws DataValidationException;</w:t>
      </w:r>
    </w:p>
    <w:p w:rsidR="000F0F8D" w:rsidRPr="00C72BB6" w:rsidRDefault="000F0F8D" w:rsidP="005B1FD3">
      <w:pPr>
        <w:pStyle w:val="ListParagraph"/>
        <w:numPr>
          <w:ilvl w:val="0"/>
          <w:numId w:val="48"/>
        </w:numPr>
        <w:contextualSpacing w:val="0"/>
        <w:rPr>
          <w:rFonts w:ascii="Arial" w:hAnsi="Arial" w:cs="Arial"/>
        </w:rPr>
      </w:pPr>
      <w:r w:rsidRPr="00C72BB6">
        <w:rPr>
          <w:rFonts w:ascii="Arial" w:hAnsi="Arial" w:cs="Arial"/>
        </w:rPr>
        <w:t>This API takes MSISDN and Language Location Code as Input</w:t>
      </w:r>
    </w:p>
    <w:p w:rsidR="000F0F8D" w:rsidRPr="00C72BB6" w:rsidRDefault="00A423AB" w:rsidP="005B1FD3">
      <w:pPr>
        <w:pStyle w:val="ListParagraph"/>
        <w:numPr>
          <w:ilvl w:val="0"/>
          <w:numId w:val="48"/>
        </w:numPr>
        <w:contextualSpacing w:val="0"/>
        <w:rPr>
          <w:rFonts w:ascii="Arial" w:hAnsi="Arial" w:cs="Arial"/>
        </w:rPr>
      </w:pPr>
      <w:r w:rsidRPr="00C72BB6">
        <w:rPr>
          <w:rFonts w:ascii="Arial" w:hAnsi="Arial" w:cs="Arial"/>
        </w:rPr>
        <w:t xml:space="preserve">In case no record corresponding to the </w:t>
      </w:r>
      <w:r w:rsidR="00D40D33" w:rsidRPr="00C72BB6">
        <w:rPr>
          <w:rFonts w:ascii="Arial" w:hAnsi="Arial" w:cs="Arial"/>
        </w:rPr>
        <w:t xml:space="preserve">given </w:t>
      </w:r>
      <w:r w:rsidR="000F0F8D" w:rsidRPr="00C72BB6">
        <w:rPr>
          <w:rFonts w:ascii="Arial" w:hAnsi="Arial" w:cs="Arial"/>
        </w:rPr>
        <w:t>language</w:t>
      </w:r>
      <w:r w:rsidR="00D40D33" w:rsidRPr="00C72BB6">
        <w:rPr>
          <w:rFonts w:ascii="Arial" w:hAnsi="Arial" w:cs="Arial"/>
        </w:rPr>
        <w:t xml:space="preserve"> </w:t>
      </w:r>
      <w:r w:rsidR="000F0F8D" w:rsidRPr="00C72BB6">
        <w:rPr>
          <w:rFonts w:ascii="Arial" w:hAnsi="Arial" w:cs="Arial"/>
        </w:rPr>
        <w:t>location</w:t>
      </w:r>
      <w:r w:rsidR="00D40D33" w:rsidRPr="00C72BB6">
        <w:rPr>
          <w:rFonts w:ascii="Arial" w:hAnsi="Arial" w:cs="Arial"/>
        </w:rPr>
        <w:t xml:space="preserve"> code </w:t>
      </w:r>
      <w:r w:rsidRPr="00C72BB6">
        <w:rPr>
          <w:rFonts w:ascii="Arial" w:hAnsi="Arial" w:cs="Arial"/>
        </w:rPr>
        <w:t>exists,</w:t>
      </w:r>
      <w:r w:rsidR="00D40D33" w:rsidRPr="00C72BB6">
        <w:rPr>
          <w:rFonts w:ascii="Arial" w:hAnsi="Arial" w:cs="Arial"/>
        </w:rPr>
        <w:t xml:space="preserve"> </w:t>
      </w:r>
      <w:r w:rsidR="001C5243" w:rsidRPr="00C72BB6">
        <w:rPr>
          <w:rFonts w:ascii="Arial" w:hAnsi="Arial" w:cs="Arial"/>
        </w:rPr>
        <w:t>a DataValidationException</w:t>
      </w:r>
      <w:r w:rsidR="00D40D33" w:rsidRPr="00C72BB6">
        <w:rPr>
          <w:rFonts w:ascii="Arial" w:hAnsi="Arial" w:cs="Arial"/>
        </w:rPr>
        <w:t xml:space="preserve"> </w:t>
      </w:r>
      <w:r w:rsidR="000F0F8D" w:rsidRPr="00C72BB6">
        <w:rPr>
          <w:rFonts w:ascii="Arial" w:hAnsi="Arial" w:cs="Arial"/>
        </w:rPr>
        <w:t xml:space="preserve">error is </w:t>
      </w:r>
      <w:r w:rsidRPr="00C72BB6">
        <w:rPr>
          <w:rFonts w:ascii="Arial" w:hAnsi="Arial" w:cs="Arial"/>
        </w:rPr>
        <w:t>raised</w:t>
      </w:r>
      <w:r w:rsidR="000F0F8D" w:rsidRPr="00C72BB6">
        <w:rPr>
          <w:rFonts w:ascii="Arial" w:hAnsi="Arial" w:cs="Arial"/>
        </w:rPr>
        <w:t>.</w:t>
      </w:r>
    </w:p>
    <w:p w:rsidR="000F0F8D" w:rsidRPr="00C72BB6" w:rsidRDefault="000F0F8D" w:rsidP="005B1FD3">
      <w:pPr>
        <w:pStyle w:val="ListParagraph"/>
        <w:numPr>
          <w:ilvl w:val="0"/>
          <w:numId w:val="48"/>
        </w:numPr>
        <w:contextualSpacing w:val="0"/>
        <w:rPr>
          <w:rFonts w:ascii="Arial" w:hAnsi="Arial" w:cs="Arial"/>
        </w:rPr>
      </w:pPr>
      <w:r w:rsidRPr="00C72BB6">
        <w:rPr>
          <w:rFonts w:ascii="Arial" w:hAnsi="Arial" w:cs="Arial"/>
        </w:rPr>
        <w:t>I</w:t>
      </w:r>
      <w:r w:rsidR="00D40D33" w:rsidRPr="00C72BB6">
        <w:rPr>
          <w:rFonts w:ascii="Arial" w:hAnsi="Arial" w:cs="Arial"/>
        </w:rPr>
        <w:t xml:space="preserve">f no FLW record exists for the given MSISDN </w:t>
      </w:r>
      <w:r w:rsidR="0091200C" w:rsidRPr="00C72BB6">
        <w:rPr>
          <w:rFonts w:ascii="Arial" w:hAnsi="Arial" w:cs="Arial"/>
        </w:rPr>
        <w:t>a DataValidationException</w:t>
      </w:r>
      <w:r w:rsidRPr="00C72BB6">
        <w:rPr>
          <w:rFonts w:ascii="Arial" w:hAnsi="Arial" w:cs="Arial"/>
        </w:rPr>
        <w:t xml:space="preserve"> is thrown.</w:t>
      </w:r>
    </w:p>
    <w:p w:rsidR="000F0F8D" w:rsidRPr="00C72BB6" w:rsidRDefault="00D40D33" w:rsidP="005B1FD3">
      <w:pPr>
        <w:pStyle w:val="ListParagraph"/>
        <w:numPr>
          <w:ilvl w:val="0"/>
          <w:numId w:val="48"/>
        </w:numPr>
        <w:contextualSpacing w:val="0"/>
        <w:rPr>
          <w:rFonts w:ascii="Arial" w:hAnsi="Arial" w:cs="Arial"/>
        </w:rPr>
      </w:pPr>
      <w:r w:rsidRPr="00C72BB6">
        <w:rPr>
          <w:rFonts w:ascii="Arial" w:hAnsi="Arial" w:cs="Arial"/>
        </w:rPr>
        <w:t>If ‘l</w:t>
      </w:r>
      <w:r w:rsidR="000F0F8D" w:rsidRPr="00C72BB6">
        <w:rPr>
          <w:rFonts w:ascii="Arial" w:hAnsi="Arial" w:cs="Arial"/>
        </w:rPr>
        <w:t xml:space="preserve">anguage location </w:t>
      </w:r>
      <w:r w:rsidRPr="00C72BB6">
        <w:rPr>
          <w:rFonts w:ascii="Arial" w:hAnsi="Arial" w:cs="Arial"/>
        </w:rPr>
        <w:t>code’ as well as the front line worker exist</w:t>
      </w:r>
      <w:r w:rsidR="000F0F8D" w:rsidRPr="00C72BB6">
        <w:rPr>
          <w:rFonts w:ascii="Arial" w:hAnsi="Arial" w:cs="Arial"/>
        </w:rPr>
        <w:t>, the</w:t>
      </w:r>
      <w:r w:rsidRPr="00C72BB6">
        <w:rPr>
          <w:rFonts w:ascii="Arial" w:hAnsi="Arial" w:cs="Arial"/>
        </w:rPr>
        <w:t>n</w:t>
      </w:r>
      <w:r w:rsidR="000F0F8D" w:rsidRPr="00C72BB6">
        <w:rPr>
          <w:rFonts w:ascii="Arial" w:hAnsi="Arial" w:cs="Arial"/>
        </w:rPr>
        <w:t xml:space="preserve"> front line worker record is updated with </w:t>
      </w:r>
      <w:r w:rsidRPr="00C72BB6">
        <w:rPr>
          <w:rFonts w:ascii="Arial" w:hAnsi="Arial" w:cs="Arial"/>
        </w:rPr>
        <w:t xml:space="preserve">the </w:t>
      </w:r>
      <w:r w:rsidR="000F0F8D" w:rsidRPr="00C72BB6">
        <w:rPr>
          <w:rFonts w:ascii="Arial" w:hAnsi="Arial" w:cs="Arial"/>
        </w:rPr>
        <w:t>new</w:t>
      </w:r>
      <w:r w:rsidRPr="00C72BB6">
        <w:rPr>
          <w:rFonts w:ascii="Arial" w:hAnsi="Arial" w:cs="Arial"/>
        </w:rPr>
        <w:t xml:space="preserve"> </w:t>
      </w:r>
      <w:r w:rsidR="000F0F8D" w:rsidRPr="00C72BB6">
        <w:rPr>
          <w:rFonts w:ascii="Arial" w:hAnsi="Arial" w:cs="Arial"/>
        </w:rPr>
        <w:t>language location code.</w:t>
      </w:r>
    </w:p>
    <w:p w:rsidR="004160DD" w:rsidRPr="00C72BB6" w:rsidRDefault="004160DD" w:rsidP="00AD5C2F">
      <w:pPr>
        <w:pStyle w:val="Heading3"/>
        <w:numPr>
          <w:ilvl w:val="2"/>
          <w:numId w:val="47"/>
        </w:numPr>
      </w:pPr>
      <w:bookmarkStart w:id="2014" w:name="_Toc416719469"/>
      <w:r w:rsidRPr="00C72BB6">
        <w:t>Validate Operator</w:t>
      </w:r>
      <w:bookmarkEnd w:id="2014"/>
    </w:p>
    <w:p w:rsidR="004843BA" w:rsidRPr="00C72BB6" w:rsidRDefault="004843BA" w:rsidP="004843BA">
      <w:pPr>
        <w:pStyle w:val="ListParagraph"/>
        <w:numPr>
          <w:ilvl w:val="0"/>
          <w:numId w:val="48"/>
        </w:numPr>
        <w:contextualSpacing w:val="0"/>
        <w:rPr>
          <w:rFonts w:ascii="Arial" w:hAnsi="Arial" w:cs="Arial"/>
        </w:rPr>
      </w:pPr>
      <w:r w:rsidRPr="00C72BB6">
        <w:rPr>
          <w:rFonts w:ascii="Arial" w:hAnsi="Arial" w:cs="Arial"/>
        </w:rPr>
        <w:t xml:space="preserve">Signature: </w:t>
      </w:r>
      <w:r w:rsidRPr="00C72BB6">
        <w:rPr>
          <w:rFonts w:ascii="Arial" w:hAnsi="Arial" w:cs="Arial"/>
          <w:i/>
        </w:rPr>
        <w:t>void validateOperator(String operatorCode) throws DataValidationException;</w:t>
      </w:r>
    </w:p>
    <w:p w:rsidR="00A423AB" w:rsidRPr="00C72BB6" w:rsidRDefault="004160DD" w:rsidP="005B1FD3">
      <w:pPr>
        <w:pStyle w:val="ListParagraph"/>
        <w:numPr>
          <w:ilvl w:val="0"/>
          <w:numId w:val="48"/>
        </w:numPr>
        <w:contextualSpacing w:val="0"/>
        <w:rPr>
          <w:rFonts w:ascii="Arial" w:hAnsi="Arial" w:cs="Arial"/>
        </w:rPr>
      </w:pPr>
      <w:r w:rsidRPr="00C72BB6">
        <w:rPr>
          <w:rFonts w:ascii="Arial" w:hAnsi="Arial" w:cs="Arial"/>
        </w:rPr>
        <w:t xml:space="preserve">This API </w:t>
      </w:r>
      <w:r w:rsidR="00A423AB" w:rsidRPr="00C72BB6">
        <w:rPr>
          <w:rFonts w:ascii="Arial" w:hAnsi="Arial" w:cs="Arial"/>
        </w:rPr>
        <w:t>checks whether the record corresponding to the given operator code exists or not</w:t>
      </w:r>
    </w:p>
    <w:p w:rsidR="004160DD" w:rsidRPr="00C72BB6" w:rsidRDefault="00A423AB" w:rsidP="005B1FD3">
      <w:pPr>
        <w:pStyle w:val="ListParagraph"/>
        <w:numPr>
          <w:ilvl w:val="0"/>
          <w:numId w:val="48"/>
        </w:numPr>
        <w:contextualSpacing w:val="0"/>
        <w:rPr>
          <w:rFonts w:ascii="Arial" w:hAnsi="Arial" w:cs="Arial"/>
        </w:rPr>
      </w:pPr>
      <w:r w:rsidRPr="00C72BB6">
        <w:rPr>
          <w:rFonts w:ascii="Arial" w:hAnsi="Arial" w:cs="Arial"/>
        </w:rPr>
        <w:t xml:space="preserve">If it does not, then a </w:t>
      </w:r>
      <w:r w:rsidRPr="00C72BB6">
        <w:rPr>
          <w:rFonts w:ascii="Arial" w:hAnsi="Arial" w:cs="Arial"/>
          <w:i/>
        </w:rPr>
        <w:t>DataValidationException</w:t>
      </w:r>
      <w:r w:rsidRPr="00C72BB6" w:rsidDel="00A423AB">
        <w:rPr>
          <w:rFonts w:ascii="Arial" w:hAnsi="Arial" w:cs="Arial"/>
        </w:rPr>
        <w:t xml:space="preserve"> </w:t>
      </w:r>
      <w:r w:rsidRPr="00C72BB6">
        <w:rPr>
          <w:rFonts w:ascii="Arial" w:hAnsi="Arial" w:cs="Arial"/>
        </w:rPr>
        <w:t>is raised</w:t>
      </w:r>
      <w:r w:rsidR="004160DD" w:rsidRPr="00C72BB6">
        <w:rPr>
          <w:rFonts w:ascii="Arial" w:hAnsi="Arial" w:cs="Arial"/>
        </w:rPr>
        <w:t>.</w:t>
      </w:r>
    </w:p>
    <w:bookmarkEnd w:id="1766"/>
    <w:bookmarkEnd w:id="1767"/>
    <w:p w:rsidR="00834AD5" w:rsidRPr="00C72BB6" w:rsidRDefault="008126C9">
      <w:pPr>
        <w:rPr>
          <w:rFonts w:ascii="Arial" w:eastAsia="Times New Roman" w:hAnsi="Arial" w:cs="Arial"/>
          <w:b/>
          <w:bCs/>
          <w:color w:val="4F81BD"/>
          <w:sz w:val="26"/>
          <w:szCs w:val="26"/>
        </w:rPr>
      </w:pPr>
      <w:r w:rsidRPr="00C72BB6">
        <w:rPr>
          <w:rFonts w:ascii="Arial" w:hAnsi="Arial" w:cs="Arial"/>
        </w:rPr>
        <w:br w:type="page"/>
      </w:r>
    </w:p>
    <w:p w:rsidR="008126C9" w:rsidRPr="00C72BB6" w:rsidRDefault="00B251F8" w:rsidP="00AD5C2F">
      <w:pPr>
        <w:pStyle w:val="Heading1"/>
      </w:pPr>
      <w:bookmarkStart w:id="2015" w:name="_Toc413665716"/>
      <w:bookmarkStart w:id="2016" w:name="_Toc413339918"/>
      <w:bookmarkStart w:id="2017" w:name="_Ref415054912"/>
      <w:bookmarkStart w:id="2018" w:name="_Toc416719470"/>
      <w:r w:rsidRPr="00C72BB6">
        <w:t>Utili</w:t>
      </w:r>
      <w:r w:rsidR="00594A3B" w:rsidRPr="00C72BB6">
        <w:t xml:space="preserve">ty </w:t>
      </w:r>
      <w:bookmarkEnd w:id="2015"/>
      <w:bookmarkEnd w:id="2016"/>
      <w:bookmarkEnd w:id="2017"/>
      <w:r w:rsidR="00B71529" w:rsidRPr="00C72BB6">
        <w:t>Module</w:t>
      </w:r>
      <w:bookmarkEnd w:id="2018"/>
    </w:p>
    <w:p w:rsidR="000A102F" w:rsidRPr="00C72BB6" w:rsidRDefault="000A102F" w:rsidP="00AD5C2F">
      <w:pPr>
        <w:pStyle w:val="Heading2"/>
        <w:numPr>
          <w:ilvl w:val="1"/>
          <w:numId w:val="1"/>
        </w:numPr>
      </w:pPr>
      <w:bookmarkStart w:id="2019" w:name="_Toc416719471"/>
      <w:bookmarkStart w:id="2020" w:name="_Toc413944187"/>
      <w:bookmarkStart w:id="2021" w:name="_Toc413665717"/>
      <w:bookmarkStart w:id="2022" w:name="_Toc413339919"/>
      <w:r w:rsidRPr="00C72BB6">
        <w:t>Overview</w:t>
      </w:r>
      <w:bookmarkEnd w:id="2019"/>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This module shall be used for providing the common Utility service</w:t>
      </w:r>
      <w:r w:rsidR="00005CE0" w:rsidRPr="00C72BB6">
        <w:rPr>
          <w:rFonts w:ascii="Arial" w:hAnsi="Arial" w:cs="Arial"/>
        </w:rPr>
        <w:t>s</w:t>
      </w:r>
      <w:r w:rsidRPr="00C72BB6">
        <w:rPr>
          <w:rFonts w:ascii="Arial" w:hAnsi="Arial" w:cs="Arial"/>
        </w:rPr>
        <w:t xml:space="preserve"> that shall be used by all other modules, if needed. </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Utility module uses following MDS entities:</w:t>
      </w:r>
    </w:p>
    <w:p w:rsidR="000A102F" w:rsidRPr="00C72BB6" w:rsidRDefault="000A102F" w:rsidP="005B1FD3">
      <w:pPr>
        <w:pStyle w:val="ListParagraph"/>
        <w:numPr>
          <w:ilvl w:val="1"/>
          <w:numId w:val="32"/>
        </w:numPr>
        <w:contextualSpacing w:val="0"/>
        <w:rPr>
          <w:rFonts w:ascii="Arial" w:hAnsi="Arial" w:cs="Arial"/>
        </w:rPr>
      </w:pPr>
      <w:r w:rsidRPr="00C72BB6">
        <w:rPr>
          <w:rFonts w:ascii="Arial" w:hAnsi="Arial" w:cs="Arial"/>
          <w:b/>
          <w:i/>
        </w:rPr>
        <w:t>BulkUploadError</w:t>
      </w:r>
      <w:r w:rsidRPr="00C72BB6">
        <w:rPr>
          <w:rFonts w:ascii="Arial" w:hAnsi="Arial" w:cs="Arial"/>
        </w:rPr>
        <w:t>: This entity shall be used to store the error and erroneous record details</w:t>
      </w:r>
    </w:p>
    <w:p w:rsidR="000A102F" w:rsidRPr="00C72BB6" w:rsidRDefault="000A102F" w:rsidP="005B1FD3">
      <w:pPr>
        <w:pStyle w:val="ListParagraph"/>
        <w:numPr>
          <w:ilvl w:val="1"/>
          <w:numId w:val="32"/>
        </w:numPr>
        <w:contextualSpacing w:val="0"/>
        <w:rPr>
          <w:rFonts w:ascii="Arial" w:hAnsi="Arial" w:cs="Arial"/>
        </w:rPr>
      </w:pPr>
      <w:r w:rsidRPr="00C72BB6">
        <w:rPr>
          <w:rFonts w:ascii="Arial" w:hAnsi="Arial" w:cs="Arial"/>
          <w:b/>
          <w:i/>
        </w:rPr>
        <w:t>BulkUploadStatus</w:t>
      </w:r>
      <w:r w:rsidRPr="00C72BB6">
        <w:rPr>
          <w:rFonts w:ascii="Arial" w:hAnsi="Arial" w:cs="Arial"/>
        </w:rPr>
        <w:t>: This entity shall be used to store the Bulk upload status summary.</w:t>
      </w:r>
    </w:p>
    <w:p w:rsidR="000A102F" w:rsidRPr="00C72BB6" w:rsidRDefault="000A102F" w:rsidP="005B1FD3">
      <w:pPr>
        <w:pStyle w:val="ListParagraph"/>
        <w:numPr>
          <w:ilvl w:val="1"/>
          <w:numId w:val="32"/>
        </w:numPr>
        <w:contextualSpacing w:val="0"/>
        <w:rPr>
          <w:rFonts w:ascii="Arial" w:hAnsi="Arial" w:cs="Arial"/>
        </w:rPr>
      </w:pPr>
      <w:r w:rsidRPr="00C72BB6">
        <w:rPr>
          <w:rFonts w:ascii="Arial" w:hAnsi="Arial" w:cs="Arial"/>
        </w:rPr>
        <w:t xml:space="preserve">Refer section </w:t>
      </w:r>
      <w:r w:rsidR="00087E3E">
        <w:fldChar w:fldCharType="begin"/>
      </w:r>
      <w:r w:rsidR="00087E3E">
        <w:instrText xml:space="preserve"> REF _Ref414989300 \r \h  \* MERGEFORMAT </w:instrText>
      </w:r>
      <w:r w:rsidR="00087E3E">
        <w:fldChar w:fldCharType="separate"/>
      </w:r>
      <w:ins w:id="2023" w:author="Sumit Pabbi" w:date="2015-04-13T20:05:00Z">
        <w:r w:rsidR="00655E56" w:rsidRPr="00C72BB6">
          <w:rPr>
            <w:rFonts w:ascii="Arial" w:hAnsi="Arial" w:cs="Arial"/>
          </w:rPr>
          <w:t>10.1.8</w:t>
        </w:r>
      </w:ins>
      <w:del w:id="2024" w:author="Sumit Pabbi" w:date="2015-04-10T23:02:00Z">
        <w:r w:rsidR="00D6491D" w:rsidRPr="00C72BB6" w:rsidDel="00C7075E">
          <w:rPr>
            <w:rFonts w:ascii="Arial" w:hAnsi="Arial" w:cs="Arial"/>
          </w:rPr>
          <w:delText>9.1.7</w:delText>
        </w:r>
      </w:del>
      <w:r w:rsidR="00087E3E">
        <w:fldChar w:fldCharType="end"/>
      </w:r>
      <w:r w:rsidRPr="00C72BB6">
        <w:rPr>
          <w:rFonts w:ascii="Arial" w:hAnsi="Arial" w:cs="Arial"/>
        </w:rPr>
        <w:t xml:space="preserve"> for DB schema of the above entities.</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 xml:space="preserve">Following are the services provided in </w:t>
      </w:r>
      <w:r w:rsidR="00B60686" w:rsidRPr="00C72BB6">
        <w:rPr>
          <w:rFonts w:ascii="Arial" w:hAnsi="Arial" w:cs="Arial"/>
        </w:rPr>
        <w:t>Utility module</w:t>
      </w:r>
      <w:r w:rsidRPr="00C72BB6">
        <w:rPr>
          <w:rFonts w:ascii="Arial" w:hAnsi="Arial" w:cs="Arial"/>
        </w:rPr>
        <w:t>:</w:t>
      </w:r>
    </w:p>
    <w:p w:rsidR="000A102F" w:rsidRPr="00C72BB6" w:rsidRDefault="00844305" w:rsidP="005B1FD3">
      <w:pPr>
        <w:pStyle w:val="ListParagraph"/>
        <w:numPr>
          <w:ilvl w:val="1"/>
          <w:numId w:val="32"/>
        </w:numPr>
        <w:contextualSpacing w:val="0"/>
        <w:rPr>
          <w:rFonts w:ascii="Arial" w:hAnsi="Arial" w:cs="Arial"/>
          <w:b/>
          <w:i/>
        </w:rPr>
      </w:pPr>
      <w:r w:rsidRPr="00C72BB6">
        <w:rPr>
          <w:rFonts w:ascii="Arial" w:hAnsi="Arial" w:cs="Arial"/>
          <w:b/>
          <w:i/>
        </w:rPr>
        <w:t>Bulk Upload</w:t>
      </w:r>
      <w:r w:rsidR="00711013" w:rsidRPr="00C72BB6">
        <w:rPr>
          <w:rFonts w:ascii="Arial" w:hAnsi="Arial" w:cs="Arial"/>
          <w:b/>
          <w:i/>
        </w:rPr>
        <w:t xml:space="preserve"> L</w:t>
      </w:r>
      <w:r w:rsidRPr="00C72BB6">
        <w:rPr>
          <w:rFonts w:ascii="Arial" w:hAnsi="Arial" w:cs="Arial"/>
          <w:b/>
          <w:i/>
        </w:rPr>
        <w:t>o</w:t>
      </w:r>
      <w:r w:rsidR="000A102F" w:rsidRPr="00C72BB6">
        <w:rPr>
          <w:rFonts w:ascii="Arial" w:hAnsi="Arial" w:cs="Arial"/>
          <w:b/>
          <w:i/>
        </w:rPr>
        <w:t>g service</w:t>
      </w:r>
    </w:p>
    <w:p w:rsidR="000A102F" w:rsidRPr="00C72BB6" w:rsidRDefault="00711013" w:rsidP="005B1FD3">
      <w:pPr>
        <w:pStyle w:val="ListParagraph"/>
        <w:numPr>
          <w:ilvl w:val="1"/>
          <w:numId w:val="32"/>
        </w:numPr>
        <w:contextualSpacing w:val="0"/>
        <w:rPr>
          <w:rFonts w:ascii="Arial" w:hAnsi="Arial" w:cs="Arial"/>
          <w:b/>
        </w:rPr>
      </w:pPr>
      <w:r w:rsidRPr="00C72BB6">
        <w:rPr>
          <w:rFonts w:ascii="Arial" w:hAnsi="Arial" w:cs="Arial"/>
          <w:b/>
        </w:rPr>
        <w:t>CSV Data Validation and P</w:t>
      </w:r>
      <w:r w:rsidR="000A102F" w:rsidRPr="00C72BB6">
        <w:rPr>
          <w:rFonts w:ascii="Arial" w:hAnsi="Arial" w:cs="Arial"/>
          <w:b/>
        </w:rPr>
        <w:t>arsing</w:t>
      </w:r>
      <w:r w:rsidRPr="00C72BB6">
        <w:rPr>
          <w:rFonts w:ascii="Arial" w:hAnsi="Arial" w:cs="Arial"/>
          <w:b/>
        </w:rPr>
        <w:t xml:space="preserve"> </w:t>
      </w:r>
      <w:r w:rsidRPr="00C72BB6">
        <w:rPr>
          <w:rFonts w:ascii="Arial" w:hAnsi="Arial" w:cs="Arial"/>
        </w:rPr>
        <w:t>service</w:t>
      </w:r>
    </w:p>
    <w:p w:rsidR="000A102F" w:rsidRPr="00C72BB6" w:rsidRDefault="000A102F" w:rsidP="00AD5C2F">
      <w:pPr>
        <w:pStyle w:val="Heading2"/>
        <w:numPr>
          <w:ilvl w:val="1"/>
          <w:numId w:val="1"/>
        </w:numPr>
      </w:pPr>
      <w:bookmarkStart w:id="2025" w:name="_Toc416719472"/>
      <w:bookmarkEnd w:id="2020"/>
      <w:r w:rsidRPr="00C72BB6">
        <w:t>Service</w:t>
      </w:r>
      <w:r w:rsidR="00253E9F" w:rsidRPr="00C72BB6">
        <w:t>s</w:t>
      </w:r>
      <w:bookmarkEnd w:id="2025"/>
    </w:p>
    <w:p w:rsidR="000A102F" w:rsidRPr="00C72BB6" w:rsidRDefault="00844305" w:rsidP="00AD5C2F">
      <w:pPr>
        <w:pStyle w:val="Heading3"/>
      </w:pPr>
      <w:bookmarkStart w:id="2026" w:name="_Ref415053436"/>
      <w:bookmarkStart w:id="2027" w:name="_Toc416719473"/>
      <w:r w:rsidRPr="00C72BB6">
        <w:t xml:space="preserve">Bulk Upload Log </w:t>
      </w:r>
      <w:r w:rsidR="000A102F" w:rsidRPr="00C72BB6">
        <w:t>Service</w:t>
      </w:r>
      <w:bookmarkEnd w:id="2026"/>
      <w:bookmarkEnd w:id="2027"/>
    </w:p>
    <w:p w:rsidR="000A102F" w:rsidRPr="00C72BB6" w:rsidRDefault="000A102F" w:rsidP="00AD5C2F">
      <w:pPr>
        <w:pStyle w:val="Heading4"/>
        <w:numPr>
          <w:ilvl w:val="3"/>
          <w:numId w:val="1"/>
        </w:numPr>
      </w:pPr>
      <w:bookmarkStart w:id="2028" w:name="_Ref414984310"/>
      <w:r w:rsidRPr="00C72BB6">
        <w:t>Write Bulk Upload Error</w:t>
      </w:r>
      <w:bookmarkEnd w:id="2028"/>
    </w:p>
    <w:p w:rsidR="00851126" w:rsidRPr="00C72BB6" w:rsidRDefault="00851126" w:rsidP="00851126">
      <w:pPr>
        <w:pStyle w:val="ListParagraph"/>
        <w:numPr>
          <w:ilvl w:val="0"/>
          <w:numId w:val="32"/>
        </w:numPr>
        <w:contextualSpacing w:val="0"/>
        <w:rPr>
          <w:rFonts w:ascii="Arial" w:hAnsi="Arial" w:cs="Arial"/>
        </w:rPr>
      </w:pPr>
      <w:r w:rsidRPr="00C72BB6">
        <w:rPr>
          <w:rFonts w:ascii="Arial" w:hAnsi="Arial" w:cs="Arial"/>
        </w:rPr>
        <w:t xml:space="preserve">Signature : </w:t>
      </w:r>
      <w:r w:rsidRPr="00C72BB6">
        <w:rPr>
          <w:rFonts w:ascii="Arial" w:hAnsi="Arial" w:cs="Arial"/>
          <w:i/>
        </w:rPr>
        <w:t xml:space="preserve">public void writeBulkUploadErrLog(BulkUploadError bulkUploadError) </w:t>
      </w:r>
    </w:p>
    <w:p w:rsidR="000A102F" w:rsidRPr="00C72BB6" w:rsidRDefault="000A102F" w:rsidP="00851126">
      <w:pPr>
        <w:pStyle w:val="ListParagraph"/>
        <w:numPr>
          <w:ilvl w:val="0"/>
          <w:numId w:val="32"/>
        </w:numPr>
        <w:contextualSpacing w:val="0"/>
        <w:rPr>
          <w:rFonts w:ascii="Arial" w:hAnsi="Arial" w:cs="Arial"/>
        </w:rPr>
      </w:pPr>
      <w:r w:rsidRPr="00C72BB6">
        <w:rPr>
          <w:rFonts w:ascii="Arial" w:hAnsi="Arial" w:cs="Arial"/>
        </w:rPr>
        <w:t>This  API is used to</w:t>
      </w:r>
      <w:r w:rsidR="001D5495" w:rsidRPr="00C72BB6">
        <w:rPr>
          <w:rFonts w:ascii="Arial" w:hAnsi="Arial" w:cs="Arial"/>
        </w:rPr>
        <w:t xml:space="preserve"> write CSV record processing error information to</w:t>
      </w:r>
      <w:r w:rsidRPr="00C72BB6">
        <w:rPr>
          <w:rFonts w:ascii="Arial" w:hAnsi="Arial" w:cs="Arial"/>
        </w:rPr>
        <w:t xml:space="preserve"> the </w:t>
      </w:r>
      <w:r w:rsidRPr="00C72BB6">
        <w:rPr>
          <w:rFonts w:ascii="Arial" w:hAnsi="Arial" w:cs="Arial"/>
          <w:i/>
        </w:rPr>
        <w:t>BulkUploadError</w:t>
      </w:r>
      <w:r w:rsidRPr="00C72BB6">
        <w:rPr>
          <w:rFonts w:ascii="Arial" w:hAnsi="Arial" w:cs="Arial"/>
        </w:rPr>
        <w:t xml:space="preserve"> </w:t>
      </w:r>
      <w:r w:rsidR="001D5495" w:rsidRPr="00C72BB6">
        <w:rPr>
          <w:rFonts w:ascii="Arial" w:hAnsi="Arial" w:cs="Arial"/>
        </w:rPr>
        <w:t>table</w:t>
      </w:r>
      <w:r w:rsidRPr="00C72BB6">
        <w:rPr>
          <w:rFonts w:ascii="Arial" w:hAnsi="Arial" w:cs="Arial"/>
        </w:rPr>
        <w:t>:</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Name of the Uploaded CSV File</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Time of the upload</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Type of records uploaded (State, District, Circle etc.)</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Erroneous Record detail</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Error Category (Data Invalid, Mandatory Information Missing etc.)</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Error Description</w:t>
      </w:r>
    </w:p>
    <w:p w:rsidR="000A102F" w:rsidRPr="00C72BB6" w:rsidRDefault="000A102F" w:rsidP="00AD5C2F">
      <w:pPr>
        <w:pStyle w:val="Heading4"/>
        <w:numPr>
          <w:ilvl w:val="3"/>
          <w:numId w:val="1"/>
        </w:numPr>
      </w:pPr>
      <w:bookmarkStart w:id="2029" w:name="_Ref414984399"/>
      <w:r w:rsidRPr="00C72BB6">
        <w:t>Write Bulk Upload Status Summary</w:t>
      </w:r>
      <w:bookmarkEnd w:id="2029"/>
    </w:p>
    <w:p w:rsidR="00851126" w:rsidRPr="00C72BB6" w:rsidRDefault="00851126" w:rsidP="005B1FD3">
      <w:pPr>
        <w:pStyle w:val="ListParagraph"/>
        <w:numPr>
          <w:ilvl w:val="0"/>
          <w:numId w:val="32"/>
        </w:numPr>
        <w:contextualSpacing w:val="0"/>
        <w:rPr>
          <w:rFonts w:ascii="Arial" w:hAnsi="Arial" w:cs="Arial"/>
        </w:rPr>
      </w:pPr>
      <w:r w:rsidRPr="00C72BB6">
        <w:rPr>
          <w:rFonts w:ascii="Arial" w:hAnsi="Arial" w:cs="Arial"/>
        </w:rPr>
        <w:t xml:space="preserve">Signature : </w:t>
      </w:r>
      <w:r w:rsidRPr="00C72BB6">
        <w:rPr>
          <w:rFonts w:ascii="Arial" w:hAnsi="Arial" w:cs="Arial"/>
          <w:i/>
        </w:rPr>
        <w:t>public void writeBulkUploadProcessingSummary(BulkUploadStatus bulkUploadStatus)</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 xml:space="preserve">This API </w:t>
      </w:r>
      <w:r w:rsidR="00924FDB" w:rsidRPr="00C72BB6">
        <w:rPr>
          <w:rFonts w:ascii="Arial" w:hAnsi="Arial" w:cs="Arial"/>
        </w:rPr>
        <w:t>is used to write</w:t>
      </w:r>
      <w:r w:rsidRPr="00C72BB6">
        <w:rPr>
          <w:rFonts w:ascii="Arial" w:hAnsi="Arial" w:cs="Arial"/>
        </w:rPr>
        <w:t xml:space="preserve"> </w:t>
      </w:r>
      <w:r w:rsidR="00924FDB" w:rsidRPr="00C72BB6">
        <w:rPr>
          <w:rFonts w:ascii="Arial" w:hAnsi="Arial" w:cs="Arial"/>
        </w:rPr>
        <w:t xml:space="preserve">the bulk </w:t>
      </w:r>
      <w:r w:rsidRPr="00C72BB6">
        <w:rPr>
          <w:rFonts w:ascii="Arial" w:hAnsi="Arial" w:cs="Arial"/>
        </w:rPr>
        <w:t>upload result summary in NMS database.</w:t>
      </w:r>
    </w:p>
    <w:p w:rsidR="000A102F" w:rsidRPr="00C72BB6" w:rsidRDefault="000A102F" w:rsidP="005B1FD3">
      <w:pPr>
        <w:pStyle w:val="ListParagraph"/>
        <w:numPr>
          <w:ilvl w:val="0"/>
          <w:numId w:val="32"/>
        </w:numPr>
        <w:contextualSpacing w:val="0"/>
        <w:rPr>
          <w:rFonts w:ascii="Arial" w:hAnsi="Arial" w:cs="Arial"/>
        </w:rPr>
      </w:pPr>
      <w:r w:rsidRPr="00C72BB6">
        <w:rPr>
          <w:rFonts w:ascii="Arial" w:hAnsi="Arial" w:cs="Arial"/>
        </w:rPr>
        <w:t xml:space="preserve">Following information is written to </w:t>
      </w:r>
      <w:r w:rsidRPr="00C72BB6">
        <w:rPr>
          <w:rFonts w:ascii="Arial" w:hAnsi="Arial" w:cs="Arial"/>
          <w:i/>
        </w:rPr>
        <w:t>BulkUploadStatus</w:t>
      </w:r>
      <w:r w:rsidRPr="00C72BB6">
        <w:rPr>
          <w:rFonts w:ascii="Arial" w:hAnsi="Arial" w:cs="Arial"/>
        </w:rPr>
        <w:t xml:space="preserve"> entity:</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Name of the user who uploaded the file</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Name of the Uploaded CSV File</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Time of the upload</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Number of failed record</w:t>
      </w:r>
    </w:p>
    <w:p w:rsidR="000A102F" w:rsidRPr="00C72BB6" w:rsidRDefault="000A102F" w:rsidP="005B1FD3">
      <w:pPr>
        <w:pStyle w:val="ListParagraph"/>
        <w:numPr>
          <w:ilvl w:val="1"/>
          <w:numId w:val="32"/>
        </w:numPr>
        <w:rPr>
          <w:rFonts w:ascii="Arial" w:hAnsi="Arial" w:cs="Arial"/>
        </w:rPr>
      </w:pPr>
      <w:r w:rsidRPr="00C72BB6">
        <w:rPr>
          <w:rFonts w:ascii="Arial" w:hAnsi="Arial" w:cs="Arial"/>
        </w:rPr>
        <w:t>Number of successful record.</w:t>
      </w:r>
    </w:p>
    <w:p w:rsidR="000A102F" w:rsidRPr="00C72BB6" w:rsidRDefault="00844305" w:rsidP="00AD5C2F">
      <w:pPr>
        <w:pStyle w:val="Heading3"/>
      </w:pPr>
      <w:bookmarkStart w:id="2030" w:name="_Ref414982492"/>
      <w:bookmarkStart w:id="2031" w:name="_Toc416719474"/>
      <w:r w:rsidRPr="00C72BB6">
        <w:t>CSV Data Validation and P</w:t>
      </w:r>
      <w:r w:rsidR="000A102F" w:rsidRPr="00C72BB6">
        <w:t>arsing</w:t>
      </w:r>
      <w:bookmarkEnd w:id="2030"/>
      <w:bookmarkEnd w:id="2031"/>
      <w:r w:rsidR="000A102F" w:rsidRPr="00C72BB6" w:rsidDel="00144DEC">
        <w:t xml:space="preserve"> </w:t>
      </w:r>
    </w:p>
    <w:p w:rsidR="000A102F" w:rsidRPr="00C72BB6" w:rsidRDefault="000A102F" w:rsidP="00AD5C2F">
      <w:pPr>
        <w:pStyle w:val="Heading4"/>
        <w:numPr>
          <w:ilvl w:val="3"/>
          <w:numId w:val="1"/>
        </w:numPr>
      </w:pPr>
      <w:bookmarkStart w:id="2032" w:name="_Ref415053418"/>
      <w:r w:rsidRPr="00C72BB6">
        <w:t>Validate and Parse data to (String/Integer/Long/Date/Boolean):</w:t>
      </w:r>
      <w:bookmarkEnd w:id="2032"/>
      <w:r w:rsidRPr="00C72BB6">
        <w:t xml:space="preserve"> </w:t>
      </w:r>
    </w:p>
    <w:p w:rsidR="000A102F" w:rsidRPr="00C72BB6" w:rsidRDefault="00B60686" w:rsidP="005B1FD3">
      <w:pPr>
        <w:pStyle w:val="ListParagraph"/>
        <w:numPr>
          <w:ilvl w:val="0"/>
          <w:numId w:val="32"/>
        </w:numPr>
        <w:rPr>
          <w:rFonts w:ascii="Arial" w:hAnsi="Arial" w:cs="Arial"/>
        </w:rPr>
      </w:pPr>
      <w:r w:rsidRPr="00C72BB6">
        <w:rPr>
          <w:rFonts w:ascii="Arial" w:hAnsi="Arial" w:cs="Arial"/>
        </w:rPr>
        <w:t xml:space="preserve">Utility </w:t>
      </w:r>
      <w:r w:rsidR="00983635" w:rsidRPr="00C72BB6">
        <w:rPr>
          <w:rFonts w:ascii="Arial" w:hAnsi="Arial" w:cs="Arial"/>
        </w:rPr>
        <w:t>module provides a set of s</w:t>
      </w:r>
      <w:r w:rsidR="000A102F" w:rsidRPr="00C72BB6">
        <w:rPr>
          <w:rFonts w:ascii="Arial" w:hAnsi="Arial" w:cs="Arial"/>
        </w:rPr>
        <w:t xml:space="preserve">tatic methods for CSV field validation and parsing the value of the field to relevant </w:t>
      </w:r>
      <w:r w:rsidR="003251E4" w:rsidRPr="00C72BB6">
        <w:rPr>
          <w:rFonts w:ascii="Arial" w:hAnsi="Arial" w:cs="Arial"/>
        </w:rPr>
        <w:t>data type</w:t>
      </w:r>
      <w:r w:rsidR="000A102F" w:rsidRPr="00C72BB6">
        <w:rPr>
          <w:rFonts w:ascii="Arial" w:hAnsi="Arial" w:cs="Arial"/>
        </w:rPr>
        <w:t>.</w:t>
      </w:r>
    </w:p>
    <w:p w:rsidR="000A102F" w:rsidRPr="00C72BB6" w:rsidRDefault="000A102F" w:rsidP="005B1FD3">
      <w:pPr>
        <w:pStyle w:val="ListParagraph"/>
        <w:numPr>
          <w:ilvl w:val="0"/>
          <w:numId w:val="32"/>
        </w:numPr>
        <w:rPr>
          <w:rFonts w:ascii="Arial" w:hAnsi="Arial" w:cs="Arial"/>
        </w:rPr>
      </w:pPr>
      <w:r w:rsidRPr="00C72BB6">
        <w:rPr>
          <w:rFonts w:ascii="Arial" w:hAnsi="Arial" w:cs="Arial"/>
        </w:rPr>
        <w:t>The input to the Static methods is the String value, which is the value of the field received in CSV Upload.</w:t>
      </w:r>
    </w:p>
    <w:p w:rsidR="000A102F" w:rsidRPr="00C72BB6" w:rsidRDefault="000A102F" w:rsidP="005B1FD3">
      <w:pPr>
        <w:pStyle w:val="ListParagraph"/>
        <w:numPr>
          <w:ilvl w:val="0"/>
          <w:numId w:val="32"/>
        </w:numPr>
        <w:rPr>
          <w:rFonts w:ascii="Arial" w:hAnsi="Arial" w:cs="Arial"/>
        </w:rPr>
      </w:pPr>
      <w:r w:rsidRPr="00C72BB6">
        <w:rPr>
          <w:rFonts w:ascii="Arial" w:hAnsi="Arial" w:cs="Arial"/>
        </w:rPr>
        <w:t xml:space="preserve">These APIs also take a Boolean flag as input, which indicates whether the field is mandatory. </w:t>
      </w:r>
    </w:p>
    <w:p w:rsidR="000A102F" w:rsidRPr="00C72BB6" w:rsidRDefault="000A102F" w:rsidP="005B1FD3">
      <w:pPr>
        <w:pStyle w:val="ListParagraph"/>
        <w:numPr>
          <w:ilvl w:val="0"/>
          <w:numId w:val="32"/>
        </w:numPr>
        <w:rPr>
          <w:rFonts w:ascii="Arial" w:hAnsi="Arial" w:cs="Arial"/>
        </w:rPr>
      </w:pPr>
      <w:r w:rsidRPr="00C72BB6">
        <w:rPr>
          <w:rFonts w:ascii="Arial" w:hAnsi="Arial" w:cs="Arial"/>
        </w:rPr>
        <w:t xml:space="preserve">If field is mandatory and its value is null or blank or empty then these APIs shall raise </w:t>
      </w:r>
      <w:r w:rsidRPr="00C72BB6">
        <w:rPr>
          <w:rFonts w:ascii="Arial" w:hAnsi="Arial" w:cs="Arial"/>
          <w:i/>
        </w:rPr>
        <w:t>DataValidationException</w:t>
      </w:r>
      <w:r w:rsidRPr="00C72BB6">
        <w:rPr>
          <w:rFonts w:ascii="Arial" w:hAnsi="Arial" w:cs="Arial"/>
        </w:rPr>
        <w:t xml:space="preserve"> (with reason “mandatory param</w:t>
      </w:r>
      <w:r w:rsidR="00844305" w:rsidRPr="00C72BB6">
        <w:rPr>
          <w:rFonts w:ascii="Arial" w:hAnsi="Arial" w:cs="Arial"/>
        </w:rPr>
        <w:t>eter</w:t>
      </w:r>
      <w:r w:rsidRPr="00C72BB6">
        <w:rPr>
          <w:rFonts w:ascii="Arial" w:hAnsi="Arial" w:cs="Arial"/>
        </w:rPr>
        <w:t xml:space="preserve"> missing”).</w:t>
      </w:r>
    </w:p>
    <w:p w:rsidR="000A102F" w:rsidRPr="00C72BB6" w:rsidRDefault="000A102F" w:rsidP="005B1FD3">
      <w:pPr>
        <w:pStyle w:val="ListParagraph"/>
        <w:numPr>
          <w:ilvl w:val="0"/>
          <w:numId w:val="32"/>
        </w:numPr>
        <w:rPr>
          <w:rFonts w:ascii="Arial" w:hAnsi="Arial" w:cs="Arial"/>
        </w:rPr>
      </w:pPr>
      <w:r w:rsidRPr="00C72BB6">
        <w:rPr>
          <w:rFonts w:ascii="Arial" w:hAnsi="Arial" w:cs="Arial"/>
          <w:i/>
        </w:rPr>
        <w:t>DataValidationException</w:t>
      </w:r>
      <w:r w:rsidRPr="00C72BB6">
        <w:rPr>
          <w:rFonts w:ascii="Arial" w:hAnsi="Arial" w:cs="Arial"/>
        </w:rPr>
        <w:t xml:space="preserve"> (with reason “invalid value”) is also raised if the conversion of String to the relevant </w:t>
      </w:r>
      <w:r w:rsidR="00844305" w:rsidRPr="00C72BB6">
        <w:rPr>
          <w:rFonts w:ascii="Arial" w:hAnsi="Arial" w:cs="Arial"/>
        </w:rPr>
        <w:t>data type</w:t>
      </w:r>
      <w:r w:rsidRPr="00C72BB6">
        <w:rPr>
          <w:rFonts w:ascii="Arial" w:hAnsi="Arial" w:cs="Arial"/>
        </w:rPr>
        <w:t xml:space="preserve"> fails.</w:t>
      </w:r>
    </w:p>
    <w:bookmarkEnd w:id="2021"/>
    <w:bookmarkEnd w:id="2022"/>
    <w:p w:rsidR="00834AD5" w:rsidRPr="00C72BB6" w:rsidRDefault="00834AD5">
      <w:pPr>
        <w:rPr>
          <w:rFonts w:ascii="Arial" w:hAnsi="Arial" w:cs="Arial"/>
        </w:rPr>
      </w:pPr>
    </w:p>
    <w:p w:rsidR="00834AD5"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6939E0" w:rsidRPr="00C72BB6" w:rsidRDefault="008126C9" w:rsidP="00AD5C2F">
      <w:pPr>
        <w:pStyle w:val="Heading1"/>
      </w:pPr>
      <w:bookmarkStart w:id="2033" w:name="_Toc416717986"/>
      <w:bookmarkStart w:id="2034" w:name="_Toc416717990"/>
      <w:bookmarkStart w:id="2035" w:name="_Toc416717992"/>
      <w:bookmarkStart w:id="2036" w:name="_Ref411264138"/>
      <w:bookmarkStart w:id="2037" w:name="_Toc413665720"/>
      <w:bookmarkStart w:id="2038" w:name="_Toc413339921"/>
      <w:bookmarkStart w:id="2039" w:name="_Ref416470451"/>
      <w:bookmarkStart w:id="2040" w:name="_Toc416719475"/>
      <w:bookmarkEnd w:id="2033"/>
      <w:bookmarkEnd w:id="2034"/>
      <w:bookmarkEnd w:id="2035"/>
      <w:r w:rsidRPr="00C72BB6">
        <w:t>Database Design</w:t>
      </w:r>
      <w:bookmarkEnd w:id="2036"/>
      <w:bookmarkEnd w:id="2037"/>
      <w:bookmarkEnd w:id="2038"/>
      <w:bookmarkEnd w:id="2039"/>
      <w:bookmarkEnd w:id="2040"/>
    </w:p>
    <w:p w:rsidR="0006569D" w:rsidRPr="00C72BB6" w:rsidRDefault="008126C9" w:rsidP="00AD5C2F">
      <w:pPr>
        <w:pStyle w:val="Heading2"/>
        <w:rPr>
          <w:rFonts w:eastAsiaTheme="minorEastAsia"/>
          <w:color w:val="auto"/>
          <w:sz w:val="22"/>
          <w:szCs w:val="22"/>
        </w:rPr>
      </w:pPr>
      <w:bookmarkStart w:id="2041" w:name="_Toc413665721"/>
      <w:bookmarkStart w:id="2042" w:name="_Toc413339922"/>
      <w:bookmarkStart w:id="2043" w:name="_Toc416719476"/>
      <w:r w:rsidRPr="00C72BB6">
        <w:t>MA, MK, Kilkari Service Database</w:t>
      </w:r>
      <w:bookmarkEnd w:id="2041"/>
      <w:bookmarkEnd w:id="2042"/>
      <w:bookmarkEnd w:id="2043"/>
    </w:p>
    <w:p w:rsidR="000F0F8D" w:rsidRPr="00C72BB6" w:rsidRDefault="000F0F8D" w:rsidP="00AD5C2F">
      <w:pPr>
        <w:pStyle w:val="Heading3"/>
      </w:pPr>
      <w:bookmarkStart w:id="2044" w:name="_Ref414885978"/>
      <w:bookmarkStart w:id="2045" w:name="_Toc416719477"/>
      <w:r w:rsidRPr="00C72BB6">
        <w:t>Master Location Data</w:t>
      </w:r>
      <w:bookmarkEnd w:id="2044"/>
      <w:bookmarkEnd w:id="2045"/>
    </w:p>
    <w:p w:rsidR="00B416F9" w:rsidRPr="00C72BB6" w:rsidRDefault="00B416F9" w:rsidP="00B416F9">
      <w:pPr>
        <w:rPr>
          <w:rFonts w:ascii="Arial" w:hAnsi="Arial" w:cs="Arial"/>
        </w:rPr>
      </w:pPr>
      <w:r w:rsidRPr="00C72BB6">
        <w:rPr>
          <w:rFonts w:ascii="Arial" w:hAnsi="Arial" w:cs="Arial"/>
        </w:rPr>
        <w:t>The following tables are used to store the location data entered into the NMS system via CSV upload:</w:t>
      </w:r>
    </w:p>
    <w:p w:rsidR="000F0F8D" w:rsidRPr="00C72BB6" w:rsidRDefault="00483EF4" w:rsidP="000F0F8D">
      <w:pPr>
        <w:rPr>
          <w:rFonts w:ascii="Arial" w:hAnsi="Arial" w:cs="Arial"/>
        </w:rPr>
      </w:pPr>
      <w:ins w:id="2046" w:author="Sumit Pabbi" w:date="2015-04-11T00:54:00Z">
        <w:r>
          <w:rPr>
            <w:rFonts w:ascii="Arial" w:hAnsi="Arial" w:cs="Arial"/>
            <w:noProof/>
            <w:rPrChange w:id="2047">
              <w:rPr>
                <w:noProof/>
              </w:rPr>
            </w:rPrChange>
          </w:rPr>
          <w:drawing>
            <wp:inline distT="0" distB="0" distL="0" distR="0">
              <wp:extent cx="4330624" cy="673041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4330624" cy="6730410"/>
                      </a:xfrm>
                      <a:prstGeom prst="rect">
                        <a:avLst/>
                      </a:prstGeom>
                      <a:noFill/>
                      <a:ln w="9525">
                        <a:noFill/>
                        <a:miter lim="800000"/>
                        <a:headEnd/>
                        <a:tailEnd/>
                      </a:ln>
                    </pic:spPr>
                  </pic:pic>
                </a:graphicData>
              </a:graphic>
            </wp:inline>
          </w:drawing>
        </w:r>
      </w:ins>
      <w:del w:id="2048" w:author="Sumit Pabbi" w:date="2015-04-11T00:54:00Z">
        <w:r>
          <w:rPr>
            <w:rFonts w:ascii="Arial" w:hAnsi="Arial" w:cs="Arial"/>
            <w:noProof/>
            <w:rPrChange w:id="2049">
              <w:rPr>
                <w:noProof/>
              </w:rPr>
            </w:rPrChange>
          </w:rPr>
          <w:drawing>
            <wp:inline distT="0" distB="0" distL="0" distR="0">
              <wp:extent cx="4375843" cy="6688667"/>
              <wp:effectExtent l="19050" t="0" r="5657" b="0"/>
              <wp:docPr id="2" name="Picture 105" descr="C:\Users\gur02684\AppData\Local\Microsoft\Windows\Temporary Internet Files\Content.Outlook\2G047IJA\master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gur02684\AppData\Local\Microsoft\Windows\Temporary Internet Files\Content.Outlook\2G047IJA\masterdata (3).png"/>
                      <pic:cNvPicPr>
                        <a:picLocks noChangeAspect="1" noChangeArrowheads="1"/>
                      </pic:cNvPicPr>
                    </pic:nvPicPr>
                    <pic:blipFill>
                      <a:blip r:embed="rId60" cstate="print"/>
                      <a:srcRect/>
                      <a:stretch>
                        <a:fillRect/>
                      </a:stretch>
                    </pic:blipFill>
                    <pic:spPr bwMode="auto">
                      <a:xfrm>
                        <a:off x="0" y="0"/>
                        <a:ext cx="4375600" cy="6688295"/>
                      </a:xfrm>
                      <a:prstGeom prst="rect">
                        <a:avLst/>
                      </a:prstGeom>
                      <a:noFill/>
                      <a:ln w="9525">
                        <a:noFill/>
                        <a:miter lim="800000"/>
                        <a:headEnd/>
                        <a:tailEnd/>
                      </a:ln>
                    </pic:spPr>
                  </pic:pic>
                </a:graphicData>
              </a:graphic>
            </wp:inline>
          </w:drawing>
        </w:r>
      </w:del>
      <w:r w:rsidR="000F0F8D" w:rsidRPr="00C72BB6">
        <w:rPr>
          <w:rFonts w:ascii="Arial" w:hAnsi="Arial" w:cs="Arial"/>
        </w:rPr>
        <w:t xml:space="preserve">  </w:t>
      </w:r>
    </w:p>
    <w:p w:rsidR="000F0F8D" w:rsidRPr="00C72BB6" w:rsidRDefault="000F0F8D" w:rsidP="00AD5C2F">
      <w:pPr>
        <w:pStyle w:val="Heading3"/>
      </w:pPr>
      <w:bookmarkStart w:id="2050" w:name="_Ref415073672"/>
      <w:bookmarkStart w:id="2051" w:name="_Toc416719478"/>
      <w:r w:rsidRPr="00C72BB6">
        <w:t>Location – Circle – Language Mapping Data</w:t>
      </w:r>
      <w:bookmarkEnd w:id="2050"/>
      <w:bookmarkEnd w:id="2051"/>
    </w:p>
    <w:p w:rsidR="000F0F8D" w:rsidRPr="00C72BB6" w:rsidRDefault="00483EF4" w:rsidP="000F0F8D">
      <w:pPr>
        <w:rPr>
          <w:rFonts w:ascii="Arial" w:hAnsi="Arial" w:cs="Arial"/>
        </w:rPr>
      </w:pPr>
      <w:ins w:id="2052" w:author="Sumit Pabbi" w:date="2015-04-11T00:56:00Z">
        <w:r>
          <w:rPr>
            <w:rFonts w:ascii="Arial" w:hAnsi="Arial" w:cs="Arial"/>
            <w:noProof/>
            <w:rPrChange w:id="2053">
              <w:rPr>
                <w:noProof/>
              </w:rPr>
            </w:rPrChange>
          </w:rPr>
          <w:drawing>
            <wp:inline distT="0" distB="0" distL="0" distR="0">
              <wp:extent cx="5932805" cy="623062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932805" cy="6230620"/>
                      </a:xfrm>
                      <a:prstGeom prst="rect">
                        <a:avLst/>
                      </a:prstGeom>
                      <a:noFill/>
                      <a:ln w="9525">
                        <a:noFill/>
                        <a:miter lim="800000"/>
                        <a:headEnd/>
                        <a:tailEnd/>
                      </a:ln>
                    </pic:spPr>
                  </pic:pic>
                </a:graphicData>
              </a:graphic>
            </wp:inline>
          </w:drawing>
        </w:r>
      </w:ins>
      <w:del w:id="2054" w:author="Sumit Pabbi" w:date="2015-04-11T00:54:00Z">
        <w:r>
          <w:rPr>
            <w:rFonts w:ascii="Arial" w:hAnsi="Arial" w:cs="Arial"/>
            <w:noProof/>
            <w:rPrChange w:id="2055">
              <w:rPr>
                <w:noProof/>
              </w:rPr>
            </w:rPrChange>
          </w:rPr>
          <w:drawing>
            <wp:inline distT="0" distB="0" distL="0" distR="0">
              <wp:extent cx="5943600" cy="4880977"/>
              <wp:effectExtent l="19050" t="0" r="0" b="0"/>
              <wp:docPr id="4" name="Picture 1" descr="C:\Users\gur02684\AppData\Local\Microsoft\Windows\Temporary Internet Files\Content.Outlook\2G047IJA\master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02684\AppData\Local\Microsoft\Windows\Temporary Internet Files\Content.Outlook\2G047IJA\masterdata (2).png"/>
                      <pic:cNvPicPr>
                        <a:picLocks noChangeAspect="1" noChangeArrowheads="1"/>
                      </pic:cNvPicPr>
                    </pic:nvPicPr>
                    <pic:blipFill>
                      <a:blip r:embed="rId62" cstate="print"/>
                      <a:stretch>
                        <a:fillRect/>
                      </a:stretch>
                    </pic:blipFill>
                    <pic:spPr bwMode="auto">
                      <a:xfrm>
                        <a:off x="0" y="0"/>
                        <a:ext cx="5943600" cy="4880977"/>
                      </a:xfrm>
                      <a:prstGeom prst="rect">
                        <a:avLst/>
                      </a:prstGeom>
                      <a:noFill/>
                      <a:ln w="9525">
                        <a:noFill/>
                        <a:miter lim="800000"/>
                        <a:headEnd/>
                        <a:tailEnd/>
                      </a:ln>
                    </pic:spPr>
                  </pic:pic>
                </a:graphicData>
              </a:graphic>
            </wp:inline>
          </w:drawing>
        </w:r>
      </w:del>
    </w:p>
    <w:p w:rsidR="000F0F8D" w:rsidRPr="00C72BB6" w:rsidRDefault="000F0F8D" w:rsidP="000F0F8D">
      <w:pPr>
        <w:rPr>
          <w:rFonts w:ascii="Arial" w:eastAsia="Times New Roman" w:hAnsi="Arial" w:cs="Arial"/>
          <w:snapToGrid w:val="0"/>
          <w:color w:val="000000"/>
          <w:w w:val="0"/>
          <w:sz w:val="0"/>
          <w:szCs w:val="0"/>
          <w:u w:color="000000"/>
          <w:bdr w:val="none" w:sz="0" w:space="0" w:color="000000"/>
          <w:shd w:val="clear" w:color="000000" w:fill="000000"/>
        </w:rPr>
      </w:pPr>
      <w:r w:rsidRPr="00C72BB6">
        <w:rPr>
          <w:rFonts w:ascii="Arial" w:eastAsia="Times New Roman" w:hAnsi="Arial" w:cs="Arial"/>
          <w:snapToGrid w:val="0"/>
          <w:color w:val="000000"/>
          <w:w w:val="0"/>
          <w:sz w:val="0"/>
          <w:szCs w:val="0"/>
          <w:u w:color="000000"/>
          <w:bdr w:val="none" w:sz="0" w:space="0" w:color="000000"/>
          <w:shd w:val="clear" w:color="000000" w:fill="000000"/>
        </w:rPr>
        <w:t xml:space="preserve"> </w:t>
      </w:r>
    </w:p>
    <w:p w:rsidR="00B33288" w:rsidRPr="00C72BB6" w:rsidRDefault="00B33288" w:rsidP="000F0F8D">
      <w:pPr>
        <w:pStyle w:val="ListParagraph"/>
        <w:numPr>
          <w:ilvl w:val="0"/>
          <w:numId w:val="5"/>
        </w:numPr>
        <w:spacing w:line="360" w:lineRule="auto"/>
        <w:rPr>
          <w:rFonts w:ascii="Arial" w:hAnsi="Arial" w:cs="Arial"/>
        </w:rPr>
      </w:pPr>
      <w:r w:rsidRPr="00C72BB6">
        <w:rPr>
          <w:rFonts w:ascii="Arial" w:hAnsi="Arial" w:cs="Arial"/>
        </w:rPr>
        <w:t>These tables store the mapping location to language code mapping information</w:t>
      </w:r>
    </w:p>
    <w:p w:rsidR="000F0F8D" w:rsidRPr="00C72BB6" w:rsidRDefault="000F0F8D" w:rsidP="000F0F8D">
      <w:pPr>
        <w:pStyle w:val="ListParagraph"/>
        <w:numPr>
          <w:ilvl w:val="0"/>
          <w:numId w:val="5"/>
        </w:numPr>
        <w:spacing w:line="360" w:lineRule="auto"/>
        <w:rPr>
          <w:rFonts w:ascii="Arial" w:hAnsi="Arial" w:cs="Arial"/>
        </w:rPr>
      </w:pPr>
      <w:r w:rsidRPr="00C72BB6">
        <w:rPr>
          <w:rFonts w:ascii="Arial" w:hAnsi="Arial" w:cs="Arial"/>
        </w:rPr>
        <w:t>The defaultLanaguageLocationCode in Circle table is the Circle-wise default. This used to determine the Language to play the language determination prompt to caller for the case when IVR is able to determine the circle</w:t>
      </w:r>
    </w:p>
    <w:p w:rsidR="000F0F8D" w:rsidRPr="00C72BB6" w:rsidRDefault="000F0F8D" w:rsidP="000F0F8D">
      <w:pPr>
        <w:rPr>
          <w:rFonts w:ascii="Arial" w:eastAsia="Times New Roman" w:hAnsi="Arial" w:cs="Arial"/>
          <w:b/>
          <w:bCs/>
          <w:color w:val="4F81BD"/>
        </w:rPr>
      </w:pPr>
      <w:r w:rsidRPr="00C72BB6">
        <w:rPr>
          <w:rFonts w:ascii="Arial" w:hAnsi="Arial" w:cs="Arial"/>
        </w:rPr>
        <w:br w:type="page"/>
      </w:r>
    </w:p>
    <w:p w:rsidR="000F0F8D" w:rsidRPr="00C72BB6" w:rsidRDefault="000F0F8D" w:rsidP="00AD5C2F">
      <w:pPr>
        <w:pStyle w:val="Heading3"/>
      </w:pPr>
      <w:bookmarkStart w:id="2056" w:name="_Ref414891087"/>
      <w:bookmarkStart w:id="2057" w:name="_Toc416719479"/>
      <w:r w:rsidRPr="00C72BB6">
        <w:t>FLW Data</w:t>
      </w:r>
      <w:bookmarkEnd w:id="2056"/>
      <w:bookmarkEnd w:id="2057"/>
    </w:p>
    <w:p w:rsidR="00B416F9" w:rsidRPr="00C72BB6" w:rsidRDefault="00B416F9" w:rsidP="005B1FD3">
      <w:pPr>
        <w:pStyle w:val="ListParagraph"/>
        <w:numPr>
          <w:ilvl w:val="0"/>
          <w:numId w:val="54"/>
        </w:numPr>
        <w:rPr>
          <w:rFonts w:ascii="Arial" w:hAnsi="Arial" w:cs="Arial"/>
        </w:rPr>
      </w:pPr>
      <w:r w:rsidRPr="00C72BB6">
        <w:rPr>
          <w:rFonts w:ascii="Arial" w:hAnsi="Arial" w:cs="Arial"/>
        </w:rPr>
        <w:t>The FLW Data table stores the FLW location and contact of all FLWs:</w:t>
      </w:r>
    </w:p>
    <w:p w:rsidR="000F0F8D" w:rsidRPr="00C72BB6" w:rsidRDefault="00483EF4" w:rsidP="000F0F8D">
      <w:pPr>
        <w:rPr>
          <w:ins w:id="2058" w:author="gur30938" w:date="2015-04-13T19:27:00Z"/>
          <w:rFonts w:ascii="Arial" w:hAnsi="Arial" w:cs="Arial"/>
          <w:sz w:val="24"/>
          <w:szCs w:val="24"/>
        </w:rPr>
      </w:pPr>
      <w:del w:id="2059" w:author="Sumit Pabbi" w:date="2015-04-11T00:56:00Z">
        <w:r>
          <w:rPr>
            <w:rFonts w:ascii="Arial" w:hAnsi="Arial" w:cs="Arial"/>
            <w:noProof/>
            <w:sz w:val="24"/>
            <w:szCs w:val="24"/>
            <w:rPrChange w:id="2060">
              <w:rPr>
                <w:noProof/>
              </w:rPr>
            </w:rPrChange>
          </w:rPr>
          <w:drawing>
            <wp:inline distT="0" distB="0" distL="0" distR="0">
              <wp:extent cx="3076575" cy="5962649"/>
              <wp:effectExtent l="19050" t="0" r="9525" b="0"/>
              <wp:docPr id="43" name="Picture 49" descr="C:\Users\gur02684\AppData\Local\Microsoft\Windows\Temporary Internet Files\Content.Outlook\2G047IJA\flw_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ur02684\AppData\Local\Microsoft\Windows\Temporary Internet Files\Content.Outlook\2G047IJA\flw_perm.png"/>
                      <pic:cNvPicPr>
                        <a:picLocks noChangeAspect="1" noChangeArrowheads="1"/>
                      </pic:cNvPicPr>
                    </pic:nvPicPr>
                    <pic:blipFill>
                      <a:blip r:embed="rId63" cstate="print"/>
                      <a:stretch>
                        <a:fillRect/>
                      </a:stretch>
                    </pic:blipFill>
                    <pic:spPr bwMode="auto">
                      <a:xfrm>
                        <a:off x="0" y="0"/>
                        <a:ext cx="3076575" cy="5962649"/>
                      </a:xfrm>
                      <a:prstGeom prst="rect">
                        <a:avLst/>
                      </a:prstGeom>
                      <a:noFill/>
                      <a:ln w="9525">
                        <a:noFill/>
                        <a:miter lim="800000"/>
                        <a:headEnd/>
                        <a:tailEnd/>
                      </a:ln>
                    </pic:spPr>
                  </pic:pic>
                </a:graphicData>
              </a:graphic>
            </wp:inline>
          </w:drawing>
        </w:r>
      </w:del>
    </w:p>
    <w:p w:rsidR="007E6660" w:rsidRPr="00C72BB6" w:rsidRDefault="000F0F8D" w:rsidP="007E6660">
      <w:pPr>
        <w:pStyle w:val="Heading3"/>
        <w:rPr>
          <w:ins w:id="2061" w:author="gur30938" w:date="2015-04-13T14:03:00Z"/>
        </w:rPr>
      </w:pPr>
      <w:ins w:id="2062" w:author="gur30938" w:date="2015-04-13T19:27:00Z">
        <w:r w:rsidRPr="00C72BB6">
          <w:br w:type="page"/>
        </w:r>
      </w:ins>
      <w:bookmarkStart w:id="2063" w:name="_Ref416699330"/>
      <w:bookmarkStart w:id="2064" w:name="_Toc416719480"/>
      <w:ins w:id="2065" w:author="gur30938" w:date="2015-04-13T14:02:00Z">
        <w:r w:rsidR="007E6660" w:rsidRPr="00C72BB6">
          <w:t>WhiteListUsers</w:t>
        </w:r>
      </w:ins>
      <w:bookmarkEnd w:id="2063"/>
      <w:bookmarkEnd w:id="2064"/>
    </w:p>
    <w:p w:rsidR="007E6660" w:rsidRPr="00C72BB6" w:rsidRDefault="00E051FA" w:rsidP="007E6660">
      <w:pPr>
        <w:rPr>
          <w:ins w:id="2066" w:author="gur30938" w:date="2015-04-13T14:38:00Z"/>
          <w:rFonts w:ascii="Arial" w:hAnsi="Arial" w:cs="Arial"/>
        </w:rPr>
      </w:pPr>
      <w:ins w:id="2067" w:author="gur30938" w:date="2015-04-13T14:38:00Z">
        <w:r w:rsidRPr="00C72BB6">
          <w:rPr>
            <w:rFonts w:ascii="Arial" w:hAnsi="Arial" w:cs="Arial"/>
          </w:rPr>
          <w:t>The table is used to capture the list of whitelist users in NMS system.</w:t>
        </w:r>
      </w:ins>
    </w:p>
    <w:p w:rsidR="00E051FA" w:rsidRPr="00C72BB6" w:rsidRDefault="00E051FA" w:rsidP="007E6660">
      <w:pPr>
        <w:rPr>
          <w:ins w:id="2068" w:author="gur30938" w:date="2015-04-13T14:04:00Z"/>
          <w:rFonts w:ascii="Arial" w:hAnsi="Arial" w:cs="Arial"/>
        </w:rPr>
      </w:pPr>
      <w:ins w:id="2069" w:author="gur30938" w:date="2015-04-13T14:38:00Z">
        <w:r w:rsidRPr="00C72BB6">
          <w:rPr>
            <w:rFonts w:ascii="Arial" w:hAnsi="Arial" w:cs="Arial"/>
          </w:rPr>
          <w:t>FLW uses this table to update is</w:t>
        </w:r>
      </w:ins>
      <w:ins w:id="2070" w:author="gur30938" w:date="2015-04-13T14:39:00Z">
        <w:r w:rsidRPr="00C72BB6">
          <w:rPr>
            <w:rFonts w:ascii="Arial" w:hAnsi="Arial" w:cs="Arial"/>
          </w:rPr>
          <w:t>In</w:t>
        </w:r>
      </w:ins>
      <w:ins w:id="2071" w:author="gur30938" w:date="2015-04-13T14:38:00Z">
        <w:r w:rsidRPr="00C72BB6">
          <w:rPr>
            <w:rFonts w:ascii="Arial" w:hAnsi="Arial" w:cs="Arial"/>
          </w:rPr>
          <w:t>WhiteList</w:t>
        </w:r>
      </w:ins>
      <w:ins w:id="2072" w:author="gur30938" w:date="2015-04-13T14:39:00Z">
        <w:r w:rsidRPr="00C72BB6">
          <w:rPr>
            <w:rFonts w:ascii="Arial" w:hAnsi="Arial" w:cs="Arial"/>
          </w:rPr>
          <w:t xml:space="preserve"> flag in its FrontLineWorker table.</w:t>
        </w:r>
      </w:ins>
    </w:p>
    <w:p w:rsidR="007E6660" w:rsidRPr="00C72BB6" w:rsidRDefault="007E6660" w:rsidP="007E6660">
      <w:pPr>
        <w:rPr>
          <w:ins w:id="2073" w:author="gur30938" w:date="2015-04-13T14:04:00Z"/>
          <w:rFonts w:ascii="Arial" w:hAnsi="Arial" w:cs="Arial"/>
        </w:rPr>
      </w:pPr>
    </w:p>
    <w:p w:rsidR="007E6660" w:rsidRPr="00C72BB6" w:rsidRDefault="00483EF4" w:rsidP="007E6660">
      <w:pPr>
        <w:rPr>
          <w:ins w:id="2074" w:author="gur30938" w:date="2015-04-13T14:01:00Z"/>
          <w:rFonts w:ascii="Arial" w:hAnsi="Arial" w:cs="Arial"/>
        </w:rPr>
      </w:pPr>
      <w:ins w:id="2075" w:author="gur30938" w:date="2015-04-13T14:04:00Z">
        <w:r>
          <w:rPr>
            <w:rFonts w:ascii="Arial" w:hAnsi="Arial" w:cs="Arial"/>
            <w:noProof/>
            <w:rPrChange w:id="2076">
              <w:rPr>
                <w:noProof/>
              </w:rPr>
            </w:rPrChange>
          </w:rPr>
          <w:drawing>
            <wp:inline distT="0" distB="0" distL="0" distR="0">
              <wp:extent cx="2914650" cy="223837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2914650" cy="2238375"/>
                      </a:xfrm>
                      <a:prstGeom prst="rect">
                        <a:avLst/>
                      </a:prstGeom>
                      <a:noFill/>
                      <a:ln w="9525">
                        <a:noFill/>
                        <a:miter lim="800000"/>
                        <a:headEnd/>
                        <a:tailEnd/>
                      </a:ln>
                    </pic:spPr>
                  </pic:pic>
                </a:graphicData>
              </a:graphic>
            </wp:inline>
          </w:drawing>
        </w:r>
      </w:ins>
    </w:p>
    <w:p w:rsidR="000F0F8D" w:rsidRPr="00C72BB6" w:rsidRDefault="000F0F8D" w:rsidP="000F0F8D">
      <w:pPr>
        <w:rPr>
          <w:ins w:id="2077" w:author="gur30938" w:date="2015-04-13T19:27:00Z"/>
          <w:rFonts w:ascii="Arial" w:eastAsia="Times New Roman" w:hAnsi="Arial" w:cs="Arial"/>
          <w:b/>
          <w:bCs/>
          <w:color w:val="4F81BD"/>
        </w:rPr>
      </w:pPr>
    </w:p>
    <w:p w:rsidR="000F0F8D" w:rsidRPr="00C72BB6" w:rsidRDefault="00483EF4" w:rsidP="000F0F8D">
      <w:pPr>
        <w:rPr>
          <w:del w:id="2078" w:author="gur30938" w:date="2015-04-13T19:27:00Z"/>
          <w:rFonts w:ascii="Arial" w:hAnsi="Arial" w:cs="Arial"/>
          <w:sz w:val="24"/>
          <w:szCs w:val="24"/>
        </w:rPr>
      </w:pPr>
      <w:ins w:id="2079" w:author="Sumit Pabbi" w:date="2015-04-11T00:56:00Z">
        <w:r>
          <w:rPr>
            <w:rFonts w:ascii="Arial" w:hAnsi="Arial" w:cs="Arial"/>
            <w:noProof/>
            <w:sz w:val="24"/>
            <w:szCs w:val="24"/>
            <w:rPrChange w:id="2080">
              <w:rPr>
                <w:noProof/>
              </w:rPr>
            </w:rPrChange>
          </w:rPr>
          <w:drawing>
            <wp:inline distT="0" distB="0" distL="0" distR="0">
              <wp:extent cx="2856035" cy="5741582"/>
              <wp:effectExtent l="19050" t="0" r="146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855926" cy="5741363"/>
                      </a:xfrm>
                      <a:prstGeom prst="rect">
                        <a:avLst/>
                      </a:prstGeom>
                      <a:noFill/>
                      <a:ln w="9525">
                        <a:noFill/>
                        <a:miter lim="800000"/>
                        <a:headEnd/>
                        <a:tailEnd/>
                      </a:ln>
                    </pic:spPr>
                  </pic:pic>
                </a:graphicData>
              </a:graphic>
            </wp:inline>
          </w:drawing>
        </w:r>
      </w:ins>
      <w:del w:id="2081" w:author="Sumit Pabbi" w:date="2015-04-11T00:56:00Z">
        <w:r>
          <w:rPr>
            <w:rFonts w:ascii="Arial" w:hAnsi="Arial" w:cs="Arial"/>
            <w:noProof/>
            <w:sz w:val="24"/>
            <w:szCs w:val="24"/>
            <w:rPrChange w:id="2082">
              <w:rPr>
                <w:noProof/>
              </w:rPr>
            </w:rPrChange>
          </w:rPr>
          <w:drawing>
            <wp:inline distT="0" distB="0" distL="0" distR="0">
              <wp:extent cx="3076575" cy="5962649"/>
              <wp:effectExtent l="19050" t="0" r="9525" b="0"/>
              <wp:docPr id="7" name="Picture 49" descr="C:\Users\gur02684\AppData\Local\Microsoft\Windows\Temporary Internet Files\Content.Outlook\2G047IJA\flw_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ur02684\AppData\Local\Microsoft\Windows\Temporary Internet Files\Content.Outlook\2G047IJA\flw_perm.png"/>
                      <pic:cNvPicPr>
                        <a:picLocks noChangeAspect="1" noChangeArrowheads="1"/>
                      </pic:cNvPicPr>
                    </pic:nvPicPr>
                    <pic:blipFill>
                      <a:blip r:embed="rId63" cstate="print"/>
                      <a:stretch>
                        <a:fillRect/>
                      </a:stretch>
                    </pic:blipFill>
                    <pic:spPr bwMode="auto">
                      <a:xfrm>
                        <a:off x="0" y="0"/>
                        <a:ext cx="3076575" cy="5962649"/>
                      </a:xfrm>
                      <a:prstGeom prst="rect">
                        <a:avLst/>
                      </a:prstGeom>
                      <a:noFill/>
                      <a:ln w="9525">
                        <a:noFill/>
                        <a:miter lim="800000"/>
                        <a:headEnd/>
                        <a:tailEnd/>
                      </a:ln>
                    </pic:spPr>
                  </pic:pic>
                </a:graphicData>
              </a:graphic>
            </wp:inline>
          </w:drawing>
        </w:r>
      </w:del>
      <w:bookmarkStart w:id="2083" w:name="_Toc416718003"/>
      <w:bookmarkStart w:id="2084" w:name="_Toc416719481"/>
      <w:bookmarkEnd w:id="2083"/>
      <w:bookmarkEnd w:id="2084"/>
    </w:p>
    <w:p w:rsidR="000F0F8D" w:rsidRPr="00C72BB6" w:rsidRDefault="000F0F8D" w:rsidP="000F0F8D">
      <w:pPr>
        <w:rPr>
          <w:del w:id="2085" w:author="gur30938" w:date="2015-04-13T19:27:00Z"/>
          <w:rFonts w:ascii="Arial" w:eastAsia="Times New Roman" w:hAnsi="Arial" w:cs="Arial"/>
          <w:b/>
          <w:bCs/>
          <w:color w:val="4F81BD"/>
        </w:rPr>
      </w:pPr>
      <w:del w:id="2086" w:author="gur30938" w:date="2015-04-13T19:27:00Z">
        <w:r w:rsidRPr="00C72BB6">
          <w:rPr>
            <w:rFonts w:ascii="Arial" w:hAnsi="Arial" w:cs="Arial"/>
          </w:rPr>
          <w:br w:type="page"/>
        </w:r>
      </w:del>
    </w:p>
    <w:p w:rsidR="0006569D" w:rsidRPr="00C72BB6" w:rsidRDefault="008126C9" w:rsidP="00AD5C2F">
      <w:pPr>
        <w:pStyle w:val="Heading3"/>
      </w:pPr>
      <w:bookmarkStart w:id="2087" w:name="_Toc416719482"/>
      <w:r w:rsidRPr="00C72BB6">
        <w:t>Mobile Academy Data</w:t>
      </w:r>
      <w:bookmarkEnd w:id="2087"/>
    </w:p>
    <w:p w:rsidR="007078ED" w:rsidRPr="00C72BB6" w:rsidRDefault="007078ED" w:rsidP="00AD5C2F">
      <w:pPr>
        <w:pStyle w:val="Heading4"/>
        <w:numPr>
          <w:ilvl w:val="3"/>
          <w:numId w:val="1"/>
        </w:numPr>
      </w:pPr>
      <w:bookmarkStart w:id="2088" w:name="_Ref414970901"/>
      <w:r w:rsidRPr="00C72BB6">
        <w:t>MA Configuration Data Table</w:t>
      </w:r>
      <w:bookmarkEnd w:id="2088"/>
    </w:p>
    <w:p w:rsidR="007078ED" w:rsidRPr="00C72BB6" w:rsidRDefault="007118AA" w:rsidP="007078ED">
      <w:pPr>
        <w:rPr>
          <w:rFonts w:ascii="Arial" w:hAnsi="Arial" w:cs="Arial"/>
        </w:rPr>
      </w:pPr>
      <w:r w:rsidRPr="00C72BB6">
        <w:rPr>
          <w:rFonts w:ascii="Arial" w:hAnsi="Arial" w:cs="Arial"/>
          <w:noProof/>
        </w:rPr>
        <w:drawing>
          <wp:inline distT="0" distB="0" distL="0" distR="0">
            <wp:extent cx="2612390" cy="3466465"/>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srcRect/>
                    <a:stretch>
                      <a:fillRect/>
                    </a:stretch>
                  </pic:blipFill>
                  <pic:spPr bwMode="auto">
                    <a:xfrm>
                      <a:off x="0" y="0"/>
                      <a:ext cx="2612390" cy="3466465"/>
                    </a:xfrm>
                    <a:prstGeom prst="rect">
                      <a:avLst/>
                    </a:prstGeom>
                    <a:noFill/>
                    <a:ln w="9525">
                      <a:noFill/>
                      <a:miter lim="800000"/>
                      <a:headEnd/>
                      <a:tailEnd/>
                    </a:ln>
                  </pic:spPr>
                </pic:pic>
              </a:graphicData>
            </a:graphic>
          </wp:inline>
        </w:drawing>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 xml:space="preserve">This table stores the configurable parameters that are needed by Mobile Academy service. Refer section </w:t>
      </w:r>
      <w:r w:rsidR="00087E3E">
        <w:fldChar w:fldCharType="begin"/>
      </w:r>
      <w:r w:rsidR="00087E3E">
        <w:instrText xml:space="preserve"> REF _Ref415045507 \r \h  \* MERGEFORMAT </w:instrText>
      </w:r>
      <w:r w:rsidR="00087E3E">
        <w:fldChar w:fldCharType="separate"/>
      </w:r>
      <w:ins w:id="2089" w:author="Sumit Pabbi" w:date="2015-04-13T20:05:00Z">
        <w:r w:rsidR="00655E56" w:rsidRPr="00C72BB6">
          <w:rPr>
            <w:rFonts w:ascii="Arial" w:hAnsi="Arial" w:cs="Arial"/>
          </w:rPr>
          <w:t>11.1.2.3.1</w:t>
        </w:r>
      </w:ins>
      <w:del w:id="2090" w:author="Sumit Pabbi" w:date="2015-04-10T23:02:00Z">
        <w:r w:rsidR="00D6491D" w:rsidRPr="00C72BB6" w:rsidDel="00C7075E">
          <w:rPr>
            <w:rFonts w:ascii="Arial" w:hAnsi="Arial" w:cs="Arial"/>
          </w:rPr>
          <w:delText>10.1.2.3.1</w:delText>
        </w:r>
      </w:del>
      <w:r w:rsidR="00087E3E">
        <w:fldChar w:fldCharType="end"/>
      </w:r>
      <w:r w:rsidR="00375DD5" w:rsidRPr="00C72BB6">
        <w:rPr>
          <w:rFonts w:ascii="Arial" w:hAnsi="Arial" w:cs="Arial"/>
        </w:rPr>
        <w:t xml:space="preserve"> </w:t>
      </w:r>
      <w:r w:rsidR="00CD002E" w:rsidRPr="00C72BB6">
        <w:rPr>
          <w:rFonts w:ascii="Arial" w:hAnsi="Arial" w:cs="Arial"/>
        </w:rPr>
        <w:t xml:space="preserve">for </w:t>
      </w:r>
      <w:r w:rsidRPr="00C72BB6">
        <w:rPr>
          <w:rFonts w:ascii="Arial" w:hAnsi="Arial" w:cs="Arial"/>
        </w:rPr>
        <w:t xml:space="preserve">details on </w:t>
      </w:r>
      <w:r w:rsidR="00CD002E" w:rsidRPr="00C72BB6">
        <w:rPr>
          <w:rFonts w:ascii="Arial" w:hAnsi="Arial" w:cs="Arial"/>
        </w:rPr>
        <w:t xml:space="preserve">MA </w:t>
      </w:r>
      <w:r w:rsidRPr="00C72BB6">
        <w:rPr>
          <w:rFonts w:ascii="Arial" w:hAnsi="Arial" w:cs="Arial"/>
        </w:rPr>
        <w:t>configuration parameters.</w:t>
      </w:r>
    </w:p>
    <w:p w:rsidR="00A31702" w:rsidRPr="00C72BB6" w:rsidRDefault="00A31702" w:rsidP="00907446">
      <w:pPr>
        <w:pStyle w:val="ListParagraph"/>
        <w:numPr>
          <w:ilvl w:val="0"/>
          <w:numId w:val="5"/>
        </w:numPr>
        <w:spacing w:line="360" w:lineRule="auto"/>
        <w:rPr>
          <w:rFonts w:ascii="Arial" w:eastAsia="Times New Roman" w:hAnsi="Arial" w:cs="Arial"/>
          <w:b/>
          <w:bCs/>
          <w:color w:val="4F81BD"/>
        </w:rPr>
      </w:pPr>
      <w:r w:rsidRPr="00C72BB6">
        <w:rPr>
          <w:rFonts w:ascii="Arial" w:hAnsi="Arial" w:cs="Arial"/>
        </w:rPr>
        <w:t>This table shall always have only one record.</w:t>
      </w:r>
    </w:p>
    <w:p w:rsidR="00A31702" w:rsidRPr="00C72BB6" w:rsidRDefault="00A31702" w:rsidP="00907446">
      <w:pPr>
        <w:pStyle w:val="ListParagraph"/>
        <w:numPr>
          <w:ilvl w:val="0"/>
          <w:numId w:val="5"/>
        </w:numPr>
        <w:spacing w:line="360" w:lineRule="auto"/>
        <w:rPr>
          <w:rFonts w:ascii="Arial" w:eastAsia="Times New Roman" w:hAnsi="Arial" w:cs="Arial"/>
          <w:b/>
          <w:bCs/>
          <w:color w:val="4F81BD"/>
        </w:rPr>
      </w:pPr>
      <w:r w:rsidRPr="00C72BB6">
        <w:rPr>
          <w:rFonts w:ascii="Arial" w:hAnsi="Arial" w:cs="Arial"/>
        </w:rPr>
        <w:t>The configuration parameters shall be initialized with default values.</w:t>
      </w:r>
    </w:p>
    <w:p w:rsidR="00A31702" w:rsidRPr="00C72BB6" w:rsidRDefault="00A31702" w:rsidP="00907446">
      <w:pPr>
        <w:pStyle w:val="ListParagraph"/>
        <w:numPr>
          <w:ilvl w:val="0"/>
          <w:numId w:val="5"/>
        </w:numPr>
        <w:spacing w:line="360" w:lineRule="auto"/>
        <w:rPr>
          <w:rFonts w:ascii="Arial" w:eastAsia="Times New Roman" w:hAnsi="Arial" w:cs="Arial"/>
          <w:b/>
          <w:bCs/>
          <w:color w:val="4F81BD"/>
        </w:rPr>
      </w:pPr>
      <w:r w:rsidRPr="00C72BB6">
        <w:rPr>
          <w:rFonts w:ascii="Arial" w:hAnsi="Arial" w:cs="Arial"/>
        </w:rPr>
        <w:t>User shall be able to modify the configuration parameter values via MDS UI.</w:t>
      </w:r>
    </w:p>
    <w:p w:rsidR="007078ED" w:rsidRPr="00C72BB6" w:rsidRDefault="007078ED" w:rsidP="00AD5C2F">
      <w:pPr>
        <w:pStyle w:val="Heading4"/>
        <w:numPr>
          <w:ilvl w:val="3"/>
          <w:numId w:val="1"/>
        </w:numPr>
      </w:pPr>
      <w:bookmarkStart w:id="2091" w:name="_Ref415044499"/>
      <w:r w:rsidRPr="00C72BB6">
        <w:t>MA Content Data Table</w:t>
      </w:r>
      <w:bookmarkEnd w:id="2091"/>
    </w:p>
    <w:p w:rsidR="007078ED" w:rsidRPr="00C72BB6" w:rsidRDefault="007078ED" w:rsidP="007078ED">
      <w:pPr>
        <w:rPr>
          <w:rFonts w:ascii="Arial" w:hAnsi="Arial" w:cs="Arial"/>
        </w:rPr>
      </w:pPr>
      <w:r w:rsidRPr="00C72BB6">
        <w:rPr>
          <w:rFonts w:ascii="Arial" w:hAnsi="Arial" w:cs="Arial"/>
        </w:rPr>
        <w:t xml:space="preserve">MA Content data is uploaded via CSV upload procedure (refer </w:t>
      </w:r>
      <w:r w:rsidR="00087E3E">
        <w:fldChar w:fldCharType="begin"/>
      </w:r>
      <w:r w:rsidR="00087E3E">
        <w:instrText xml:space="preserve"> REF _Ref411542189 \r \h  \* MERGEFORMAT </w:instrText>
      </w:r>
      <w:r w:rsidR="00087E3E">
        <w:fldChar w:fldCharType="separate"/>
      </w:r>
      <w:ins w:id="2092" w:author="Sumit Pabbi" w:date="2015-04-13T20:05:00Z">
        <w:r w:rsidR="00655E56" w:rsidRPr="00C72BB6">
          <w:rPr>
            <w:rFonts w:ascii="Arial" w:hAnsi="Arial" w:cs="Arial"/>
          </w:rPr>
          <w:t>11.2</w:t>
        </w:r>
      </w:ins>
      <w:del w:id="2093"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 xml:space="preserve">, </w:t>
      </w:r>
      <w:r w:rsidR="00087E3E">
        <w:fldChar w:fldCharType="begin"/>
      </w:r>
      <w:r w:rsidR="00087E3E">
        <w:instrText xml:space="preserve"> REF _Ref414975849 \r \h  \* MERGEFORMAT </w:instrText>
      </w:r>
      <w:r w:rsidR="00087E3E">
        <w:fldChar w:fldCharType="separate"/>
      </w:r>
      <w:r w:rsidR="00655E56" w:rsidRPr="00C72BB6">
        <w:rPr>
          <w:rFonts w:ascii="Arial" w:hAnsi="Arial" w:cs="Arial"/>
        </w:rPr>
        <w:t>3.2.1</w:t>
      </w:r>
      <w:r w:rsidR="00087E3E">
        <w:fldChar w:fldCharType="end"/>
      </w:r>
      <w:r w:rsidRPr="00C72BB6">
        <w:rPr>
          <w:rFonts w:ascii="Arial" w:hAnsi="Arial" w:cs="Arial"/>
        </w:rPr>
        <w:t>) to the following table:</w:t>
      </w:r>
    </w:p>
    <w:p w:rsidR="007078ED" w:rsidRPr="00C72BB6" w:rsidRDefault="007118AA" w:rsidP="007078ED">
      <w:pPr>
        <w:rPr>
          <w:rFonts w:ascii="Arial" w:hAnsi="Arial" w:cs="Arial"/>
        </w:rPr>
      </w:pPr>
      <w:r w:rsidRPr="00C72BB6">
        <w:rPr>
          <w:rFonts w:ascii="Arial" w:hAnsi="Arial" w:cs="Arial"/>
          <w:noProof/>
        </w:rPr>
        <w:drawing>
          <wp:inline distT="0" distB="0" distL="0" distR="0">
            <wp:extent cx="3571240" cy="3769995"/>
            <wp:effectExtent l="19050" t="0" r="0" b="0"/>
            <wp:docPr id="6" name="Picture 79" descr="C:\Users\gur02684\AppData\Local\Microsoft\Windows\Temporary Internet Files\Content.Outlook\2G047IJA\Data Upload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r02684\AppData\Local\Microsoft\Windows\Temporary Internet Files\Content.Outlook\2G047IJA\Data Upload Table.jpg"/>
                    <pic:cNvPicPr>
                      <a:picLocks noChangeAspect="1" noChangeArrowheads="1"/>
                    </pic:cNvPicPr>
                  </pic:nvPicPr>
                  <pic:blipFill>
                    <a:blip r:embed="rId67" cstate="print"/>
                    <a:srcRect/>
                    <a:stretch>
                      <a:fillRect/>
                    </a:stretch>
                  </pic:blipFill>
                  <pic:spPr bwMode="auto">
                    <a:xfrm>
                      <a:off x="0" y="0"/>
                      <a:ext cx="3571240" cy="3769995"/>
                    </a:xfrm>
                    <a:prstGeom prst="rect">
                      <a:avLst/>
                    </a:prstGeom>
                    <a:noFill/>
                    <a:ln w="9525">
                      <a:noFill/>
                      <a:miter lim="800000"/>
                      <a:headEnd/>
                      <a:tailEnd/>
                    </a:ln>
                  </pic:spPr>
                </pic:pic>
              </a:graphicData>
            </a:graphic>
          </wp:inline>
        </w:drawing>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This table shall contain Location-wise MA content information (audio file names, duration, etc.).</w:t>
      </w:r>
    </w:p>
    <w:p w:rsidR="007078ED" w:rsidRPr="00C72BB6" w:rsidRDefault="007078ED" w:rsidP="007078ED">
      <w:pPr>
        <w:pStyle w:val="ListParagraph"/>
        <w:numPr>
          <w:ilvl w:val="0"/>
          <w:numId w:val="5"/>
        </w:numPr>
        <w:spacing w:line="360" w:lineRule="auto"/>
        <w:rPr>
          <w:rFonts w:ascii="Arial" w:hAnsi="Arial" w:cs="Arial"/>
        </w:rPr>
      </w:pPr>
      <w:r w:rsidRPr="00C72BB6">
        <w:rPr>
          <w:rFonts w:ascii="Arial" w:hAnsi="Arial" w:cs="Arial"/>
        </w:rPr>
        <w:t>The data from this table is used for generating MA Content Usage reports.</w:t>
      </w:r>
    </w:p>
    <w:p w:rsidR="007078ED" w:rsidRPr="00C72BB6" w:rsidRDefault="007078ED" w:rsidP="00AD5C2F">
      <w:pPr>
        <w:pStyle w:val="Heading4"/>
        <w:numPr>
          <w:ilvl w:val="3"/>
          <w:numId w:val="1"/>
        </w:numPr>
      </w:pPr>
      <w:bookmarkStart w:id="2094" w:name="_Ref415044516"/>
      <w:r w:rsidRPr="00C72BB6">
        <w:t>MA Course Content Data</w:t>
      </w:r>
      <w:bookmarkEnd w:id="2094"/>
    </w:p>
    <w:p w:rsidR="007078ED" w:rsidRPr="00C72BB6" w:rsidRDefault="007078ED" w:rsidP="005B1FD3">
      <w:pPr>
        <w:pStyle w:val="ListParagraph"/>
        <w:numPr>
          <w:ilvl w:val="0"/>
          <w:numId w:val="38"/>
        </w:numPr>
        <w:rPr>
          <w:rFonts w:ascii="Arial" w:hAnsi="Arial" w:cs="Arial"/>
        </w:rPr>
      </w:pPr>
      <w:r w:rsidRPr="00C72BB6">
        <w:rPr>
          <w:rFonts w:ascii="Arial" w:hAnsi="Arial" w:cs="Arial"/>
        </w:rPr>
        <w:t>The Mobile Academy course shall be stored in mTraining tables.</w:t>
      </w:r>
    </w:p>
    <w:p w:rsidR="007078ED" w:rsidRPr="00C72BB6" w:rsidRDefault="007078ED" w:rsidP="005B1FD3">
      <w:pPr>
        <w:pStyle w:val="ListParagraph"/>
        <w:numPr>
          <w:ilvl w:val="0"/>
          <w:numId w:val="38"/>
        </w:numPr>
        <w:rPr>
          <w:rFonts w:ascii="Arial" w:hAnsi="Arial" w:cs="Arial"/>
        </w:rPr>
      </w:pPr>
      <w:r w:rsidRPr="00C72BB6">
        <w:rPr>
          <w:rFonts w:ascii="Arial" w:hAnsi="Arial" w:cs="Arial"/>
        </w:rPr>
        <w:t xml:space="preserve">Besides these tables, some additional tables are required for storing the content information for different course entities viz. chapter, lesson, quiz and question. </w:t>
      </w:r>
    </w:p>
    <w:p w:rsidR="007078ED" w:rsidRPr="00C72BB6" w:rsidRDefault="007078ED" w:rsidP="005B1FD3">
      <w:pPr>
        <w:pStyle w:val="ListParagraph"/>
        <w:numPr>
          <w:ilvl w:val="0"/>
          <w:numId w:val="38"/>
        </w:numPr>
        <w:rPr>
          <w:rFonts w:ascii="Arial" w:hAnsi="Arial" w:cs="Arial"/>
        </w:rPr>
      </w:pPr>
      <w:r w:rsidRPr="00C72BB6">
        <w:rPr>
          <w:rFonts w:ascii="Arial" w:hAnsi="Arial" w:cs="Arial"/>
        </w:rPr>
        <w:t>These tables shall contain the MA Chapter, Lesson, Quiz content information. Data in these tables along with the data in mTraining tables shall be used to create the MA Course Structure JSON that shall be shared with IVR. The schema for content</w:t>
      </w:r>
      <w:r w:rsidR="00041288" w:rsidRPr="00C72BB6">
        <w:rPr>
          <w:rFonts w:ascii="Arial" w:hAnsi="Arial" w:cs="Arial"/>
        </w:rPr>
        <w:t xml:space="preserve"> </w:t>
      </w:r>
      <w:r w:rsidRPr="00C72BB6">
        <w:rPr>
          <w:rFonts w:ascii="Arial" w:hAnsi="Arial" w:cs="Arial"/>
        </w:rPr>
        <w:t>tables is given below:</w:t>
      </w:r>
      <w:r w:rsidR="007118AA" w:rsidRPr="00C72BB6">
        <w:rPr>
          <w:rFonts w:ascii="Arial" w:hAnsi="Arial" w:cs="Arial"/>
          <w:noProof/>
        </w:rPr>
        <w:drawing>
          <wp:inline distT="0" distB="0" distL="0" distR="0">
            <wp:extent cx="5171471" cy="5829300"/>
            <wp:effectExtent l="19050" t="0" r="0" b="0"/>
            <wp:docPr id="15" name="Picture 15" descr="D:\GF\MA\DB\ma_cours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F\MA\DB\ma_course_er.png"/>
                    <pic:cNvPicPr>
                      <a:picLocks noChangeAspect="1" noChangeArrowheads="1"/>
                    </pic:cNvPicPr>
                  </pic:nvPicPr>
                  <pic:blipFill>
                    <a:blip r:embed="rId68" cstate="print"/>
                    <a:srcRect/>
                    <a:stretch>
                      <a:fillRect/>
                    </a:stretch>
                  </pic:blipFill>
                  <pic:spPr bwMode="auto">
                    <a:xfrm>
                      <a:off x="0" y="0"/>
                      <a:ext cx="5174230" cy="5832410"/>
                    </a:xfrm>
                    <a:prstGeom prst="rect">
                      <a:avLst/>
                    </a:prstGeom>
                    <a:noFill/>
                    <a:ln w="9525">
                      <a:noFill/>
                      <a:miter lim="800000"/>
                      <a:headEnd/>
                      <a:tailEnd/>
                    </a:ln>
                  </pic:spPr>
                </pic:pic>
              </a:graphicData>
            </a:graphic>
          </wp:inline>
        </w:drawing>
      </w:r>
    </w:p>
    <w:p w:rsidR="007078ED" w:rsidRPr="00C72BB6" w:rsidRDefault="007078ED" w:rsidP="00AD5C2F">
      <w:pPr>
        <w:pStyle w:val="Heading4"/>
        <w:numPr>
          <w:ilvl w:val="3"/>
          <w:numId w:val="1"/>
        </w:numPr>
      </w:pPr>
      <w:bookmarkStart w:id="2095" w:name="_Ref414967043"/>
      <w:r w:rsidRPr="00C72BB6">
        <w:t>FrontLineWorker Usage Table</w:t>
      </w:r>
      <w:bookmarkEnd w:id="2095"/>
    </w:p>
    <w:p w:rsidR="00751A0F" w:rsidRPr="00C72BB6" w:rsidRDefault="00483EF4" w:rsidP="00751A0F">
      <w:pPr>
        <w:rPr>
          <w:ins w:id="2096" w:author="Sumit Pabbi" w:date="2015-04-10T23:21:00Z"/>
          <w:rFonts w:ascii="Arial" w:hAnsi="Arial" w:cs="Arial"/>
        </w:rPr>
      </w:pPr>
      <w:ins w:id="2097" w:author="Sumit Pabbi" w:date="2015-04-10T23:21:00Z">
        <w:r>
          <w:rPr>
            <w:rFonts w:ascii="Arial" w:hAnsi="Arial" w:cs="Arial"/>
            <w:noProof/>
            <w:rPrChange w:id="2098">
              <w:rPr>
                <w:noProof/>
              </w:rPr>
            </w:rPrChange>
          </w:rPr>
          <w:drawing>
            <wp:inline distT="0" distB="0" distL="0" distR="0">
              <wp:extent cx="2806700" cy="36258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2806700" cy="3625850"/>
                      </a:xfrm>
                      <a:prstGeom prst="rect">
                        <a:avLst/>
                      </a:prstGeom>
                      <a:noFill/>
                      <a:ln w="9525">
                        <a:noFill/>
                        <a:miter lim="800000"/>
                        <a:headEnd/>
                        <a:tailEnd/>
                      </a:ln>
                    </pic:spPr>
                  </pic:pic>
                </a:graphicData>
              </a:graphic>
            </wp:inline>
          </w:drawing>
        </w:r>
      </w:ins>
    </w:p>
    <w:p w:rsidR="007078ED" w:rsidRPr="00C72BB6" w:rsidDel="00751A0F" w:rsidRDefault="00483EF4" w:rsidP="007078ED">
      <w:pPr>
        <w:rPr>
          <w:del w:id="2099" w:author="Sumit Pabbi" w:date="2015-04-10T23:21:00Z"/>
          <w:rFonts w:ascii="Arial" w:hAnsi="Arial" w:cs="Arial"/>
        </w:rPr>
      </w:pPr>
      <w:del w:id="2100" w:author="Sumit Pabbi" w:date="2015-04-10T23:21:00Z">
        <w:r>
          <w:rPr>
            <w:rFonts w:ascii="Arial" w:hAnsi="Arial" w:cs="Arial"/>
            <w:noProof/>
            <w:rPrChange w:id="2101">
              <w:rPr>
                <w:noProof/>
              </w:rPr>
            </w:rPrChange>
          </w:rPr>
          <w:drawing>
            <wp:inline distT="0" distB="0" distL="0" distR="0">
              <wp:extent cx="2766695" cy="257683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2766695" cy="2576830"/>
                      </a:xfrm>
                      <a:prstGeom prst="rect">
                        <a:avLst/>
                      </a:prstGeom>
                      <a:noFill/>
                      <a:ln w="9525">
                        <a:noFill/>
                        <a:miter lim="800000"/>
                        <a:headEnd/>
                        <a:tailEnd/>
                      </a:ln>
                    </pic:spPr>
                  </pic:pic>
                </a:graphicData>
              </a:graphic>
            </wp:inline>
          </w:drawing>
        </w:r>
      </w:del>
    </w:p>
    <w:p w:rsidR="007078ED" w:rsidRPr="00C72BB6" w:rsidRDefault="007078ED" w:rsidP="007078ED">
      <w:pPr>
        <w:rPr>
          <w:rFonts w:ascii="Arial" w:hAnsi="Arial" w:cs="Arial"/>
        </w:rPr>
      </w:pPr>
      <w:r w:rsidRPr="00C72BB6">
        <w:rPr>
          <w:rFonts w:ascii="Arial" w:hAnsi="Arial" w:cs="Arial"/>
        </w:rPr>
        <w:t xml:space="preserve">This table shall be updated while saving call details for an FLW. It shall </w:t>
      </w:r>
      <w:r w:rsidR="00010150" w:rsidRPr="00C72BB6">
        <w:rPr>
          <w:rFonts w:ascii="Arial" w:hAnsi="Arial" w:cs="Arial"/>
        </w:rPr>
        <w:t>contain the</w:t>
      </w:r>
      <w:r w:rsidRPr="00C72BB6">
        <w:rPr>
          <w:rFonts w:ascii="Arial" w:hAnsi="Arial" w:cs="Arial"/>
        </w:rPr>
        <w:t xml:space="preserve"> following information for an FLW:</w:t>
      </w:r>
    </w:p>
    <w:p w:rsidR="007078ED" w:rsidRPr="00C72BB6" w:rsidRDefault="007078ED" w:rsidP="005B1FD3">
      <w:pPr>
        <w:pStyle w:val="ListParagraph"/>
        <w:numPr>
          <w:ilvl w:val="0"/>
          <w:numId w:val="40"/>
        </w:numPr>
        <w:rPr>
          <w:rFonts w:ascii="Arial" w:hAnsi="Arial" w:cs="Arial"/>
        </w:rPr>
      </w:pPr>
      <w:r w:rsidRPr="00C72BB6">
        <w:rPr>
          <w:rFonts w:ascii="Arial" w:hAnsi="Arial" w:cs="Arial"/>
        </w:rPr>
        <w:t xml:space="preserve">MA current </w:t>
      </w:r>
      <w:r w:rsidR="00010150" w:rsidRPr="00C72BB6">
        <w:rPr>
          <w:rFonts w:ascii="Arial" w:hAnsi="Arial" w:cs="Arial"/>
        </w:rPr>
        <w:t xml:space="preserve">service </w:t>
      </w:r>
      <w:r w:rsidRPr="00C72BB6">
        <w:rPr>
          <w:rFonts w:ascii="Arial" w:hAnsi="Arial" w:cs="Arial"/>
        </w:rPr>
        <w:t>usage</w:t>
      </w:r>
      <w:r w:rsidR="00010150" w:rsidRPr="00C72BB6">
        <w:rPr>
          <w:rFonts w:ascii="Arial" w:hAnsi="Arial" w:cs="Arial"/>
        </w:rPr>
        <w:t xml:space="preserve"> (in pulses)</w:t>
      </w:r>
    </w:p>
    <w:p w:rsidR="007078ED" w:rsidRPr="00C72BB6" w:rsidRDefault="00010150" w:rsidP="005B1FD3">
      <w:pPr>
        <w:pStyle w:val="ListParagraph"/>
        <w:numPr>
          <w:ilvl w:val="0"/>
          <w:numId w:val="40"/>
        </w:numPr>
        <w:rPr>
          <w:ins w:id="2102" w:author="gur04599" w:date="2015-04-13T16:42:00Z"/>
          <w:rFonts w:ascii="Arial" w:hAnsi="Arial" w:cs="Arial"/>
        </w:rPr>
      </w:pPr>
      <w:r w:rsidRPr="00C72BB6">
        <w:rPr>
          <w:rFonts w:ascii="Arial" w:hAnsi="Arial" w:cs="Arial"/>
        </w:rPr>
        <w:t xml:space="preserve">No. of times ‘End of Usage’ prompt </w:t>
      </w:r>
      <w:r w:rsidR="007078ED" w:rsidRPr="00C72BB6">
        <w:rPr>
          <w:rFonts w:ascii="Arial" w:hAnsi="Arial" w:cs="Arial"/>
        </w:rPr>
        <w:t>has been played to the user.</w:t>
      </w:r>
    </w:p>
    <w:p w:rsidR="008C61AD" w:rsidRPr="00C72BB6" w:rsidRDefault="008C61AD" w:rsidP="005B1FD3">
      <w:pPr>
        <w:pStyle w:val="ListParagraph"/>
        <w:numPr>
          <w:ilvl w:val="0"/>
          <w:numId w:val="40"/>
        </w:numPr>
        <w:rPr>
          <w:ins w:id="2103" w:author="Sumit Pabbi" w:date="2015-04-11T00:00:00Z"/>
          <w:rFonts w:ascii="Arial" w:hAnsi="Arial" w:cs="Arial"/>
        </w:rPr>
      </w:pPr>
      <w:ins w:id="2104" w:author="gur04599" w:date="2015-04-13T16:43:00Z">
        <w:r w:rsidRPr="00C72BB6">
          <w:rPr>
            <w:rFonts w:ascii="Arial" w:hAnsi="Arial" w:cs="Arial"/>
          </w:rPr>
          <w:t xml:space="preserve">Time when </w:t>
        </w:r>
      </w:ins>
      <w:ins w:id="2105" w:author="gur04599" w:date="2015-04-13T16:42:00Z">
        <w:r w:rsidRPr="00C72BB6">
          <w:rPr>
            <w:rFonts w:ascii="Arial" w:hAnsi="Arial" w:cs="Arial"/>
          </w:rPr>
          <w:t xml:space="preserve">MA service </w:t>
        </w:r>
      </w:ins>
      <w:ins w:id="2106" w:author="gur04599" w:date="2015-04-13T16:43:00Z">
        <w:r w:rsidR="00EF7DEB" w:rsidRPr="00C72BB6">
          <w:rPr>
            <w:rFonts w:ascii="Arial" w:hAnsi="Arial" w:cs="Arial"/>
          </w:rPr>
          <w:t xml:space="preserve">was </w:t>
        </w:r>
      </w:ins>
      <w:ins w:id="2107" w:author="gur04599" w:date="2015-04-13T16:42:00Z">
        <w:r w:rsidRPr="00C72BB6">
          <w:rPr>
            <w:rFonts w:ascii="Arial" w:hAnsi="Arial" w:cs="Arial"/>
          </w:rPr>
          <w:t>last accessed by an FLW.</w:t>
        </w:r>
      </w:ins>
    </w:p>
    <w:p w:rsidR="00E84E01" w:rsidRPr="00C72BB6" w:rsidRDefault="00E84E01" w:rsidP="00AD5C2F">
      <w:pPr>
        <w:pStyle w:val="Heading4"/>
        <w:numPr>
          <w:ilvl w:val="3"/>
          <w:numId w:val="1"/>
        </w:numPr>
        <w:rPr>
          <w:ins w:id="2108" w:author="Sumit Pabbi" w:date="2015-04-11T00:03:00Z"/>
        </w:rPr>
      </w:pPr>
      <w:bookmarkStart w:id="2109" w:name="_Ref416690934"/>
      <w:ins w:id="2110" w:author="Sumit Pabbi" w:date="2015-04-11T00:01:00Z">
        <w:r w:rsidRPr="00C72BB6">
          <w:t>Call Details Table</w:t>
        </w:r>
      </w:ins>
      <w:bookmarkStart w:id="2111" w:name="_Ref416453443"/>
      <w:bookmarkEnd w:id="2109"/>
    </w:p>
    <w:p w:rsidR="00EA6BDA" w:rsidRPr="00C72BB6" w:rsidRDefault="00EA6BDA" w:rsidP="00EA6BDA">
      <w:pPr>
        <w:rPr>
          <w:ins w:id="2112" w:author="Sumit Pabbi" w:date="2015-04-11T00:01:00Z"/>
          <w:rFonts w:ascii="Arial" w:hAnsi="Arial" w:cs="Arial"/>
        </w:rPr>
      </w:pPr>
    </w:p>
    <w:bookmarkEnd w:id="2111"/>
    <w:p w:rsidR="00E84E01" w:rsidRPr="00C72BB6" w:rsidRDefault="00483EF4" w:rsidP="00E84E01">
      <w:pPr>
        <w:rPr>
          <w:ins w:id="2113" w:author="Sumit Pabbi" w:date="2015-04-11T00:01:00Z"/>
          <w:rFonts w:ascii="Arial" w:hAnsi="Arial" w:cs="Arial"/>
        </w:rPr>
      </w:pPr>
      <w:ins w:id="2114" w:author="Sumit Pabbi" w:date="2015-04-11T00:01:00Z">
        <w:r>
          <w:rPr>
            <w:rFonts w:ascii="Arial" w:hAnsi="Arial" w:cs="Arial"/>
            <w:noProof/>
            <w:rPrChange w:id="2115">
              <w:rPr>
                <w:noProof/>
              </w:rPr>
            </w:rPrChange>
          </w:rPr>
          <w:drawing>
            <wp:inline distT="0" distB="0" distL="0" distR="0">
              <wp:extent cx="2477135" cy="390207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2477135" cy="3902075"/>
                      </a:xfrm>
                      <a:prstGeom prst="rect">
                        <a:avLst/>
                      </a:prstGeom>
                      <a:noFill/>
                      <a:ln w="9525">
                        <a:noFill/>
                        <a:miter lim="800000"/>
                        <a:headEnd/>
                        <a:tailEnd/>
                      </a:ln>
                    </pic:spPr>
                  </pic:pic>
                </a:graphicData>
              </a:graphic>
            </wp:inline>
          </w:drawing>
        </w:r>
      </w:ins>
    </w:p>
    <w:p w:rsidR="00EF7DEB" w:rsidRPr="00C72BB6" w:rsidRDefault="00EF7DEB" w:rsidP="00EF7DEB">
      <w:pPr>
        <w:pStyle w:val="ListParagraph"/>
        <w:numPr>
          <w:ilvl w:val="0"/>
          <w:numId w:val="68"/>
        </w:numPr>
        <w:rPr>
          <w:ins w:id="2116" w:author="gur04599" w:date="2015-04-13T16:46:00Z"/>
          <w:rFonts w:ascii="Arial" w:hAnsi="Arial" w:cs="Arial"/>
        </w:rPr>
      </w:pPr>
      <w:bookmarkStart w:id="2117" w:name="_Ref416453269"/>
      <w:ins w:id="2118" w:author="gur04599" w:date="2015-04-13T16:44:00Z">
        <w:r w:rsidRPr="00C72BB6">
          <w:rPr>
            <w:rFonts w:ascii="Arial" w:hAnsi="Arial" w:cs="Arial"/>
          </w:rPr>
          <w:t xml:space="preserve">This table stores </w:t>
        </w:r>
      </w:ins>
      <w:ins w:id="2119" w:author="gur04599" w:date="2015-04-13T16:45:00Z">
        <w:r w:rsidRPr="00C72BB6">
          <w:rPr>
            <w:rFonts w:ascii="Arial" w:hAnsi="Arial" w:cs="Arial"/>
          </w:rPr>
          <w:t>details regarding each call made by an FLW to MA</w:t>
        </w:r>
      </w:ins>
      <w:ins w:id="2120" w:author="gur04599" w:date="2015-04-13T16:44:00Z">
        <w:r w:rsidRPr="00C72BB6">
          <w:rPr>
            <w:rFonts w:ascii="Arial" w:hAnsi="Arial" w:cs="Arial"/>
          </w:rPr>
          <w:t>.</w:t>
        </w:r>
      </w:ins>
    </w:p>
    <w:p w:rsidR="00EF7DEB" w:rsidRPr="00C72BB6" w:rsidRDefault="00EF7DEB" w:rsidP="00EF7DEB">
      <w:pPr>
        <w:pStyle w:val="ListParagraph"/>
        <w:numPr>
          <w:ilvl w:val="0"/>
          <w:numId w:val="68"/>
        </w:numPr>
        <w:rPr>
          <w:ins w:id="2121" w:author="gur04599" w:date="2015-04-13T16:44:00Z"/>
          <w:rFonts w:ascii="Arial" w:hAnsi="Arial" w:cs="Arial"/>
        </w:rPr>
      </w:pPr>
      <w:ins w:id="2122" w:author="gur04599" w:date="2015-04-13T16:46:00Z">
        <w:r w:rsidRPr="00C72BB6">
          <w:rPr>
            <w:rFonts w:ascii="Arial" w:hAnsi="Arial" w:cs="Arial"/>
          </w:rPr>
          <w:t xml:space="preserve">For detailed description of each field in the table, refer </w:t>
        </w:r>
      </w:ins>
      <w:ins w:id="2123" w:author="gur04599" w:date="2015-04-13T16:47:00Z">
        <w:r w:rsidR="0066491D" w:rsidRPr="00C72BB6">
          <w:rPr>
            <w:rFonts w:ascii="Arial" w:hAnsi="Arial" w:cs="Arial"/>
          </w:rPr>
          <w:fldChar w:fldCharType="begin"/>
        </w:r>
        <w:r w:rsidRPr="00C72BB6">
          <w:rPr>
            <w:rFonts w:ascii="Arial" w:hAnsi="Arial" w:cs="Arial"/>
          </w:rPr>
          <w:instrText xml:space="preserve"> REF _Ref416706965 \r \h </w:instrText>
        </w:r>
      </w:ins>
      <w:r w:rsidR="00B7130E" w:rsidRPr="00C72BB6">
        <w:rPr>
          <w:rFonts w:ascii="Arial" w:hAnsi="Arial" w:cs="Arial"/>
        </w:rPr>
        <w:instrText xml:space="preserve"> \* MERGEFORMAT </w:instrText>
      </w:r>
      <w:r w:rsidR="0066491D" w:rsidRPr="00C72BB6">
        <w:rPr>
          <w:rFonts w:ascii="Arial" w:hAnsi="Arial" w:cs="Arial"/>
        </w:rPr>
      </w:r>
      <w:r w:rsidR="0066491D" w:rsidRPr="00C72BB6">
        <w:rPr>
          <w:rFonts w:ascii="Arial" w:hAnsi="Arial" w:cs="Arial"/>
        </w:rPr>
        <w:fldChar w:fldCharType="separate"/>
      </w:r>
      <w:ins w:id="2124" w:author="Sumit Pabbi" w:date="2015-04-13T20:05:00Z">
        <w:r w:rsidR="00655E56" w:rsidRPr="00C72BB6">
          <w:rPr>
            <w:rFonts w:ascii="Arial" w:hAnsi="Arial" w:cs="Arial"/>
          </w:rPr>
          <w:t>3.3.7</w:t>
        </w:r>
      </w:ins>
      <w:ins w:id="2125" w:author="gur04599" w:date="2015-04-13T16:47:00Z">
        <w:r w:rsidR="0066491D" w:rsidRPr="00C72BB6">
          <w:rPr>
            <w:rFonts w:ascii="Arial" w:hAnsi="Arial" w:cs="Arial"/>
          </w:rPr>
          <w:fldChar w:fldCharType="end"/>
        </w:r>
      </w:ins>
    </w:p>
    <w:p w:rsidR="00EF7DEB" w:rsidRPr="00C72BB6" w:rsidDel="00EF7DEB" w:rsidRDefault="00EF7DEB" w:rsidP="00EF7DEB">
      <w:pPr>
        <w:pStyle w:val="ListParagraph"/>
        <w:numPr>
          <w:ilvl w:val="0"/>
          <w:numId w:val="68"/>
        </w:numPr>
        <w:rPr>
          <w:del w:id="2126" w:author="gur04599" w:date="2015-04-13T16:44:00Z"/>
          <w:rFonts w:ascii="Arial" w:hAnsi="Arial" w:cs="Arial"/>
        </w:rPr>
      </w:pPr>
      <w:r w:rsidRPr="00C72BB6">
        <w:rPr>
          <w:rFonts w:ascii="Arial" w:hAnsi="Arial" w:cs="Arial"/>
        </w:rPr>
        <w:t xml:space="preserve"> This will be further used for reporting purpose.</w:t>
      </w:r>
    </w:p>
    <w:p w:rsidR="00EF7DEB" w:rsidRPr="00C72BB6" w:rsidRDefault="00EF7DEB" w:rsidP="00EF7DEB">
      <w:pPr>
        <w:pStyle w:val="ListParagraph"/>
        <w:numPr>
          <w:ilvl w:val="0"/>
          <w:numId w:val="68"/>
        </w:numPr>
        <w:rPr>
          <w:ins w:id="2127" w:author="gur04599" w:date="2015-04-13T16:43:00Z"/>
          <w:rFonts w:ascii="Arial" w:hAnsi="Arial" w:cs="Arial"/>
        </w:rPr>
      </w:pPr>
    </w:p>
    <w:p w:rsidR="00E84E01" w:rsidRPr="00C72BB6" w:rsidRDefault="00E84E01" w:rsidP="00AD5C2F">
      <w:pPr>
        <w:pStyle w:val="Heading4"/>
        <w:numPr>
          <w:ilvl w:val="3"/>
          <w:numId w:val="1"/>
        </w:numPr>
        <w:rPr>
          <w:ins w:id="2128" w:author="Sumit Pabbi" w:date="2015-04-11T00:01:00Z"/>
        </w:rPr>
      </w:pPr>
      <w:ins w:id="2129" w:author="Sumit Pabbi" w:date="2015-04-11T00:01:00Z">
        <w:r w:rsidRPr="00C72BB6">
          <w:t>Content Logs table</w:t>
        </w:r>
        <w:bookmarkEnd w:id="2117"/>
      </w:ins>
    </w:p>
    <w:p w:rsidR="00E84E01" w:rsidRPr="00C72BB6" w:rsidRDefault="00483EF4" w:rsidP="00E84E01">
      <w:pPr>
        <w:rPr>
          <w:ins w:id="2130" w:author="Sumit Pabbi" w:date="2015-04-11T00:01:00Z"/>
          <w:rFonts w:ascii="Arial" w:hAnsi="Arial" w:cs="Arial"/>
        </w:rPr>
      </w:pPr>
      <w:ins w:id="2131" w:author="Sumit Pabbi" w:date="2015-04-11T00:01:00Z">
        <w:r>
          <w:rPr>
            <w:rFonts w:ascii="Arial" w:hAnsi="Arial" w:cs="Arial"/>
            <w:noProof/>
            <w:rPrChange w:id="2132">
              <w:rPr>
                <w:noProof/>
              </w:rPr>
            </w:rPrChange>
          </w:rPr>
          <w:drawing>
            <wp:inline distT="0" distB="0" distL="0" distR="0">
              <wp:extent cx="2265045" cy="4348480"/>
              <wp:effectExtent l="19050" t="0" r="190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2265045" cy="4348480"/>
                      </a:xfrm>
                      <a:prstGeom prst="rect">
                        <a:avLst/>
                      </a:prstGeom>
                      <a:noFill/>
                      <a:ln w="9525">
                        <a:noFill/>
                        <a:miter lim="800000"/>
                        <a:headEnd/>
                        <a:tailEnd/>
                      </a:ln>
                    </pic:spPr>
                  </pic:pic>
                </a:graphicData>
              </a:graphic>
            </wp:inline>
          </w:drawing>
        </w:r>
      </w:ins>
    </w:p>
    <w:p w:rsidR="00EF7DEB" w:rsidRPr="00C72BB6" w:rsidRDefault="00EF7DEB" w:rsidP="00EF7DEB">
      <w:pPr>
        <w:pStyle w:val="ListParagraph"/>
        <w:numPr>
          <w:ilvl w:val="0"/>
          <w:numId w:val="68"/>
        </w:numPr>
        <w:rPr>
          <w:ins w:id="2133" w:author="gur04599" w:date="2015-04-13T16:47:00Z"/>
          <w:rFonts w:ascii="Arial" w:hAnsi="Arial" w:cs="Arial"/>
        </w:rPr>
      </w:pPr>
      <w:ins w:id="2134" w:author="gur04599" w:date="2015-04-13T16:45:00Z">
        <w:r w:rsidRPr="00C72BB6">
          <w:rPr>
            <w:rFonts w:ascii="Arial" w:hAnsi="Arial" w:cs="Arial"/>
          </w:rPr>
          <w:t>This table stores logs regarding content files being listened to by an FLW during the call.</w:t>
        </w:r>
      </w:ins>
    </w:p>
    <w:p w:rsidR="00EF7DEB" w:rsidRPr="00C72BB6" w:rsidRDefault="00EF7DEB" w:rsidP="00EF7DEB">
      <w:pPr>
        <w:pStyle w:val="ListParagraph"/>
        <w:numPr>
          <w:ilvl w:val="0"/>
          <w:numId w:val="68"/>
        </w:numPr>
        <w:rPr>
          <w:ins w:id="2135" w:author="gur04599" w:date="2015-04-13T16:45:00Z"/>
          <w:rFonts w:ascii="Arial" w:hAnsi="Arial" w:cs="Arial"/>
        </w:rPr>
      </w:pPr>
      <w:ins w:id="2136" w:author="gur04599" w:date="2015-04-13T16:47:00Z">
        <w:r w:rsidRPr="00C72BB6">
          <w:rPr>
            <w:rFonts w:ascii="Arial" w:hAnsi="Arial" w:cs="Arial"/>
          </w:rPr>
          <w:t xml:space="preserve">For detailed description of each field in the table, refer </w:t>
        </w:r>
        <w:r w:rsidR="0066491D" w:rsidRPr="00C72BB6">
          <w:rPr>
            <w:rFonts w:ascii="Arial" w:hAnsi="Arial" w:cs="Arial"/>
          </w:rPr>
          <w:fldChar w:fldCharType="begin"/>
        </w:r>
        <w:r w:rsidRPr="00C72BB6">
          <w:rPr>
            <w:rFonts w:ascii="Arial" w:hAnsi="Arial" w:cs="Arial"/>
          </w:rPr>
          <w:instrText xml:space="preserve"> REF _Ref416706965 \r \h </w:instrText>
        </w:r>
      </w:ins>
      <w:r w:rsidR="00B7130E" w:rsidRPr="00C72BB6">
        <w:rPr>
          <w:rFonts w:ascii="Arial" w:hAnsi="Arial" w:cs="Arial"/>
        </w:rPr>
        <w:instrText xml:space="preserve"> \* MERGEFORMAT </w:instrText>
      </w:r>
      <w:r w:rsidR="0066491D" w:rsidRPr="00C72BB6">
        <w:rPr>
          <w:rFonts w:ascii="Arial" w:hAnsi="Arial" w:cs="Arial"/>
        </w:rPr>
      </w:r>
      <w:ins w:id="2137" w:author="gur04599" w:date="2015-04-13T16:47:00Z">
        <w:r w:rsidR="0066491D" w:rsidRPr="00C72BB6">
          <w:rPr>
            <w:rFonts w:ascii="Arial" w:hAnsi="Arial" w:cs="Arial"/>
          </w:rPr>
          <w:fldChar w:fldCharType="separate"/>
        </w:r>
      </w:ins>
      <w:ins w:id="2138" w:author="Sumit Pabbi" w:date="2015-04-13T20:05:00Z">
        <w:r w:rsidR="00655E56" w:rsidRPr="00C72BB6">
          <w:rPr>
            <w:rFonts w:ascii="Arial" w:hAnsi="Arial" w:cs="Arial"/>
          </w:rPr>
          <w:t>3.3.7</w:t>
        </w:r>
      </w:ins>
      <w:ins w:id="2139" w:author="gur04599" w:date="2015-04-13T16:47:00Z">
        <w:r w:rsidR="0066491D" w:rsidRPr="00C72BB6">
          <w:rPr>
            <w:rFonts w:ascii="Arial" w:hAnsi="Arial" w:cs="Arial"/>
          </w:rPr>
          <w:fldChar w:fldCharType="end"/>
        </w:r>
      </w:ins>
    </w:p>
    <w:p w:rsidR="00EF7DEB" w:rsidRPr="00C72BB6" w:rsidRDefault="00EF7DEB" w:rsidP="00EF7DEB">
      <w:pPr>
        <w:pStyle w:val="ListParagraph"/>
        <w:numPr>
          <w:ilvl w:val="0"/>
          <w:numId w:val="68"/>
        </w:numPr>
        <w:rPr>
          <w:ins w:id="2140" w:author="gur04599" w:date="2015-04-13T16:45:00Z"/>
          <w:rFonts w:ascii="Arial" w:hAnsi="Arial" w:cs="Arial"/>
        </w:rPr>
      </w:pPr>
      <w:ins w:id="2141" w:author="gur04599" w:date="2015-04-13T16:45:00Z">
        <w:r w:rsidRPr="00C72BB6">
          <w:rPr>
            <w:rFonts w:ascii="Arial" w:hAnsi="Arial" w:cs="Arial"/>
          </w:rPr>
          <w:t xml:space="preserve"> This will be further used for reporting purpose.</w:t>
        </w:r>
      </w:ins>
    </w:p>
    <w:p w:rsidR="00E84E01" w:rsidRPr="00C72BB6" w:rsidRDefault="00E84E01" w:rsidP="00E84E01">
      <w:pPr>
        <w:rPr>
          <w:rFonts w:ascii="Arial" w:hAnsi="Arial" w:cs="Arial"/>
        </w:rPr>
      </w:pPr>
    </w:p>
    <w:p w:rsidR="006958E6" w:rsidRPr="00C72BB6" w:rsidRDefault="008126C9" w:rsidP="00AD5C2F">
      <w:pPr>
        <w:pStyle w:val="Heading3"/>
      </w:pPr>
      <w:r w:rsidRPr="00C72BB6">
        <w:br w:type="page"/>
      </w:r>
      <w:bookmarkStart w:id="2142" w:name="_Toc416719483"/>
      <w:r w:rsidRPr="00C72BB6">
        <w:t>Mobile Kunji Data</w:t>
      </w:r>
      <w:bookmarkEnd w:id="2142"/>
    </w:p>
    <w:p w:rsidR="00586899" w:rsidRPr="00C72BB6" w:rsidRDefault="00586899" w:rsidP="00AD5C2F">
      <w:pPr>
        <w:pStyle w:val="Heading4"/>
        <w:numPr>
          <w:ilvl w:val="3"/>
          <w:numId w:val="1"/>
        </w:numPr>
      </w:pPr>
      <w:bookmarkStart w:id="2143" w:name="_Ref413860360"/>
      <w:r w:rsidRPr="00C72BB6">
        <w:t>MK Configuration Data Table</w:t>
      </w:r>
    </w:p>
    <w:p w:rsidR="00586899" w:rsidRPr="00C72BB6" w:rsidRDefault="007118AA" w:rsidP="00586899">
      <w:pPr>
        <w:rPr>
          <w:rFonts w:ascii="Arial" w:hAnsi="Arial" w:cs="Arial"/>
        </w:rPr>
      </w:pPr>
      <w:r w:rsidRPr="00C72BB6">
        <w:rPr>
          <w:rFonts w:ascii="Arial" w:hAnsi="Arial" w:cs="Arial"/>
          <w:noProof/>
        </w:rPr>
        <w:drawing>
          <wp:inline distT="0" distB="0" distL="0" distR="0">
            <wp:extent cx="3267075" cy="3333750"/>
            <wp:effectExtent l="19050" t="0" r="9525" b="0"/>
            <wp:docPr id="8" name="Picture 5" descr="mk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config.png"/>
                    <pic:cNvPicPr/>
                  </pic:nvPicPr>
                  <pic:blipFill>
                    <a:blip r:embed="rId73" cstate="print"/>
                    <a:stretch>
                      <a:fillRect/>
                    </a:stretch>
                  </pic:blipFill>
                  <pic:spPr>
                    <a:xfrm>
                      <a:off x="0" y="0"/>
                      <a:ext cx="3267075" cy="3333750"/>
                    </a:xfrm>
                    <a:prstGeom prst="rect">
                      <a:avLst/>
                    </a:prstGeom>
                  </pic:spPr>
                </pic:pic>
              </a:graphicData>
            </a:graphic>
          </wp:inline>
        </w:drawing>
      </w:r>
    </w:p>
    <w:p w:rsidR="00494B8A" w:rsidRPr="00C72BB6" w:rsidRDefault="00494B8A" w:rsidP="005B1FD3">
      <w:pPr>
        <w:pStyle w:val="ListParagraph"/>
        <w:numPr>
          <w:ilvl w:val="0"/>
          <w:numId w:val="52"/>
        </w:numPr>
        <w:rPr>
          <w:rFonts w:ascii="Arial" w:eastAsia="Times New Roman" w:hAnsi="Arial" w:cs="Arial"/>
          <w:b/>
          <w:bCs/>
          <w:color w:val="4F81BD"/>
        </w:rPr>
      </w:pPr>
      <w:r w:rsidRPr="00C72BB6">
        <w:rPr>
          <w:rFonts w:ascii="Arial" w:hAnsi="Arial" w:cs="Arial"/>
        </w:rPr>
        <w:t>This table shall always have only one record.</w:t>
      </w:r>
    </w:p>
    <w:p w:rsidR="00494B8A" w:rsidRPr="00C72BB6" w:rsidRDefault="00494B8A" w:rsidP="005B1FD3">
      <w:pPr>
        <w:pStyle w:val="ListParagraph"/>
        <w:numPr>
          <w:ilvl w:val="0"/>
          <w:numId w:val="52"/>
        </w:numPr>
        <w:rPr>
          <w:rFonts w:ascii="Arial" w:eastAsia="Times New Roman" w:hAnsi="Arial" w:cs="Arial"/>
          <w:b/>
          <w:bCs/>
          <w:color w:val="4F81BD"/>
        </w:rPr>
      </w:pPr>
      <w:r w:rsidRPr="00C72BB6">
        <w:rPr>
          <w:rFonts w:ascii="Arial" w:hAnsi="Arial" w:cs="Arial"/>
        </w:rPr>
        <w:t>The configuration parameters shall be initialized with default values.</w:t>
      </w:r>
    </w:p>
    <w:p w:rsidR="00494B8A" w:rsidRPr="00C72BB6" w:rsidRDefault="00494B8A" w:rsidP="005B1FD3">
      <w:pPr>
        <w:pStyle w:val="ListParagraph"/>
        <w:numPr>
          <w:ilvl w:val="0"/>
          <w:numId w:val="52"/>
        </w:numPr>
        <w:rPr>
          <w:rFonts w:ascii="Arial" w:eastAsia="Times New Roman" w:hAnsi="Arial" w:cs="Arial"/>
          <w:b/>
          <w:bCs/>
          <w:color w:val="4F81BD"/>
        </w:rPr>
      </w:pPr>
      <w:r w:rsidRPr="00C72BB6">
        <w:rPr>
          <w:rFonts w:ascii="Arial" w:hAnsi="Arial" w:cs="Arial"/>
        </w:rPr>
        <w:t>User shall modify the configuration parameter values using MDS UI.</w:t>
      </w:r>
    </w:p>
    <w:p w:rsidR="00586899" w:rsidRPr="00C72BB6" w:rsidRDefault="00586899" w:rsidP="00AD5C2F">
      <w:pPr>
        <w:pStyle w:val="Heading4"/>
        <w:numPr>
          <w:ilvl w:val="3"/>
          <w:numId w:val="1"/>
        </w:numPr>
      </w:pPr>
      <w:bookmarkStart w:id="2144" w:name="_Ref414896502"/>
      <w:r w:rsidRPr="00C72BB6">
        <w:t>MK Content Data Table</w:t>
      </w:r>
      <w:bookmarkEnd w:id="2144"/>
    </w:p>
    <w:p w:rsidR="00586899" w:rsidRPr="00C72BB6" w:rsidRDefault="00586899" w:rsidP="00586899">
      <w:pPr>
        <w:rPr>
          <w:rFonts w:ascii="Arial" w:hAnsi="Arial" w:cs="Arial"/>
        </w:rPr>
      </w:pPr>
      <w:r w:rsidRPr="00C72BB6">
        <w:rPr>
          <w:rFonts w:ascii="Arial" w:hAnsi="Arial" w:cs="Arial"/>
        </w:rPr>
        <w:t xml:space="preserve">MK Content data is uploaded via CSV upload procedure (refer </w:t>
      </w:r>
      <w:r w:rsidR="00087E3E">
        <w:fldChar w:fldCharType="begin"/>
      </w:r>
      <w:r w:rsidR="00087E3E">
        <w:instrText xml:space="preserve"> REF _Ref411542189 \r \h  \* MERGEFORMAT </w:instrText>
      </w:r>
      <w:r w:rsidR="00087E3E">
        <w:fldChar w:fldCharType="separate"/>
      </w:r>
      <w:ins w:id="2145" w:author="Sumit Pabbi" w:date="2015-04-13T20:05:00Z">
        <w:r w:rsidR="00655E56" w:rsidRPr="00C72BB6">
          <w:rPr>
            <w:rFonts w:ascii="Arial" w:hAnsi="Arial" w:cs="Arial"/>
          </w:rPr>
          <w:t>11.2</w:t>
        </w:r>
      </w:ins>
      <w:del w:id="2146"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 to the following table:</w:t>
      </w:r>
    </w:p>
    <w:p w:rsidR="00586899" w:rsidRPr="00C72BB6" w:rsidRDefault="007118AA" w:rsidP="00586899">
      <w:pPr>
        <w:rPr>
          <w:rFonts w:ascii="Arial" w:hAnsi="Arial" w:cs="Arial"/>
        </w:rPr>
      </w:pPr>
      <w:r w:rsidRPr="00C72BB6">
        <w:rPr>
          <w:rFonts w:ascii="Arial" w:hAnsi="Arial" w:cs="Arial"/>
          <w:noProof/>
        </w:rPr>
        <w:drawing>
          <wp:inline distT="0" distB="0" distL="0" distR="0">
            <wp:extent cx="2430145" cy="3708400"/>
            <wp:effectExtent l="19050" t="0" r="8255" b="0"/>
            <wp:docPr id="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cstate="print"/>
                    <a:srcRect/>
                    <a:stretch>
                      <a:fillRect/>
                    </a:stretch>
                  </pic:blipFill>
                  <pic:spPr bwMode="auto">
                    <a:xfrm>
                      <a:off x="0" y="0"/>
                      <a:ext cx="2430145" cy="3708400"/>
                    </a:xfrm>
                    <a:prstGeom prst="rect">
                      <a:avLst/>
                    </a:prstGeom>
                    <a:noFill/>
                    <a:ln w="9525">
                      <a:noFill/>
                      <a:miter lim="800000"/>
                      <a:headEnd/>
                      <a:tailEnd/>
                    </a:ln>
                  </pic:spPr>
                </pic:pic>
              </a:graphicData>
            </a:graphic>
          </wp:inline>
        </w:drawing>
      </w:r>
    </w:p>
    <w:p w:rsidR="00586899" w:rsidRPr="00C72BB6" w:rsidRDefault="00586899" w:rsidP="00AD5C2F">
      <w:pPr>
        <w:pStyle w:val="Heading4"/>
        <w:numPr>
          <w:ilvl w:val="3"/>
          <w:numId w:val="1"/>
        </w:numPr>
      </w:pPr>
      <w:bookmarkStart w:id="2147" w:name="_Ref415062117"/>
      <w:r w:rsidRPr="00C72BB6">
        <w:t>Call</w:t>
      </w:r>
      <w:r w:rsidR="00F56761" w:rsidRPr="00C72BB6">
        <w:t xml:space="preserve"> </w:t>
      </w:r>
      <w:r w:rsidRPr="00C72BB6">
        <w:t>Detail Table</w:t>
      </w:r>
      <w:bookmarkEnd w:id="2147"/>
    </w:p>
    <w:p w:rsidR="00586899" w:rsidRPr="00C72BB6" w:rsidRDefault="00586899" w:rsidP="005B1FD3">
      <w:pPr>
        <w:pStyle w:val="ListParagraph"/>
        <w:numPr>
          <w:ilvl w:val="0"/>
          <w:numId w:val="53"/>
        </w:numPr>
        <w:rPr>
          <w:rFonts w:ascii="Arial" w:hAnsi="Arial" w:cs="Arial"/>
        </w:rPr>
      </w:pPr>
      <w:r w:rsidRPr="00C72BB6">
        <w:rPr>
          <w:rFonts w:ascii="Arial" w:hAnsi="Arial" w:cs="Arial"/>
        </w:rPr>
        <w:t>MK call detail data is saved in the call detail table.</w:t>
      </w:r>
    </w:p>
    <w:p w:rsidR="00494B8A" w:rsidRPr="00C72BB6" w:rsidRDefault="00494B8A" w:rsidP="005B1FD3">
      <w:pPr>
        <w:pStyle w:val="ListParagraph"/>
        <w:numPr>
          <w:ilvl w:val="0"/>
          <w:numId w:val="53"/>
        </w:numPr>
        <w:rPr>
          <w:rFonts w:ascii="Arial" w:hAnsi="Arial" w:cs="Arial"/>
        </w:rPr>
      </w:pPr>
      <w:r w:rsidRPr="00C72BB6">
        <w:rPr>
          <w:rFonts w:ascii="Arial" w:hAnsi="Arial" w:cs="Arial"/>
        </w:rPr>
        <w:t>The Card Content table stores MK audio file related information which is required for reporting purpose.</w:t>
      </w:r>
    </w:p>
    <w:p w:rsidR="00586899" w:rsidRPr="00C72BB6" w:rsidRDefault="007118AA" w:rsidP="00586899">
      <w:pPr>
        <w:rPr>
          <w:rFonts w:ascii="Arial" w:hAnsi="Arial" w:cs="Arial"/>
        </w:rPr>
      </w:pPr>
      <w:r w:rsidRPr="00C72BB6">
        <w:rPr>
          <w:rFonts w:ascii="Arial" w:hAnsi="Arial" w:cs="Arial"/>
          <w:noProof/>
        </w:rPr>
        <w:drawing>
          <wp:inline distT="0" distB="0" distL="0" distR="0">
            <wp:extent cx="5937885" cy="3538855"/>
            <wp:effectExtent l="19050" t="0" r="571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937885" cy="3538855"/>
                    </a:xfrm>
                    <a:prstGeom prst="rect">
                      <a:avLst/>
                    </a:prstGeom>
                    <a:noFill/>
                    <a:ln w="9525">
                      <a:noFill/>
                      <a:miter lim="800000"/>
                      <a:headEnd/>
                      <a:tailEnd/>
                    </a:ln>
                  </pic:spPr>
                </pic:pic>
              </a:graphicData>
            </a:graphic>
          </wp:inline>
        </w:drawing>
      </w:r>
    </w:p>
    <w:p w:rsidR="00586899" w:rsidRPr="00C72BB6" w:rsidRDefault="00586899" w:rsidP="00AD5C2F">
      <w:pPr>
        <w:pStyle w:val="Heading4"/>
        <w:numPr>
          <w:ilvl w:val="3"/>
          <w:numId w:val="1"/>
        </w:numPr>
      </w:pPr>
      <w:bookmarkStart w:id="2148" w:name="_Ref415062123"/>
      <w:r w:rsidRPr="00C72BB6">
        <w:t>FLW</w:t>
      </w:r>
      <w:r w:rsidR="00F56761" w:rsidRPr="00C72BB6">
        <w:t xml:space="preserve"> </w:t>
      </w:r>
      <w:r w:rsidRPr="00C72BB6">
        <w:t>Detail Table</w:t>
      </w:r>
      <w:bookmarkEnd w:id="2148"/>
    </w:p>
    <w:p w:rsidR="00B10645" w:rsidRPr="00C72BB6" w:rsidRDefault="00B10645" w:rsidP="00B10645">
      <w:pPr>
        <w:rPr>
          <w:rFonts w:ascii="Arial" w:hAnsi="Arial" w:cs="Arial"/>
        </w:rPr>
      </w:pPr>
      <w:r w:rsidRPr="00C72BB6">
        <w:rPr>
          <w:rFonts w:ascii="Arial" w:hAnsi="Arial" w:cs="Arial"/>
        </w:rPr>
        <w:t>This table shall be updated while saving call details for an FLW. It shall contain the following information for an FLW:</w:t>
      </w:r>
    </w:p>
    <w:p w:rsidR="00B10645" w:rsidRPr="00C72BB6" w:rsidRDefault="00B10645" w:rsidP="005B1FD3">
      <w:pPr>
        <w:pStyle w:val="ListParagraph"/>
        <w:numPr>
          <w:ilvl w:val="0"/>
          <w:numId w:val="40"/>
        </w:numPr>
        <w:rPr>
          <w:rFonts w:ascii="Arial" w:hAnsi="Arial" w:cs="Arial"/>
        </w:rPr>
      </w:pPr>
      <w:r w:rsidRPr="00C72BB6">
        <w:rPr>
          <w:rFonts w:ascii="Arial" w:hAnsi="Arial" w:cs="Arial"/>
        </w:rPr>
        <w:t>MK current service usage (in pulses)</w:t>
      </w:r>
    </w:p>
    <w:p w:rsidR="00B10645" w:rsidRPr="00C72BB6" w:rsidRDefault="00B10645" w:rsidP="005B1FD3">
      <w:pPr>
        <w:pStyle w:val="ListParagraph"/>
        <w:numPr>
          <w:ilvl w:val="0"/>
          <w:numId w:val="40"/>
        </w:numPr>
        <w:rPr>
          <w:rFonts w:ascii="Arial" w:hAnsi="Arial" w:cs="Arial"/>
        </w:rPr>
      </w:pPr>
      <w:r w:rsidRPr="00C72BB6">
        <w:rPr>
          <w:rFonts w:ascii="Arial" w:hAnsi="Arial" w:cs="Arial"/>
        </w:rPr>
        <w:t>No. of times ‘End of Usage’ prompt has been played to the user.</w:t>
      </w:r>
    </w:p>
    <w:p w:rsidR="00586899" w:rsidRPr="00C72BB6" w:rsidRDefault="007118AA" w:rsidP="00586899">
      <w:pPr>
        <w:rPr>
          <w:rFonts w:ascii="Arial" w:hAnsi="Arial" w:cs="Arial"/>
        </w:rPr>
      </w:pPr>
      <w:r w:rsidRPr="00C72BB6">
        <w:rPr>
          <w:rFonts w:ascii="Arial" w:hAnsi="Arial" w:cs="Arial"/>
          <w:noProof/>
        </w:rPr>
        <w:drawing>
          <wp:inline distT="0" distB="0" distL="0" distR="0">
            <wp:extent cx="2291715" cy="309943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2291715" cy="3099435"/>
                    </a:xfrm>
                    <a:prstGeom prst="rect">
                      <a:avLst/>
                    </a:prstGeom>
                    <a:noFill/>
                    <a:ln w="9525">
                      <a:noFill/>
                      <a:miter lim="800000"/>
                      <a:headEnd/>
                      <a:tailEnd/>
                    </a:ln>
                  </pic:spPr>
                </pic:pic>
              </a:graphicData>
            </a:graphic>
          </wp:inline>
        </w:drawing>
      </w:r>
    </w:p>
    <w:bookmarkEnd w:id="2143"/>
    <w:p w:rsidR="00F914D2" w:rsidRPr="00C72BB6" w:rsidRDefault="008126C9">
      <w:pPr>
        <w:rPr>
          <w:rFonts w:ascii="Arial" w:eastAsia="Times New Roman" w:hAnsi="Arial" w:cs="Arial"/>
          <w:b/>
          <w:bCs/>
          <w:color w:val="4F81BD"/>
        </w:rPr>
      </w:pPr>
      <w:r w:rsidRPr="00C72BB6">
        <w:rPr>
          <w:rFonts w:ascii="Arial" w:hAnsi="Arial" w:cs="Arial"/>
        </w:rPr>
        <w:br w:type="page"/>
      </w:r>
    </w:p>
    <w:p w:rsidR="006958E6" w:rsidRPr="00C72BB6" w:rsidRDefault="008126C9" w:rsidP="00AD5C2F">
      <w:pPr>
        <w:pStyle w:val="Heading3"/>
      </w:pPr>
      <w:bookmarkStart w:id="2149" w:name="_Ref415051041"/>
      <w:bookmarkStart w:id="2150" w:name="_Toc416719484"/>
      <w:r w:rsidRPr="00C72BB6">
        <w:t>Kilkari Data</w:t>
      </w:r>
      <w:bookmarkEnd w:id="2149"/>
      <w:bookmarkEnd w:id="2150"/>
    </w:p>
    <w:p w:rsidR="000A102F" w:rsidRPr="00C72BB6" w:rsidRDefault="000A102F" w:rsidP="00AD5C2F">
      <w:pPr>
        <w:pStyle w:val="Heading4"/>
        <w:numPr>
          <w:ilvl w:val="3"/>
          <w:numId w:val="1"/>
        </w:numPr>
      </w:pPr>
      <w:r w:rsidRPr="00C72BB6">
        <w:t>Kilkari Configuration</w:t>
      </w:r>
      <w:r w:rsidR="00A31702" w:rsidRPr="00C72BB6">
        <w:t xml:space="preserve"> Data</w:t>
      </w:r>
    </w:p>
    <w:p w:rsidR="000A102F" w:rsidRPr="00C72BB6" w:rsidRDefault="000A102F" w:rsidP="000A102F">
      <w:pPr>
        <w:rPr>
          <w:rFonts w:ascii="Arial" w:hAnsi="Arial" w:cs="Arial"/>
        </w:rPr>
      </w:pPr>
      <w:r w:rsidRPr="00C72BB6">
        <w:rPr>
          <w:rFonts w:ascii="Arial" w:hAnsi="Arial" w:cs="Arial"/>
        </w:rPr>
        <w:t>Kilkari Service configuration parameters are stored in the following table (refer</w:t>
      </w:r>
      <w:r w:rsidR="002C0D52" w:rsidRPr="00C72BB6">
        <w:rPr>
          <w:rFonts w:ascii="Arial" w:hAnsi="Arial" w:cs="Arial"/>
        </w:rPr>
        <w:t xml:space="preserve"> </w:t>
      </w:r>
      <w:r w:rsidR="00087E3E">
        <w:fldChar w:fldCharType="begin"/>
      </w:r>
      <w:r w:rsidR="00087E3E">
        <w:instrText xml:space="preserve"> REF _Ref415050198 \r \h  \* MERGEFORMAT </w:instrText>
      </w:r>
      <w:r w:rsidR="00087E3E">
        <w:fldChar w:fldCharType="separate"/>
      </w:r>
      <w:ins w:id="2151" w:author="Sumit Pabbi" w:date="2015-04-13T20:05:00Z">
        <w:r w:rsidR="00655E56" w:rsidRPr="00C72BB6">
          <w:rPr>
            <w:rFonts w:ascii="Arial" w:hAnsi="Arial" w:cs="Arial"/>
          </w:rPr>
          <w:t>11.1.2.3.3</w:t>
        </w:r>
      </w:ins>
      <w:del w:id="2152" w:author="Sumit Pabbi" w:date="2015-04-10T23:02:00Z">
        <w:r w:rsidR="00D6491D" w:rsidRPr="00C72BB6" w:rsidDel="00C7075E">
          <w:rPr>
            <w:rFonts w:ascii="Arial" w:hAnsi="Arial" w:cs="Arial"/>
          </w:rPr>
          <w:delText>10.1.2.3.3</w:delText>
        </w:r>
      </w:del>
      <w:r w:rsidR="00087E3E">
        <w:fldChar w:fldCharType="end"/>
      </w:r>
      <w:r w:rsidRPr="00C72BB6">
        <w:rPr>
          <w:rFonts w:ascii="Arial" w:hAnsi="Arial" w:cs="Arial"/>
        </w:rPr>
        <w:t>):</w:t>
      </w:r>
    </w:p>
    <w:p w:rsidR="000A102F" w:rsidRPr="00C72BB6" w:rsidRDefault="00483EF4" w:rsidP="000A102F">
      <w:pPr>
        <w:rPr>
          <w:rFonts w:ascii="Arial" w:hAnsi="Arial" w:cs="Arial"/>
        </w:rPr>
      </w:pPr>
      <w:ins w:id="2153" w:author="gur30938" w:date="2015-04-13T19:27:00Z">
        <w:r>
          <w:rPr>
            <w:rFonts w:ascii="Arial" w:hAnsi="Arial" w:cs="Arial"/>
            <w:noProof/>
            <w:rPrChange w:id="2154">
              <w:rPr>
                <w:noProof/>
              </w:rPr>
            </w:rPrChange>
          </w:rPr>
          <w:drawing>
            <wp:inline distT="0" distB="0" distL="0" distR="0">
              <wp:extent cx="2342515" cy="458089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42515" cy="4580890"/>
                      </a:xfrm>
                      <a:prstGeom prst="rect">
                        <a:avLst/>
                      </a:prstGeom>
                      <a:noFill/>
                      <a:ln>
                        <a:noFill/>
                      </a:ln>
                    </pic:spPr>
                  </pic:pic>
                </a:graphicData>
              </a:graphic>
            </wp:inline>
          </w:drawing>
        </w:r>
      </w:ins>
      <w:del w:id="2155" w:author="Sumit Pabbi" w:date="2015-04-13T19:26:00Z">
        <w:r>
          <w:rPr>
            <w:rFonts w:ascii="Arial" w:hAnsi="Arial" w:cs="Arial"/>
            <w:noProof/>
            <w:rPrChange w:id="2156">
              <w:rPr>
                <w:noProof/>
              </w:rPr>
            </w:rPrChange>
          </w:rPr>
          <w:drawing>
            <wp:inline distT="0" distB="0" distL="0" distR="0">
              <wp:extent cx="2342515" cy="458089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42515" cy="4580890"/>
                      </a:xfrm>
                      <a:prstGeom prst="rect">
                        <a:avLst/>
                      </a:prstGeom>
                      <a:noFill/>
                      <a:ln>
                        <a:noFill/>
                      </a:ln>
                    </pic:spPr>
                  </pic:pic>
                </a:graphicData>
              </a:graphic>
            </wp:inline>
          </w:drawing>
        </w:r>
      </w:del>
      <w:ins w:id="2157" w:author="Sumit Pabbi" w:date="2015-04-13T19:26:00Z">
        <w:r>
          <w:rPr>
            <w:rFonts w:ascii="Arial" w:hAnsi="Arial" w:cs="Arial"/>
            <w:noProof/>
            <w:rPrChange w:id="2158">
              <w:rPr>
                <w:noProof/>
              </w:rPr>
            </w:rPrChange>
          </w:rPr>
          <w:drawing>
            <wp:inline distT="0" distB="0" distL="0" distR="0">
              <wp:extent cx="2342515" cy="458089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42515" cy="4580890"/>
                      </a:xfrm>
                      <a:prstGeom prst="rect">
                        <a:avLst/>
                      </a:prstGeom>
                      <a:noFill/>
                      <a:ln>
                        <a:noFill/>
                      </a:ln>
                    </pic:spPr>
                  </pic:pic>
                </a:graphicData>
              </a:graphic>
            </wp:inline>
          </w:drawing>
        </w:r>
      </w:ins>
      <w:r w:rsidR="000A102F" w:rsidRPr="00C72BB6" w:rsidDel="00943621">
        <w:rPr>
          <w:rFonts w:ascii="Arial" w:hAnsi="Arial" w:cs="Arial"/>
          <w:noProof/>
        </w:rPr>
        <w:t xml:space="preserve"> </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table shall always have only one record.</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The configuration parameters shall be initialized with default values.</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User shall modify the configuration parameter values using MDS UI.</w:t>
      </w:r>
    </w:p>
    <w:p w:rsidR="000A102F" w:rsidRPr="00C72BB6" w:rsidRDefault="000A102F" w:rsidP="000A102F">
      <w:pPr>
        <w:rPr>
          <w:rFonts w:ascii="Arial" w:hAnsi="Arial" w:cs="Arial"/>
        </w:rPr>
      </w:pPr>
    </w:p>
    <w:p w:rsidR="000A102F" w:rsidRPr="00C72BB6" w:rsidRDefault="000A102F" w:rsidP="000A102F">
      <w:pPr>
        <w:rPr>
          <w:rFonts w:ascii="Arial" w:hAnsi="Arial" w:cs="Arial"/>
        </w:rPr>
      </w:pPr>
    </w:p>
    <w:p w:rsidR="000A102F" w:rsidRPr="00C72BB6" w:rsidRDefault="000A102F" w:rsidP="000A102F">
      <w:pPr>
        <w:rPr>
          <w:rFonts w:ascii="Arial" w:eastAsia="Times New Roman" w:hAnsi="Arial" w:cs="Arial"/>
          <w:b/>
          <w:bCs/>
          <w:color w:val="4F81BD"/>
        </w:rPr>
      </w:pPr>
    </w:p>
    <w:p w:rsidR="000A102F" w:rsidRPr="00C72BB6" w:rsidRDefault="000A102F" w:rsidP="00AD5C2F">
      <w:pPr>
        <w:pStyle w:val="Heading4"/>
        <w:numPr>
          <w:ilvl w:val="3"/>
          <w:numId w:val="1"/>
        </w:numPr>
      </w:pPr>
      <w:r w:rsidRPr="00C72BB6">
        <w:t>Kilkari Content Data Table</w:t>
      </w:r>
    </w:p>
    <w:p w:rsidR="000A102F" w:rsidRPr="00C72BB6" w:rsidRDefault="000A102F" w:rsidP="000A102F">
      <w:pPr>
        <w:rPr>
          <w:rFonts w:ascii="Arial" w:hAnsi="Arial" w:cs="Arial"/>
        </w:rPr>
      </w:pPr>
      <w:r w:rsidRPr="00C72BB6">
        <w:rPr>
          <w:rFonts w:ascii="Arial" w:hAnsi="Arial" w:cs="Arial"/>
        </w:rPr>
        <w:t xml:space="preserve">Kilkari Content data is uploaded via CSV upload procedure (refer </w:t>
      </w:r>
      <w:r w:rsidR="00087E3E">
        <w:fldChar w:fldCharType="begin"/>
      </w:r>
      <w:r w:rsidR="00087E3E">
        <w:instrText xml:space="preserve"> REF _Ref411542189 \r \h  \* MERGEFORMAT </w:instrText>
      </w:r>
      <w:r w:rsidR="00087E3E">
        <w:fldChar w:fldCharType="separate"/>
      </w:r>
      <w:ins w:id="2159" w:author="Sumit Pabbi" w:date="2015-04-13T20:05:00Z">
        <w:r w:rsidR="00655E56" w:rsidRPr="00C72BB6">
          <w:rPr>
            <w:rFonts w:ascii="Arial" w:hAnsi="Arial" w:cs="Arial"/>
          </w:rPr>
          <w:t>11.2</w:t>
        </w:r>
      </w:ins>
      <w:del w:id="2160" w:author="Sumit Pabbi" w:date="2015-04-10T23:02:00Z">
        <w:r w:rsidR="00D6491D" w:rsidRPr="00C72BB6" w:rsidDel="00C7075E">
          <w:rPr>
            <w:rFonts w:ascii="Arial" w:hAnsi="Arial" w:cs="Arial"/>
          </w:rPr>
          <w:delText>10.2</w:delText>
        </w:r>
      </w:del>
      <w:r w:rsidR="00087E3E">
        <w:fldChar w:fldCharType="end"/>
      </w:r>
      <w:r w:rsidRPr="00C72BB6">
        <w:rPr>
          <w:rFonts w:ascii="Arial" w:hAnsi="Arial" w:cs="Arial"/>
        </w:rPr>
        <w:t>) to the following table:</w:t>
      </w:r>
    </w:p>
    <w:p w:rsidR="000A102F" w:rsidRPr="00C72BB6" w:rsidRDefault="00483EF4" w:rsidP="000A102F">
      <w:pPr>
        <w:pStyle w:val="ListParagraph"/>
        <w:ind w:left="0"/>
        <w:rPr>
          <w:rFonts w:ascii="Arial" w:hAnsi="Arial" w:cs="Arial"/>
        </w:rPr>
      </w:pPr>
      <w:ins w:id="2161" w:author="gur30938" w:date="2015-04-13T19:27:00Z">
        <w:r>
          <w:rPr>
            <w:rFonts w:ascii="Arial" w:hAnsi="Arial" w:cs="Arial"/>
            <w:noProof/>
            <w:rPrChange w:id="2162">
              <w:rPr>
                <w:noProof/>
              </w:rPr>
            </w:rPrChange>
          </w:rPr>
          <w:drawing>
            <wp:inline distT="0" distB="0" distL="0" distR="0">
              <wp:extent cx="2156460" cy="3562985"/>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6460" cy="3562985"/>
                      </a:xfrm>
                      <a:prstGeom prst="rect">
                        <a:avLst/>
                      </a:prstGeom>
                      <a:noFill/>
                      <a:ln>
                        <a:noFill/>
                      </a:ln>
                    </pic:spPr>
                  </pic:pic>
                </a:graphicData>
              </a:graphic>
            </wp:inline>
          </w:drawing>
        </w:r>
      </w:ins>
      <w:del w:id="2163" w:author="Sumit Pabbi" w:date="2015-04-13T19:26:00Z">
        <w:r>
          <w:rPr>
            <w:rFonts w:ascii="Arial" w:hAnsi="Arial" w:cs="Arial"/>
            <w:noProof/>
            <w:rPrChange w:id="2164">
              <w:rPr>
                <w:noProof/>
              </w:rPr>
            </w:rPrChange>
          </w:rPr>
          <w:drawing>
            <wp:inline distT="0" distB="0" distL="0" distR="0">
              <wp:extent cx="2156460" cy="3562985"/>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6460" cy="3562985"/>
                      </a:xfrm>
                      <a:prstGeom prst="rect">
                        <a:avLst/>
                      </a:prstGeom>
                      <a:noFill/>
                      <a:ln>
                        <a:noFill/>
                      </a:ln>
                    </pic:spPr>
                  </pic:pic>
                </a:graphicData>
              </a:graphic>
            </wp:inline>
          </w:drawing>
        </w:r>
      </w:del>
      <w:ins w:id="2165" w:author="Sumit Pabbi" w:date="2015-04-13T19:26:00Z">
        <w:r>
          <w:rPr>
            <w:rFonts w:ascii="Arial" w:hAnsi="Arial" w:cs="Arial"/>
            <w:noProof/>
            <w:rPrChange w:id="2166">
              <w:rPr>
                <w:noProof/>
              </w:rPr>
            </w:rPrChange>
          </w:rPr>
          <w:drawing>
            <wp:inline distT="0" distB="0" distL="0" distR="0">
              <wp:extent cx="2156460" cy="356298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6460" cy="3562985"/>
                      </a:xfrm>
                      <a:prstGeom prst="rect">
                        <a:avLst/>
                      </a:prstGeom>
                      <a:noFill/>
                      <a:ln>
                        <a:noFill/>
                      </a:ln>
                    </pic:spPr>
                  </pic:pic>
                </a:graphicData>
              </a:graphic>
            </wp:inline>
          </w:drawing>
        </w:r>
      </w:ins>
      <w:r w:rsidR="000A102F" w:rsidRPr="00C72BB6" w:rsidDel="00BC6C21">
        <w:rPr>
          <w:rFonts w:ascii="Arial" w:hAnsi="Arial" w:cs="Arial"/>
          <w:noProof/>
        </w:rPr>
        <w:t xml:space="preserve"> </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 xml:space="preserve"> This table shall store the mapping of content file name with Circle and languageLocationCode.</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Kilkari shall use the information from this table to send the content information to IVR.</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Kilkari shall use the content duration stored in this table to compute the percentage of the content played, for reporting purpose.</w:t>
      </w:r>
    </w:p>
    <w:p w:rsidR="000A102F" w:rsidRPr="00C72BB6" w:rsidRDefault="000A102F" w:rsidP="000A102F">
      <w:pPr>
        <w:rPr>
          <w:rFonts w:ascii="Arial" w:hAnsi="Arial" w:cs="Arial"/>
        </w:rPr>
      </w:pPr>
      <w:r w:rsidRPr="00C72BB6">
        <w:rPr>
          <w:rFonts w:ascii="Arial" w:hAnsi="Arial" w:cs="Arial"/>
        </w:rPr>
        <w:br w:type="page"/>
      </w:r>
    </w:p>
    <w:p w:rsidR="000A102F" w:rsidRPr="00C72BB6" w:rsidRDefault="000A102F" w:rsidP="00AD5C2F">
      <w:pPr>
        <w:pStyle w:val="Heading4"/>
        <w:numPr>
          <w:ilvl w:val="3"/>
          <w:numId w:val="1"/>
        </w:numPr>
      </w:pPr>
      <w:bookmarkStart w:id="2167" w:name="_Ref416706466"/>
      <w:r w:rsidRPr="00C72BB6">
        <w:t>Kilkari Subscribers and Subscription Data</w:t>
      </w:r>
      <w:bookmarkEnd w:id="2167"/>
    </w:p>
    <w:p w:rsidR="000A102F" w:rsidRPr="00C72BB6" w:rsidRDefault="000A102F" w:rsidP="000A102F">
      <w:pPr>
        <w:rPr>
          <w:rFonts w:ascii="Arial" w:hAnsi="Arial" w:cs="Arial"/>
        </w:rPr>
      </w:pPr>
      <w:r w:rsidRPr="00C72BB6">
        <w:rPr>
          <w:rFonts w:ascii="Arial" w:hAnsi="Arial" w:cs="Arial"/>
        </w:rPr>
        <w:t>Kilkari Subscribers and Subscription Data is stored in the following table:-</w:t>
      </w:r>
    </w:p>
    <w:p w:rsidR="000A102F" w:rsidRPr="00C72BB6" w:rsidRDefault="00483EF4" w:rsidP="000A102F">
      <w:pPr>
        <w:rPr>
          <w:ins w:id="2168" w:author="gur30938" w:date="2015-04-13T19:27:00Z"/>
          <w:rFonts w:ascii="Arial" w:eastAsia="Times New Roman" w:hAnsi="Arial" w:cs="Arial"/>
          <w:b/>
          <w:bCs/>
          <w:color w:val="4F81BD"/>
          <w:sz w:val="26"/>
          <w:szCs w:val="26"/>
        </w:rPr>
      </w:pPr>
      <w:ins w:id="2169" w:author="Sumit Pabbi" w:date="2015-04-10T22:46:00Z">
        <w:del w:id="2170" w:author="Manish Asija" w:date="2015-04-10T16:44:00Z">
          <w:r>
            <w:rPr>
              <w:rFonts w:ascii="Arial" w:eastAsia="Times New Roman" w:hAnsi="Arial" w:cs="Arial"/>
              <w:b/>
              <w:bCs/>
              <w:noProof/>
              <w:color w:val="4F81BD"/>
              <w:sz w:val="26"/>
              <w:szCs w:val="26"/>
              <w:rPrChange w:id="2171">
                <w:rPr>
                  <w:noProof/>
                </w:rPr>
              </w:rPrChange>
            </w:rPr>
            <w:drawing>
              <wp:inline distT="0" distB="0" distL="0" distR="0">
                <wp:extent cx="4128135" cy="5686425"/>
                <wp:effectExtent l="0" t="0" r="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del>
      </w:ins>
      <w:ins w:id="2172" w:author="gur30938" w:date="2015-04-13T19:27:00Z">
        <w:r>
          <w:rPr>
            <w:rFonts w:ascii="Arial" w:eastAsia="Times New Roman" w:hAnsi="Arial" w:cs="Arial"/>
            <w:b/>
            <w:bCs/>
            <w:noProof/>
            <w:color w:val="4F81BD"/>
            <w:sz w:val="26"/>
            <w:szCs w:val="26"/>
            <w:rPrChange w:id="2173">
              <w:rPr>
                <w:noProof/>
              </w:rPr>
            </w:rPrChange>
          </w:rPr>
          <w:drawing>
            <wp:inline distT="0" distB="0" distL="0" distR="0">
              <wp:extent cx="4128135" cy="5686425"/>
              <wp:effectExtent l="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ins>
    </w:p>
    <w:p w:rsidR="000A102F" w:rsidRPr="00C72BB6" w:rsidRDefault="00483EF4" w:rsidP="000A102F">
      <w:pPr>
        <w:rPr>
          <w:ins w:id="2174" w:author="gur04599" w:date="2015-04-13T19:26:00Z"/>
          <w:rFonts w:ascii="Arial" w:eastAsia="Times New Roman" w:hAnsi="Arial" w:cs="Arial"/>
          <w:b/>
          <w:bCs/>
          <w:color w:val="4F81BD"/>
          <w:sz w:val="26"/>
          <w:szCs w:val="26"/>
        </w:rPr>
      </w:pPr>
      <w:ins w:id="2175" w:author="Sumit Pabbi" w:date="2015-04-10T22:46:00Z">
        <w:del w:id="2176" w:author="Manish Asija" w:date="2015-04-10T16:44:00Z">
          <w:r>
            <w:rPr>
              <w:rFonts w:ascii="Arial" w:eastAsia="Times New Roman" w:hAnsi="Arial" w:cs="Arial"/>
              <w:b/>
              <w:bCs/>
              <w:noProof/>
              <w:color w:val="4F81BD"/>
              <w:sz w:val="26"/>
              <w:szCs w:val="26"/>
              <w:rPrChange w:id="2177">
                <w:rPr>
                  <w:noProof/>
                </w:rPr>
              </w:rPrChange>
            </w:rPr>
            <w:drawing>
              <wp:inline distT="0" distB="0" distL="0" distR="0">
                <wp:extent cx="4128135" cy="5686425"/>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del>
      </w:ins>
      <w:ins w:id="2178" w:author="gur04599" w:date="2015-04-13T19:26:00Z">
        <w:r>
          <w:rPr>
            <w:rFonts w:ascii="Arial" w:eastAsia="Times New Roman" w:hAnsi="Arial" w:cs="Arial"/>
            <w:b/>
            <w:bCs/>
            <w:noProof/>
            <w:color w:val="4F81BD"/>
            <w:sz w:val="26"/>
            <w:szCs w:val="26"/>
            <w:rPrChange w:id="2179">
              <w:rPr>
                <w:noProof/>
              </w:rPr>
            </w:rPrChange>
          </w:rPr>
          <w:drawing>
            <wp:inline distT="0" distB="0" distL="0" distR="0">
              <wp:extent cx="4128135" cy="5686425"/>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ins>
    </w:p>
    <w:p w:rsidR="000A102F" w:rsidRPr="00C72BB6" w:rsidRDefault="00483EF4" w:rsidP="000A102F">
      <w:pPr>
        <w:rPr>
          <w:del w:id="2180" w:author="gur04599" w:date="2015-04-13T19:26:00Z"/>
          <w:rFonts w:ascii="Arial" w:eastAsia="Times New Roman" w:hAnsi="Arial" w:cs="Arial"/>
          <w:b/>
          <w:bCs/>
          <w:color w:val="4F81BD"/>
          <w:sz w:val="26"/>
          <w:szCs w:val="26"/>
        </w:rPr>
      </w:pPr>
      <w:ins w:id="2181" w:author="Sumit Pabbi" w:date="2015-04-10T22:46:00Z">
        <w:del w:id="2182" w:author="Manish Asija" w:date="2015-04-10T16:44:00Z">
          <w:r>
            <w:rPr>
              <w:rFonts w:ascii="Arial" w:eastAsia="Times New Roman" w:hAnsi="Arial" w:cs="Arial"/>
              <w:b/>
              <w:bCs/>
              <w:noProof/>
              <w:color w:val="4F81BD"/>
              <w:sz w:val="26"/>
              <w:szCs w:val="26"/>
              <w:rPrChange w:id="2183">
                <w:rPr>
                  <w:noProof/>
                </w:rPr>
              </w:rPrChange>
            </w:rPr>
            <w:drawing>
              <wp:inline distT="0" distB="0" distL="0" distR="0">
                <wp:extent cx="4128135" cy="5686425"/>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del>
      </w:ins>
      <w:del w:id="2184" w:author="Manish Asija" w:date="2015-04-13T16:34:00Z">
        <w:r>
          <w:rPr>
            <w:rFonts w:ascii="Arial" w:eastAsia="Times New Roman" w:hAnsi="Arial" w:cs="Arial"/>
            <w:b/>
            <w:bCs/>
            <w:noProof/>
            <w:color w:val="4F81BD"/>
            <w:sz w:val="26"/>
            <w:szCs w:val="26"/>
            <w:rPrChange w:id="2185">
              <w:rPr>
                <w:noProof/>
              </w:rPr>
            </w:rPrChange>
          </w:rPr>
          <w:drawing>
            <wp:inline distT="0" distB="0" distL="0" distR="0">
              <wp:extent cx="4128135" cy="5686425"/>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28135" cy="5686425"/>
                      </a:xfrm>
                      <a:prstGeom prst="rect">
                        <a:avLst/>
                      </a:prstGeom>
                      <a:noFill/>
                      <a:ln>
                        <a:noFill/>
                      </a:ln>
                    </pic:spPr>
                  </pic:pic>
                </a:graphicData>
              </a:graphic>
            </wp:inline>
          </w:drawing>
        </w:r>
      </w:del>
      <w:ins w:id="2186" w:author="Manish Asija" w:date="2015-04-13T16:34:00Z">
        <w:r>
          <w:rPr>
            <w:rFonts w:ascii="Arial" w:eastAsia="Times New Roman" w:hAnsi="Arial" w:cs="Arial"/>
            <w:noProof/>
            <w:rPrChange w:id="2187">
              <w:rPr>
                <w:noProof/>
              </w:rPr>
            </w:rPrChange>
          </w:rPr>
          <w:drawing>
            <wp:inline distT="0" distB="0" distL="0" distR="0">
              <wp:extent cx="5939790" cy="469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4699000"/>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Subscriber table stores the personal information of Kilkari beneficiaries.</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Subscriber table also maintains a list of Subscriptions which belongs to the Kilkari Beneficiary.</w:t>
      </w:r>
    </w:p>
    <w:p w:rsidR="000A102F" w:rsidRPr="00C72BB6" w:rsidRDefault="000A102F" w:rsidP="00907446">
      <w:pPr>
        <w:pStyle w:val="ListParagraph"/>
        <w:numPr>
          <w:ilvl w:val="0"/>
          <w:numId w:val="5"/>
        </w:numPr>
        <w:spacing w:line="360" w:lineRule="auto"/>
        <w:rPr>
          <w:ins w:id="2188" w:author="Manish Asija" w:date="2015-04-13T16:35:00Z"/>
          <w:rFonts w:ascii="Arial" w:hAnsi="Arial" w:cs="Arial"/>
        </w:rPr>
      </w:pPr>
      <w:r w:rsidRPr="00C72BB6">
        <w:rPr>
          <w:rFonts w:ascii="Arial" w:hAnsi="Arial" w:cs="Arial"/>
        </w:rPr>
        <w:t>Subscription entity shall contain the details (like pack Name, status etc.) of Subscription for which beneficiary has subscribed.</w:t>
      </w:r>
    </w:p>
    <w:p w:rsidR="00FE341A" w:rsidRPr="00C72BB6" w:rsidRDefault="00FE341A" w:rsidP="00907446">
      <w:pPr>
        <w:pStyle w:val="ListParagraph"/>
        <w:numPr>
          <w:ilvl w:val="0"/>
          <w:numId w:val="5"/>
        </w:numPr>
        <w:spacing w:line="360" w:lineRule="auto"/>
        <w:rPr>
          <w:ins w:id="2189" w:author="Sumit Pabbi" w:date="2015-04-13T19:26:00Z"/>
          <w:rFonts w:ascii="Arial" w:hAnsi="Arial" w:cs="Arial"/>
        </w:rPr>
      </w:pPr>
      <w:ins w:id="2190" w:author="Manish Asija" w:date="2015-04-13T16:35:00Z">
        <w:r w:rsidRPr="00C72BB6">
          <w:rPr>
            <w:rFonts w:ascii="Arial" w:hAnsi="Arial" w:cs="Arial"/>
          </w:rPr>
          <w:t>Subscription Measure shall contain the records for each update in any of fields (status, weekNumber, messageNumber). This is for reporting purpose.</w:t>
        </w:r>
      </w:ins>
    </w:p>
    <w:p w:rsidR="000A102F" w:rsidRPr="00C72BB6" w:rsidRDefault="000A102F" w:rsidP="00AD5C2F">
      <w:pPr>
        <w:pStyle w:val="Heading4"/>
      </w:pPr>
      <w:r w:rsidRPr="00C72BB6">
        <w:br w:type="page"/>
      </w:r>
      <w:bookmarkStart w:id="2191" w:name="_Ref414985710"/>
      <w:r w:rsidRPr="00C72BB6">
        <w:t>Kilkari Active Subscriptions Count</w:t>
      </w:r>
      <w:bookmarkEnd w:id="2191"/>
    </w:p>
    <w:p w:rsidR="000A102F" w:rsidRPr="00C72BB6" w:rsidRDefault="000A102F" w:rsidP="000A102F">
      <w:pPr>
        <w:rPr>
          <w:rFonts w:ascii="Arial" w:hAnsi="Arial" w:cs="Arial"/>
        </w:rPr>
      </w:pPr>
      <w:r w:rsidRPr="00C72BB6">
        <w:rPr>
          <w:rFonts w:ascii="Arial" w:hAnsi="Arial" w:cs="Arial"/>
        </w:rPr>
        <w:t>Kilkari shall store the Active Subscriptions Count in the following table:-</w:t>
      </w:r>
    </w:p>
    <w:p w:rsidR="000A102F" w:rsidRPr="00C72BB6" w:rsidRDefault="00483EF4" w:rsidP="000A102F">
      <w:pPr>
        <w:rPr>
          <w:ins w:id="2192" w:author="gur30938" w:date="2015-04-13T19:27:00Z"/>
          <w:rFonts w:ascii="Arial" w:hAnsi="Arial" w:cs="Arial"/>
        </w:rPr>
      </w:pPr>
      <w:ins w:id="2193" w:author="gur30938" w:date="2015-04-13T19:27:00Z">
        <w:r>
          <w:rPr>
            <w:rFonts w:ascii="Arial" w:hAnsi="Arial" w:cs="Arial"/>
            <w:noProof/>
            <w:rPrChange w:id="2194">
              <w:rPr>
                <w:noProof/>
              </w:rPr>
            </w:rPrChange>
          </w:rPr>
          <w:drawing>
            <wp:inline distT="0" distB="0" distL="0" distR="0">
              <wp:extent cx="2055495" cy="2525395"/>
              <wp:effectExtent l="0" t="0" r="0" b="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55495" cy="2525395"/>
                      </a:xfrm>
                      <a:prstGeom prst="rect">
                        <a:avLst/>
                      </a:prstGeom>
                      <a:noFill/>
                      <a:ln>
                        <a:noFill/>
                      </a:ln>
                    </pic:spPr>
                  </pic:pic>
                </a:graphicData>
              </a:graphic>
            </wp:inline>
          </w:drawing>
        </w:r>
      </w:ins>
    </w:p>
    <w:p w:rsidR="000A102F" w:rsidRPr="00C72BB6" w:rsidRDefault="00483EF4" w:rsidP="000A102F">
      <w:pPr>
        <w:rPr>
          <w:del w:id="2195" w:author="Sumit Pabbi" w:date="2015-04-13T19:26:00Z"/>
          <w:rFonts w:ascii="Arial" w:hAnsi="Arial" w:cs="Arial"/>
        </w:rPr>
      </w:pPr>
      <w:del w:id="2196" w:author="Sumit Pabbi" w:date="2015-04-13T19:26:00Z">
        <w:r>
          <w:rPr>
            <w:rFonts w:ascii="Arial" w:hAnsi="Arial" w:cs="Arial"/>
            <w:noProof/>
            <w:rPrChange w:id="2197">
              <w:rPr>
                <w:noProof/>
              </w:rPr>
            </w:rPrChange>
          </w:rPr>
          <w:drawing>
            <wp:inline distT="0" distB="0" distL="0" distR="0">
              <wp:extent cx="2055495" cy="2525395"/>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55495" cy="2525395"/>
                      </a:xfrm>
                      <a:prstGeom prst="rect">
                        <a:avLst/>
                      </a:prstGeom>
                      <a:noFill/>
                      <a:ln>
                        <a:noFill/>
                      </a:ln>
                    </pic:spPr>
                  </pic:pic>
                </a:graphicData>
              </a:graphic>
            </wp:inline>
          </w:drawing>
        </w:r>
      </w:del>
    </w:p>
    <w:p w:rsidR="000A102F" w:rsidRPr="00C72BB6" w:rsidRDefault="00483EF4" w:rsidP="000A102F">
      <w:pPr>
        <w:rPr>
          <w:ins w:id="2198" w:author="Sumit Pabbi" w:date="2015-04-13T19:26:00Z"/>
          <w:rFonts w:ascii="Arial" w:hAnsi="Arial" w:cs="Arial"/>
        </w:rPr>
      </w:pPr>
      <w:ins w:id="2199" w:author="Sumit Pabbi" w:date="2015-04-13T19:26:00Z">
        <w:r>
          <w:rPr>
            <w:rFonts w:ascii="Arial" w:hAnsi="Arial" w:cs="Arial"/>
            <w:noProof/>
            <w:rPrChange w:id="2200">
              <w:rPr>
                <w:noProof/>
              </w:rPr>
            </w:rPrChange>
          </w:rPr>
          <w:drawing>
            <wp:inline distT="0" distB="0" distL="0" distR="0">
              <wp:extent cx="2055495" cy="2525395"/>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55495" cy="2525395"/>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entity shall contain the count of Active/PendingActivation subscriptions in the system.</w:t>
      </w:r>
    </w:p>
    <w:p w:rsidR="000A102F" w:rsidRPr="00C72BB6" w:rsidRDefault="000A102F" w:rsidP="000A102F">
      <w:pPr>
        <w:rPr>
          <w:rFonts w:ascii="Arial" w:hAnsi="Arial" w:cs="Arial"/>
        </w:rPr>
      </w:pPr>
      <w:r w:rsidRPr="00C72BB6">
        <w:rPr>
          <w:rFonts w:ascii="Arial" w:hAnsi="Arial" w:cs="Arial"/>
        </w:rPr>
        <w:br w:type="page"/>
      </w:r>
    </w:p>
    <w:p w:rsidR="000A102F" w:rsidRPr="00C72BB6" w:rsidRDefault="000A102F" w:rsidP="00AD5C2F">
      <w:pPr>
        <w:pStyle w:val="Heading3"/>
      </w:pPr>
      <w:bookmarkStart w:id="2201" w:name="_Ref414989300"/>
      <w:bookmarkStart w:id="2202" w:name="_Toc416719485"/>
      <w:r w:rsidRPr="00C72BB6">
        <w:t>Utilities Data</w:t>
      </w:r>
      <w:bookmarkEnd w:id="2201"/>
      <w:bookmarkEnd w:id="2202"/>
    </w:p>
    <w:p w:rsidR="000A102F" w:rsidRPr="00C72BB6" w:rsidRDefault="000A102F" w:rsidP="00AD5C2F">
      <w:pPr>
        <w:pStyle w:val="Heading4"/>
        <w:numPr>
          <w:ilvl w:val="3"/>
          <w:numId w:val="1"/>
        </w:numPr>
      </w:pPr>
      <w:bookmarkStart w:id="2203" w:name="_Ref415050966"/>
      <w:r w:rsidRPr="00C72BB6">
        <w:t>Bulk Upload Error</w:t>
      </w:r>
      <w:bookmarkEnd w:id="2203"/>
    </w:p>
    <w:p w:rsidR="000A102F" w:rsidRPr="00C72BB6" w:rsidRDefault="000A102F" w:rsidP="000A102F">
      <w:pPr>
        <w:rPr>
          <w:rFonts w:ascii="Arial" w:hAnsi="Arial" w:cs="Arial"/>
        </w:rPr>
      </w:pPr>
      <w:r w:rsidRPr="00C72BB6">
        <w:rPr>
          <w:rFonts w:ascii="Arial" w:hAnsi="Arial" w:cs="Arial"/>
        </w:rPr>
        <w:t>All modules shall store Bulk Upload error details in the following table, provided by Util</w:t>
      </w:r>
      <w:r w:rsidR="003266D7" w:rsidRPr="00C72BB6">
        <w:rPr>
          <w:rFonts w:ascii="Arial" w:hAnsi="Arial" w:cs="Arial"/>
        </w:rPr>
        <w:t>ity</w:t>
      </w:r>
      <w:r w:rsidRPr="00C72BB6">
        <w:rPr>
          <w:rFonts w:ascii="Arial" w:hAnsi="Arial" w:cs="Arial"/>
        </w:rPr>
        <w:t xml:space="preserve"> module:-</w:t>
      </w:r>
    </w:p>
    <w:p w:rsidR="000A102F" w:rsidRPr="00C72BB6" w:rsidRDefault="00483EF4" w:rsidP="000A102F">
      <w:pPr>
        <w:rPr>
          <w:ins w:id="2204" w:author="gur30938" w:date="2015-04-13T19:27:00Z"/>
          <w:rFonts w:ascii="Arial" w:hAnsi="Arial" w:cs="Arial"/>
        </w:rPr>
      </w:pPr>
      <w:ins w:id="2205" w:author="gur30938" w:date="2015-04-13T19:27:00Z">
        <w:r>
          <w:rPr>
            <w:rFonts w:ascii="Arial" w:hAnsi="Arial" w:cs="Arial"/>
            <w:noProof/>
            <w:rPrChange w:id="2206">
              <w:rPr>
                <w:noProof/>
              </w:rPr>
            </w:rPrChange>
          </w:rPr>
          <w:drawing>
            <wp:inline distT="0" distB="0" distL="0" distR="0">
              <wp:extent cx="2286000" cy="3303905"/>
              <wp:effectExtent l="0" t="0" r="0"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86000" cy="3303905"/>
                      </a:xfrm>
                      <a:prstGeom prst="rect">
                        <a:avLst/>
                      </a:prstGeom>
                      <a:noFill/>
                      <a:ln>
                        <a:noFill/>
                      </a:ln>
                    </pic:spPr>
                  </pic:pic>
                </a:graphicData>
              </a:graphic>
            </wp:inline>
          </w:drawing>
        </w:r>
      </w:ins>
    </w:p>
    <w:p w:rsidR="000A102F" w:rsidRPr="00C72BB6" w:rsidRDefault="00483EF4" w:rsidP="000A102F">
      <w:pPr>
        <w:rPr>
          <w:del w:id="2207" w:author="Sumit Pabbi" w:date="2015-04-13T19:26:00Z"/>
          <w:rFonts w:ascii="Arial" w:hAnsi="Arial" w:cs="Arial"/>
        </w:rPr>
      </w:pPr>
      <w:del w:id="2208" w:author="Sumit Pabbi" w:date="2015-04-13T19:26:00Z">
        <w:r>
          <w:rPr>
            <w:rFonts w:ascii="Arial" w:hAnsi="Arial" w:cs="Arial"/>
            <w:noProof/>
            <w:rPrChange w:id="2209">
              <w:rPr>
                <w:noProof/>
              </w:rPr>
            </w:rPrChange>
          </w:rPr>
          <w:drawing>
            <wp:inline distT="0" distB="0" distL="0" distR="0">
              <wp:extent cx="2286000" cy="3303905"/>
              <wp:effectExtent l="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86000" cy="3303905"/>
                      </a:xfrm>
                      <a:prstGeom prst="rect">
                        <a:avLst/>
                      </a:prstGeom>
                      <a:noFill/>
                      <a:ln>
                        <a:noFill/>
                      </a:ln>
                    </pic:spPr>
                  </pic:pic>
                </a:graphicData>
              </a:graphic>
            </wp:inline>
          </w:drawing>
        </w:r>
      </w:del>
    </w:p>
    <w:p w:rsidR="000A102F" w:rsidRPr="00C72BB6" w:rsidRDefault="00483EF4" w:rsidP="000A102F">
      <w:pPr>
        <w:rPr>
          <w:ins w:id="2210" w:author="Sumit Pabbi" w:date="2015-04-13T19:26:00Z"/>
          <w:rFonts w:ascii="Arial" w:hAnsi="Arial" w:cs="Arial"/>
        </w:rPr>
      </w:pPr>
      <w:ins w:id="2211" w:author="Sumit Pabbi" w:date="2015-04-13T19:26:00Z">
        <w:r>
          <w:rPr>
            <w:rFonts w:ascii="Arial" w:hAnsi="Arial" w:cs="Arial"/>
            <w:noProof/>
            <w:rPrChange w:id="2212">
              <w:rPr>
                <w:noProof/>
              </w:rPr>
            </w:rPrChange>
          </w:rPr>
          <w:drawing>
            <wp:inline distT="0" distB="0" distL="0" distR="0">
              <wp:extent cx="2286000" cy="3303905"/>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86000" cy="3303905"/>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entity shall contain error logs for the Bulk Upload procedure.</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 xml:space="preserve">This </w:t>
      </w:r>
      <w:r w:rsidR="00FB2780" w:rsidRPr="00C72BB6">
        <w:rPr>
          <w:rFonts w:ascii="Arial" w:hAnsi="Arial" w:cs="Arial"/>
        </w:rPr>
        <w:t>entity</w:t>
      </w:r>
      <w:r w:rsidRPr="00C72BB6">
        <w:rPr>
          <w:rFonts w:ascii="Arial" w:hAnsi="Arial" w:cs="Arial"/>
        </w:rPr>
        <w:t xml:space="preserve"> shall contain a record for each CSVRecord for which processing fails.</w:t>
      </w:r>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The error log shall contain the details of the erroneous record and error description, along with the name of the CSV file used for upload.</w:t>
      </w:r>
    </w:p>
    <w:p w:rsidR="000A102F" w:rsidRPr="00C72BB6" w:rsidRDefault="000A102F" w:rsidP="00AD5C2F">
      <w:pPr>
        <w:pStyle w:val="Heading4"/>
        <w:numPr>
          <w:ilvl w:val="3"/>
          <w:numId w:val="1"/>
        </w:numPr>
      </w:pPr>
      <w:bookmarkStart w:id="2213" w:name="_Ref415050954"/>
      <w:r w:rsidRPr="00C72BB6">
        <w:t>Bulk Upload Status</w:t>
      </w:r>
      <w:bookmarkEnd w:id="2213"/>
    </w:p>
    <w:p w:rsidR="000A102F" w:rsidRPr="00C72BB6" w:rsidRDefault="000A102F" w:rsidP="000A102F">
      <w:pPr>
        <w:rPr>
          <w:rFonts w:ascii="Arial" w:hAnsi="Arial" w:cs="Arial"/>
        </w:rPr>
      </w:pPr>
      <w:r w:rsidRPr="00C72BB6">
        <w:rPr>
          <w:rFonts w:ascii="Arial" w:hAnsi="Arial" w:cs="Arial"/>
        </w:rPr>
        <w:t>All modules shall the store the Bulk Upload status details in the following table, provided by Util module:-</w:t>
      </w:r>
    </w:p>
    <w:p w:rsidR="000A102F" w:rsidRPr="00C72BB6" w:rsidRDefault="00483EF4" w:rsidP="000A102F">
      <w:pPr>
        <w:pStyle w:val="ListParagraph"/>
        <w:ind w:left="0"/>
        <w:rPr>
          <w:ins w:id="2214" w:author="gur30938" w:date="2015-04-13T19:27:00Z"/>
          <w:rFonts w:ascii="Arial" w:hAnsi="Arial" w:cs="Arial"/>
        </w:rPr>
      </w:pPr>
      <w:ins w:id="2215" w:author="gur30938" w:date="2015-04-13T19:27:00Z">
        <w:r>
          <w:rPr>
            <w:rFonts w:ascii="Arial" w:eastAsia="Times New Roman" w:hAnsi="Arial" w:cs="Arial"/>
            <w:b/>
            <w:bCs/>
            <w:noProof/>
            <w:color w:val="4F81BD"/>
            <w:sz w:val="26"/>
            <w:szCs w:val="26"/>
            <w:rPrChange w:id="2216">
              <w:rPr>
                <w:noProof/>
              </w:rPr>
            </w:rPrChange>
          </w:rPr>
          <w:drawing>
            <wp:inline distT="0" distB="0" distL="0" distR="0">
              <wp:extent cx="2194560" cy="3187065"/>
              <wp:effectExtent l="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94560" cy="3187065"/>
                      </a:xfrm>
                      <a:prstGeom prst="rect">
                        <a:avLst/>
                      </a:prstGeom>
                      <a:noFill/>
                      <a:ln>
                        <a:noFill/>
                      </a:ln>
                    </pic:spPr>
                  </pic:pic>
                </a:graphicData>
              </a:graphic>
            </wp:inline>
          </w:drawing>
        </w:r>
      </w:ins>
    </w:p>
    <w:p w:rsidR="000A102F" w:rsidRPr="00C72BB6" w:rsidRDefault="00483EF4" w:rsidP="000A102F">
      <w:pPr>
        <w:pStyle w:val="ListParagraph"/>
        <w:ind w:left="0"/>
        <w:rPr>
          <w:del w:id="2217" w:author="Sumit Pabbi" w:date="2015-04-13T19:26:00Z"/>
          <w:rFonts w:ascii="Arial" w:hAnsi="Arial" w:cs="Arial"/>
        </w:rPr>
      </w:pPr>
      <w:del w:id="2218" w:author="Sumit Pabbi" w:date="2015-04-13T19:26:00Z">
        <w:r>
          <w:rPr>
            <w:rFonts w:ascii="Arial" w:eastAsia="Times New Roman" w:hAnsi="Arial" w:cs="Arial"/>
            <w:b/>
            <w:bCs/>
            <w:noProof/>
            <w:color w:val="4F81BD"/>
            <w:sz w:val="26"/>
            <w:szCs w:val="26"/>
            <w:rPrChange w:id="2219">
              <w:rPr>
                <w:noProof/>
              </w:rPr>
            </w:rPrChange>
          </w:rPr>
          <w:drawing>
            <wp:inline distT="0" distB="0" distL="0" distR="0">
              <wp:extent cx="2194560" cy="3187065"/>
              <wp:effectExtent l="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94560" cy="3187065"/>
                      </a:xfrm>
                      <a:prstGeom prst="rect">
                        <a:avLst/>
                      </a:prstGeom>
                      <a:noFill/>
                      <a:ln>
                        <a:noFill/>
                      </a:ln>
                    </pic:spPr>
                  </pic:pic>
                </a:graphicData>
              </a:graphic>
            </wp:inline>
          </w:drawing>
        </w:r>
      </w:del>
    </w:p>
    <w:p w:rsidR="000A102F" w:rsidRPr="00C72BB6" w:rsidRDefault="00483EF4" w:rsidP="000A102F">
      <w:pPr>
        <w:pStyle w:val="ListParagraph"/>
        <w:ind w:left="0"/>
        <w:rPr>
          <w:ins w:id="2220" w:author="Sumit Pabbi" w:date="2015-04-13T19:26:00Z"/>
          <w:rFonts w:ascii="Arial" w:hAnsi="Arial" w:cs="Arial"/>
        </w:rPr>
      </w:pPr>
      <w:ins w:id="2221" w:author="Sumit Pabbi" w:date="2015-04-13T19:26:00Z">
        <w:r>
          <w:rPr>
            <w:rFonts w:ascii="Arial" w:eastAsia="Times New Roman" w:hAnsi="Arial" w:cs="Arial"/>
            <w:b/>
            <w:bCs/>
            <w:noProof/>
            <w:color w:val="4F81BD"/>
            <w:sz w:val="26"/>
            <w:szCs w:val="26"/>
            <w:rPrChange w:id="2222">
              <w:rPr>
                <w:noProof/>
              </w:rPr>
            </w:rPrChange>
          </w:rPr>
          <w:drawing>
            <wp:inline distT="0" distB="0" distL="0" distR="0">
              <wp:extent cx="2194560" cy="3187065"/>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94560" cy="3187065"/>
                      </a:xfrm>
                      <a:prstGeom prst="rect">
                        <a:avLst/>
                      </a:prstGeom>
                      <a:noFill/>
                      <a:ln>
                        <a:noFill/>
                      </a:ln>
                    </pic:spPr>
                  </pic:pic>
                </a:graphicData>
              </a:graphic>
            </wp:inline>
          </w:drawing>
        </w:r>
      </w:ins>
    </w:p>
    <w:p w:rsidR="000A102F" w:rsidRPr="00C72BB6" w:rsidRDefault="000A102F" w:rsidP="00907446">
      <w:pPr>
        <w:pStyle w:val="ListParagraph"/>
        <w:numPr>
          <w:ilvl w:val="0"/>
          <w:numId w:val="5"/>
        </w:numPr>
        <w:spacing w:line="360" w:lineRule="auto"/>
        <w:rPr>
          <w:rFonts w:ascii="Arial" w:hAnsi="Arial" w:cs="Arial"/>
        </w:rPr>
      </w:pPr>
      <w:r w:rsidRPr="00C72BB6">
        <w:rPr>
          <w:rFonts w:ascii="Arial" w:hAnsi="Arial" w:cs="Arial"/>
        </w:rPr>
        <w:t>This entity shall contain the status or summary of the Bulk upload procedure.</w:t>
      </w:r>
    </w:p>
    <w:p w:rsidR="000A102F" w:rsidRPr="00C72BB6" w:rsidRDefault="000A102F" w:rsidP="00907446">
      <w:pPr>
        <w:pStyle w:val="ListParagraph"/>
        <w:numPr>
          <w:ilvl w:val="0"/>
          <w:numId w:val="5"/>
        </w:numPr>
        <w:spacing w:line="360" w:lineRule="auto"/>
        <w:rPr>
          <w:ins w:id="2223" w:author="Sumit Pabbi" w:date="2015-04-10T22:47:00Z"/>
          <w:rFonts w:ascii="Arial" w:hAnsi="Arial" w:cs="Arial"/>
        </w:rPr>
      </w:pPr>
      <w:r w:rsidRPr="00C72BB6">
        <w:rPr>
          <w:rFonts w:ascii="Arial" w:hAnsi="Arial" w:cs="Arial"/>
        </w:rPr>
        <w:t>Summary shall include the name of the CSV file, number of record processed successfully and unsuccessfully.</w:t>
      </w:r>
    </w:p>
    <w:p w:rsidR="00907446" w:rsidRPr="00C72BB6" w:rsidRDefault="00907446" w:rsidP="00AD5C2F">
      <w:pPr>
        <w:pStyle w:val="Heading3"/>
        <w:rPr>
          <w:ins w:id="2224" w:author="Sumit Pabbi" w:date="2015-04-10T22:47:00Z"/>
        </w:rPr>
      </w:pPr>
      <w:bookmarkStart w:id="2225" w:name="_Ref416426101"/>
      <w:bookmarkStart w:id="2226" w:name="_Toc416719486"/>
      <w:ins w:id="2227" w:author="Sumit Pabbi" w:date="2015-04-10T22:47:00Z">
        <w:r w:rsidRPr="00C72BB6">
          <w:t>KilkariObd Data</w:t>
        </w:r>
        <w:bookmarkEnd w:id="2225"/>
        <w:bookmarkEnd w:id="2226"/>
      </w:ins>
    </w:p>
    <w:p w:rsidR="00907446" w:rsidRPr="00C72BB6" w:rsidRDefault="00907446" w:rsidP="00AD5C2F">
      <w:pPr>
        <w:pStyle w:val="Heading4"/>
        <w:numPr>
          <w:ilvl w:val="3"/>
          <w:numId w:val="1"/>
        </w:numPr>
        <w:rPr>
          <w:ins w:id="2228" w:author="Sumit Pabbi" w:date="2015-04-10T22:50:00Z"/>
        </w:rPr>
      </w:pPr>
      <w:ins w:id="2229" w:author="Sumit Pabbi" w:date="2015-04-10T22:47:00Z">
        <w:r w:rsidRPr="00C72BB6">
          <w:t>Outbound Call Detail</w:t>
        </w:r>
      </w:ins>
    </w:p>
    <w:p w:rsidR="00907446" w:rsidRPr="00C72BB6" w:rsidRDefault="00907446" w:rsidP="00907446">
      <w:pPr>
        <w:pStyle w:val="ListParagraph"/>
        <w:numPr>
          <w:ilvl w:val="0"/>
          <w:numId w:val="5"/>
        </w:numPr>
        <w:spacing w:line="360" w:lineRule="auto"/>
        <w:rPr>
          <w:ins w:id="2230" w:author="Sumit Pabbi" w:date="2015-04-10T22:50:00Z"/>
          <w:rFonts w:ascii="Arial" w:hAnsi="Arial" w:cs="Arial"/>
        </w:rPr>
      </w:pPr>
      <w:ins w:id="2231" w:author="Sumit Pabbi" w:date="2015-04-10T22:50:00Z">
        <w:r w:rsidRPr="00C72BB6">
          <w:rPr>
            <w:rFonts w:ascii="Arial" w:hAnsi="Arial" w:cs="Arial"/>
          </w:rPr>
          <w:t>This entity contains the call detail records for the OBD calls placed by IVR.</w:t>
        </w:r>
      </w:ins>
    </w:p>
    <w:p w:rsidR="00907446" w:rsidRPr="00C72BB6" w:rsidRDefault="00483EF4" w:rsidP="00907446">
      <w:pPr>
        <w:rPr>
          <w:ins w:id="2232" w:author="Sumit Pabbi" w:date="2015-04-10T22:47:00Z"/>
          <w:rFonts w:ascii="Arial" w:hAnsi="Arial" w:cs="Arial"/>
        </w:rPr>
      </w:pPr>
      <w:ins w:id="2233" w:author="Sumit Pabbi" w:date="2015-04-10T22:47:00Z">
        <w:r>
          <w:rPr>
            <w:rFonts w:ascii="Arial" w:hAnsi="Arial" w:cs="Arial"/>
            <w:noProof/>
            <w:rPrChange w:id="2234">
              <w:rPr>
                <w:noProof/>
              </w:rPr>
            </w:rPrChange>
          </w:rPr>
          <w:drawing>
            <wp:inline distT="0" distB="0" distL="0" distR="0">
              <wp:extent cx="2822575" cy="6249670"/>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22575" cy="6249670"/>
                      </a:xfrm>
                      <a:prstGeom prst="rect">
                        <a:avLst/>
                      </a:prstGeom>
                      <a:noFill/>
                      <a:ln>
                        <a:noFill/>
                      </a:ln>
                    </pic:spPr>
                  </pic:pic>
                </a:graphicData>
              </a:graphic>
            </wp:inline>
          </w:drawing>
        </w:r>
      </w:ins>
    </w:p>
    <w:p w:rsidR="00907446" w:rsidRPr="00C72BB6" w:rsidRDefault="00483EF4" w:rsidP="00907446">
      <w:pPr>
        <w:rPr>
          <w:ins w:id="2235" w:author="Sumit Pabbi" w:date="2015-04-10T22:47:00Z"/>
          <w:rFonts w:ascii="Arial" w:hAnsi="Arial" w:cs="Arial"/>
        </w:rPr>
      </w:pPr>
      <w:ins w:id="2236" w:author="Sumit Pabbi" w:date="2015-04-10T22:47:00Z">
        <w:r>
          <w:rPr>
            <w:rFonts w:ascii="Arial" w:hAnsi="Arial" w:cs="Arial"/>
            <w:noProof/>
            <w:rPrChange w:id="2237">
              <w:rPr>
                <w:noProof/>
              </w:rPr>
            </w:rPrChange>
          </w:rPr>
          <w:drawing>
            <wp:inline distT="0" distB="0" distL="0" distR="0">
              <wp:extent cx="2822575" cy="624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22575" cy="6249670"/>
                      </a:xfrm>
                      <a:prstGeom prst="rect">
                        <a:avLst/>
                      </a:prstGeom>
                      <a:noFill/>
                      <a:ln>
                        <a:noFill/>
                      </a:ln>
                    </pic:spPr>
                  </pic:pic>
                </a:graphicData>
              </a:graphic>
            </wp:inline>
          </w:drawing>
        </w:r>
      </w:ins>
    </w:p>
    <w:p w:rsidR="00907446" w:rsidRPr="00C72BB6" w:rsidRDefault="00907446" w:rsidP="00AD5C2F">
      <w:pPr>
        <w:pStyle w:val="Heading4"/>
        <w:numPr>
          <w:ilvl w:val="3"/>
          <w:numId w:val="1"/>
        </w:numPr>
        <w:rPr>
          <w:ins w:id="2238" w:author="Sumit Pabbi" w:date="2015-04-10T22:50:00Z"/>
        </w:rPr>
      </w:pPr>
      <w:ins w:id="2239" w:author="Sumit Pabbi" w:date="2015-04-10T22:47:00Z">
        <w:r w:rsidRPr="00C72BB6">
          <w:t>Outbound Call Request</w:t>
        </w:r>
      </w:ins>
    </w:p>
    <w:p w:rsidR="00907446" w:rsidRPr="00C72BB6" w:rsidRDefault="00907446" w:rsidP="00907446">
      <w:pPr>
        <w:pStyle w:val="ListParagraph"/>
        <w:numPr>
          <w:ilvl w:val="0"/>
          <w:numId w:val="5"/>
        </w:numPr>
        <w:spacing w:line="360" w:lineRule="auto"/>
        <w:rPr>
          <w:ins w:id="2240" w:author="Sumit Pabbi" w:date="2015-04-10T22:47:00Z"/>
          <w:rFonts w:ascii="Arial" w:hAnsi="Arial" w:cs="Arial"/>
        </w:rPr>
      </w:pPr>
      <w:ins w:id="2241" w:author="Sumit Pabbi" w:date="2015-04-10T22:50:00Z">
        <w:r w:rsidRPr="00C72BB6">
          <w:rPr>
            <w:rFonts w:ascii="Arial" w:hAnsi="Arial" w:cs="Arial"/>
          </w:rPr>
          <w:t>This entity contain</w:t>
        </w:r>
      </w:ins>
      <w:ins w:id="2242" w:author="Sumit Pabbi" w:date="2015-04-10T22:52:00Z">
        <w:r w:rsidRPr="00C72BB6">
          <w:rPr>
            <w:rFonts w:ascii="Arial" w:hAnsi="Arial" w:cs="Arial"/>
          </w:rPr>
          <w:t>s</w:t>
        </w:r>
      </w:ins>
      <w:ins w:id="2243" w:author="Sumit Pabbi" w:date="2015-04-10T22:50:00Z">
        <w:r w:rsidRPr="00C72BB6">
          <w:rPr>
            <w:rFonts w:ascii="Arial" w:hAnsi="Arial" w:cs="Arial"/>
          </w:rPr>
          <w:t xml:space="preserve"> the OBD call definition records, where each record shall have the parameters required by IVR to make calls for OBD message delivery</w:t>
        </w:r>
      </w:ins>
    </w:p>
    <w:p w:rsidR="00907446" w:rsidRPr="00C72BB6" w:rsidRDefault="00483EF4" w:rsidP="00907446">
      <w:pPr>
        <w:rPr>
          <w:ins w:id="2244" w:author="Sumit Pabbi" w:date="2015-04-10T22:47:00Z"/>
          <w:rFonts w:ascii="Arial" w:hAnsi="Arial" w:cs="Arial"/>
        </w:rPr>
      </w:pPr>
      <w:ins w:id="2245" w:author="Sumit Pabbi" w:date="2015-04-10T22:47:00Z">
        <w:r>
          <w:rPr>
            <w:rFonts w:ascii="Arial" w:hAnsi="Arial" w:cs="Arial"/>
            <w:noProof/>
            <w:rPrChange w:id="2246">
              <w:rPr>
                <w:noProof/>
              </w:rPr>
            </w:rPrChange>
          </w:rPr>
          <w:drawing>
            <wp:inline distT="0" distB="0" distL="0" distR="0">
              <wp:extent cx="3083560" cy="4455160"/>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83560" cy="4455160"/>
                      </a:xfrm>
                      <a:prstGeom prst="rect">
                        <a:avLst/>
                      </a:prstGeom>
                      <a:noFill/>
                      <a:ln>
                        <a:noFill/>
                      </a:ln>
                    </pic:spPr>
                  </pic:pic>
                </a:graphicData>
              </a:graphic>
            </wp:inline>
          </w:drawing>
        </w:r>
      </w:ins>
    </w:p>
    <w:p w:rsidR="00907446" w:rsidRPr="00C72BB6" w:rsidRDefault="00483EF4" w:rsidP="00907446">
      <w:pPr>
        <w:rPr>
          <w:ins w:id="2247" w:author="Sumit Pabbi" w:date="2015-04-10T22:47:00Z"/>
          <w:rFonts w:ascii="Arial" w:hAnsi="Arial" w:cs="Arial"/>
        </w:rPr>
      </w:pPr>
      <w:ins w:id="2248" w:author="Sumit Pabbi" w:date="2015-04-10T22:47:00Z">
        <w:r>
          <w:rPr>
            <w:rFonts w:ascii="Arial" w:hAnsi="Arial" w:cs="Arial"/>
            <w:noProof/>
            <w:rPrChange w:id="2249">
              <w:rPr>
                <w:noProof/>
              </w:rPr>
            </w:rPrChange>
          </w:rPr>
          <w:drawing>
            <wp:inline distT="0" distB="0" distL="0" distR="0">
              <wp:extent cx="3083560" cy="445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83560" cy="4455160"/>
                      </a:xfrm>
                      <a:prstGeom prst="rect">
                        <a:avLst/>
                      </a:prstGeom>
                      <a:noFill/>
                      <a:ln>
                        <a:noFill/>
                      </a:ln>
                    </pic:spPr>
                  </pic:pic>
                </a:graphicData>
              </a:graphic>
            </wp:inline>
          </w:drawing>
        </w:r>
      </w:ins>
    </w:p>
    <w:p w:rsidR="00907446" w:rsidRPr="00C72BB6" w:rsidRDefault="00907446" w:rsidP="00907446">
      <w:pPr>
        <w:spacing w:line="360" w:lineRule="auto"/>
        <w:rPr>
          <w:ins w:id="2250" w:author="Sumit Pabbi" w:date="2015-04-10T22:47:00Z"/>
          <w:rFonts w:ascii="Arial" w:hAnsi="Arial" w:cs="Arial"/>
        </w:rPr>
      </w:pPr>
    </w:p>
    <w:p w:rsidR="00907446" w:rsidRPr="00C72BB6" w:rsidRDefault="00907446" w:rsidP="00AD5C2F">
      <w:pPr>
        <w:pStyle w:val="Heading4"/>
        <w:numPr>
          <w:ilvl w:val="3"/>
          <w:numId w:val="1"/>
        </w:numPr>
        <w:rPr>
          <w:ins w:id="2251" w:author="Sumit Pabbi" w:date="2015-04-10T22:49:00Z"/>
        </w:rPr>
      </w:pPr>
      <w:ins w:id="2252" w:author="Sumit Pabbi" w:date="2015-04-10T22:47:00Z">
        <w:r w:rsidRPr="00C72BB6">
          <w:t>Outbound Call Flow</w:t>
        </w:r>
      </w:ins>
    </w:p>
    <w:p w:rsidR="00907446" w:rsidRPr="00C72BB6" w:rsidRDefault="00907446" w:rsidP="00907446">
      <w:pPr>
        <w:pStyle w:val="ListParagraph"/>
        <w:numPr>
          <w:ilvl w:val="0"/>
          <w:numId w:val="5"/>
        </w:numPr>
        <w:spacing w:line="360" w:lineRule="auto"/>
        <w:rPr>
          <w:ins w:id="2253" w:author="Sumit Pabbi" w:date="2015-04-10T22:47:00Z"/>
          <w:rFonts w:ascii="Arial" w:hAnsi="Arial" w:cs="Arial"/>
        </w:rPr>
      </w:pPr>
      <w:ins w:id="2254" w:author="Sumit Pabbi" w:date="2015-04-10T22:49:00Z">
        <w:r w:rsidRPr="00C72BB6">
          <w:rPr>
            <w:rFonts w:ascii="Arial" w:hAnsi="Arial" w:cs="Arial"/>
          </w:rPr>
          <w:t>This entity shall contain status corresponding to the processing of OBD target file and CDR file</w:t>
        </w:r>
      </w:ins>
    </w:p>
    <w:p w:rsidR="00907446" w:rsidRPr="00C72BB6" w:rsidRDefault="00483EF4" w:rsidP="00907446">
      <w:pPr>
        <w:rPr>
          <w:ins w:id="2255" w:author="Sumit Pabbi" w:date="2015-04-10T22:47:00Z"/>
          <w:rFonts w:ascii="Arial" w:hAnsi="Arial" w:cs="Arial"/>
        </w:rPr>
      </w:pPr>
      <w:ins w:id="2256" w:author="Sumit Pabbi" w:date="2015-04-10T22:47:00Z">
        <w:r>
          <w:rPr>
            <w:rFonts w:ascii="Arial" w:hAnsi="Arial" w:cs="Arial"/>
            <w:noProof/>
            <w:rPrChange w:id="2257">
              <w:rPr>
                <w:noProof/>
              </w:rPr>
            </w:rPrChange>
          </w:rPr>
          <w:drawing>
            <wp:inline distT="0" distB="0" distL="0" distR="0">
              <wp:extent cx="2687320" cy="2465070"/>
              <wp:effectExtent l="0" t="0" r="0" b="0"/>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87320" cy="2465070"/>
                      </a:xfrm>
                      <a:prstGeom prst="rect">
                        <a:avLst/>
                      </a:prstGeom>
                      <a:noFill/>
                      <a:ln>
                        <a:noFill/>
                      </a:ln>
                    </pic:spPr>
                  </pic:pic>
                </a:graphicData>
              </a:graphic>
            </wp:inline>
          </w:drawing>
        </w:r>
      </w:ins>
    </w:p>
    <w:p w:rsidR="00907446" w:rsidRPr="00C72BB6" w:rsidRDefault="00483EF4" w:rsidP="00907446">
      <w:pPr>
        <w:rPr>
          <w:ins w:id="2258" w:author="Sumit Pabbi" w:date="2015-04-10T22:47:00Z"/>
          <w:rFonts w:ascii="Arial" w:hAnsi="Arial" w:cs="Arial"/>
        </w:rPr>
      </w:pPr>
      <w:ins w:id="2259" w:author="Sumit Pabbi" w:date="2015-04-10T22:47:00Z">
        <w:r>
          <w:rPr>
            <w:rFonts w:ascii="Arial" w:hAnsi="Arial" w:cs="Arial"/>
            <w:noProof/>
            <w:rPrChange w:id="2260">
              <w:rPr>
                <w:noProof/>
              </w:rPr>
            </w:rPrChange>
          </w:rPr>
          <w:drawing>
            <wp:inline distT="0" distB="0" distL="0" distR="0">
              <wp:extent cx="2687320" cy="2465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87320" cy="2465070"/>
                      </a:xfrm>
                      <a:prstGeom prst="rect">
                        <a:avLst/>
                      </a:prstGeom>
                      <a:noFill/>
                      <a:ln>
                        <a:noFill/>
                      </a:ln>
                    </pic:spPr>
                  </pic:pic>
                </a:graphicData>
              </a:graphic>
            </wp:inline>
          </w:drawing>
        </w:r>
      </w:ins>
    </w:p>
    <w:p w:rsidR="00907446" w:rsidRPr="00C72BB6" w:rsidDel="00907446" w:rsidRDefault="00907446" w:rsidP="00907446">
      <w:pPr>
        <w:rPr>
          <w:del w:id="2261" w:author="Sumit Pabbi" w:date="2015-04-10T22:47:00Z"/>
          <w:rFonts w:ascii="Arial" w:hAnsi="Arial" w:cs="Arial"/>
        </w:rPr>
      </w:pPr>
    </w:p>
    <w:p w:rsidR="00907446" w:rsidRPr="00C72BB6" w:rsidRDefault="00907446">
      <w:pPr>
        <w:rPr>
          <w:ins w:id="2262" w:author="Sumit Pabbi" w:date="2015-04-10T22:50:00Z"/>
          <w:rFonts w:ascii="Arial" w:eastAsia="Times New Roman" w:hAnsi="Arial" w:cs="Arial"/>
          <w:b/>
          <w:bCs/>
          <w:color w:val="4F81BD"/>
          <w:sz w:val="26"/>
          <w:szCs w:val="26"/>
        </w:rPr>
      </w:pPr>
      <w:bookmarkStart w:id="2263" w:name="_Toc413665722"/>
      <w:bookmarkStart w:id="2264" w:name="_Toc413339923"/>
      <w:ins w:id="2265" w:author="Sumit Pabbi" w:date="2015-04-10T22:50:00Z">
        <w:r w:rsidRPr="00C72BB6">
          <w:rPr>
            <w:rFonts w:ascii="Arial" w:hAnsi="Arial" w:cs="Arial"/>
          </w:rPr>
          <w:br w:type="page"/>
        </w:r>
      </w:ins>
    </w:p>
    <w:p w:rsidR="00BD236B" w:rsidRPr="00C72BB6" w:rsidRDefault="008126C9" w:rsidP="00AD5C2F">
      <w:pPr>
        <w:pStyle w:val="Heading2"/>
      </w:pPr>
      <w:bookmarkStart w:id="2266" w:name="_Toc416719487"/>
      <w:r w:rsidRPr="00C72BB6">
        <w:t>Reporting Database Design</w:t>
      </w:r>
      <w:bookmarkEnd w:id="2263"/>
      <w:bookmarkEnd w:id="2264"/>
      <w:bookmarkEnd w:id="2266"/>
    </w:p>
    <w:p w:rsidR="00BD236B" w:rsidRPr="00C72BB6" w:rsidRDefault="008126C9" w:rsidP="00BD236B">
      <w:pPr>
        <w:rPr>
          <w:rFonts w:ascii="Arial" w:hAnsi="Arial" w:cs="Arial"/>
          <w:sz w:val="24"/>
          <w:szCs w:val="24"/>
        </w:rPr>
      </w:pPr>
      <w:r w:rsidRPr="00C72BB6">
        <w:rPr>
          <w:rFonts w:ascii="Arial" w:hAnsi="Arial" w:cs="Arial"/>
          <w:sz w:val="24"/>
          <w:szCs w:val="24"/>
        </w:rPr>
        <w:t>&lt; ER Diagrams&gt;</w:t>
      </w:r>
    </w:p>
    <w:p w:rsidR="00D03D83" w:rsidRPr="00C72BB6" w:rsidRDefault="008126C9">
      <w:pPr>
        <w:rPr>
          <w:rFonts w:ascii="Arial" w:eastAsia="Times New Roman" w:hAnsi="Arial" w:cs="Arial"/>
          <w:b/>
          <w:bCs/>
          <w:color w:val="4F81BD"/>
        </w:rPr>
      </w:pPr>
      <w:r w:rsidRPr="00C72BB6">
        <w:rPr>
          <w:rFonts w:ascii="Arial" w:hAnsi="Arial" w:cs="Arial"/>
        </w:rPr>
        <w:br w:type="page"/>
      </w:r>
    </w:p>
    <w:p w:rsidR="00BD236B" w:rsidRPr="00C72BB6" w:rsidRDefault="008126C9" w:rsidP="00AD5C2F">
      <w:pPr>
        <w:pStyle w:val="Heading2"/>
      </w:pPr>
      <w:bookmarkStart w:id="2267" w:name="_Toc413665723"/>
      <w:bookmarkStart w:id="2268" w:name="_Toc413339924"/>
      <w:bookmarkStart w:id="2269" w:name="_Toc416719488"/>
      <w:r w:rsidRPr="00C72BB6">
        <w:t>Transactional DB to Reporting DB ETL</w:t>
      </w:r>
      <w:bookmarkEnd w:id="2267"/>
      <w:bookmarkEnd w:id="2268"/>
      <w:bookmarkEnd w:id="2269"/>
    </w:p>
    <w:p w:rsidR="00BD236B" w:rsidRPr="00C72BB6" w:rsidRDefault="00BD236B" w:rsidP="006939E0">
      <w:pPr>
        <w:rPr>
          <w:rFonts w:ascii="Arial" w:hAnsi="Arial" w:cs="Arial"/>
          <w:sz w:val="24"/>
          <w:szCs w:val="24"/>
        </w:rPr>
      </w:pPr>
    </w:p>
    <w:p w:rsidR="00E12F48"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F1E71" w:rsidRPr="00C72BB6" w:rsidRDefault="008126C9" w:rsidP="00AD5C2F">
      <w:pPr>
        <w:pStyle w:val="Heading1"/>
      </w:pPr>
      <w:bookmarkStart w:id="2270" w:name="_Ref411256200"/>
      <w:bookmarkStart w:id="2271" w:name="_Toc413665724"/>
      <w:bookmarkStart w:id="2272" w:name="_Toc413339925"/>
      <w:bookmarkStart w:id="2273" w:name="_Toc416719489"/>
      <w:r w:rsidRPr="00C72BB6">
        <w:t>Operations &amp; Maintenance</w:t>
      </w:r>
      <w:bookmarkEnd w:id="2270"/>
      <w:bookmarkEnd w:id="2271"/>
      <w:bookmarkEnd w:id="2272"/>
      <w:bookmarkEnd w:id="2273"/>
    </w:p>
    <w:p w:rsidR="00622634" w:rsidRPr="00C72BB6" w:rsidRDefault="008126C9" w:rsidP="00AD5C2F">
      <w:pPr>
        <w:pStyle w:val="Heading2"/>
      </w:pPr>
      <w:bookmarkStart w:id="2274" w:name="_Ref411261880"/>
      <w:bookmarkStart w:id="2275" w:name="_Toc413665725"/>
      <w:bookmarkStart w:id="2276" w:name="_Toc413339926"/>
      <w:bookmarkStart w:id="2277" w:name="_Toc416719490"/>
      <w:r w:rsidRPr="00C72BB6">
        <w:t>Configuration Management</w:t>
      </w:r>
      <w:bookmarkEnd w:id="2274"/>
      <w:bookmarkEnd w:id="2275"/>
      <w:bookmarkEnd w:id="2276"/>
      <w:bookmarkEnd w:id="2277"/>
    </w:p>
    <w:p w:rsidR="005B77B3" w:rsidRPr="00C72BB6" w:rsidRDefault="008126C9" w:rsidP="005B77B3">
      <w:pPr>
        <w:rPr>
          <w:rFonts w:ascii="Arial" w:hAnsi="Arial" w:cs="Arial"/>
        </w:rPr>
      </w:pPr>
      <w:r w:rsidRPr="00C72BB6">
        <w:rPr>
          <w:rFonts w:ascii="Arial" w:hAnsi="Arial" w:cs="Arial"/>
        </w:rPr>
        <w:t>NMS SW configurable parameters are categorized into:</w:t>
      </w:r>
    </w:p>
    <w:p w:rsidR="005B77B3" w:rsidRPr="00C72BB6" w:rsidRDefault="008126C9" w:rsidP="005B1FD3">
      <w:pPr>
        <w:pStyle w:val="ListParagraph"/>
        <w:numPr>
          <w:ilvl w:val="0"/>
          <w:numId w:val="15"/>
        </w:numPr>
        <w:contextualSpacing w:val="0"/>
        <w:rPr>
          <w:rFonts w:ascii="Arial" w:hAnsi="Arial" w:cs="Arial"/>
        </w:rPr>
      </w:pPr>
      <w:r w:rsidRPr="00C72BB6">
        <w:rPr>
          <w:rFonts w:ascii="Arial" w:hAnsi="Arial" w:cs="Arial"/>
          <w:b/>
        </w:rPr>
        <w:t>System Configuration Parameters</w:t>
      </w:r>
      <w:r w:rsidRPr="00C72BB6">
        <w:rPr>
          <w:rFonts w:ascii="Arial" w:hAnsi="Arial" w:cs="Arial"/>
        </w:rPr>
        <w:t>: These are parameters related to MA, MK, KK SW deployment (e.g. IP addresses, DB configuration, Transport Configuration, etc.)</w:t>
      </w:r>
    </w:p>
    <w:p w:rsidR="005B77B3" w:rsidRPr="00C72BB6" w:rsidRDefault="008126C9" w:rsidP="005B1FD3">
      <w:pPr>
        <w:pStyle w:val="ListParagraph"/>
        <w:numPr>
          <w:ilvl w:val="0"/>
          <w:numId w:val="15"/>
        </w:numPr>
        <w:contextualSpacing w:val="0"/>
        <w:rPr>
          <w:rFonts w:ascii="Arial" w:hAnsi="Arial" w:cs="Arial"/>
        </w:rPr>
      </w:pPr>
      <w:r w:rsidRPr="00C72BB6">
        <w:rPr>
          <w:rFonts w:ascii="Arial" w:hAnsi="Arial" w:cs="Arial"/>
          <w:b/>
        </w:rPr>
        <w:t>Service Configuration Parameters</w:t>
      </w:r>
      <w:r w:rsidRPr="00C72BB6">
        <w:rPr>
          <w:rFonts w:ascii="Arial" w:hAnsi="Arial" w:cs="Arial"/>
        </w:rPr>
        <w:t>: These are parameters related to the MA, MK, KK service business logic.</w:t>
      </w:r>
    </w:p>
    <w:p w:rsidR="008B120B" w:rsidRPr="00C72BB6" w:rsidRDefault="008126C9" w:rsidP="00AD5C2F">
      <w:pPr>
        <w:pStyle w:val="Heading3"/>
      </w:pPr>
      <w:bookmarkStart w:id="2278" w:name="_Toc416719491"/>
      <w:r w:rsidRPr="00C72BB6">
        <w:t>System Configuration Parameters</w:t>
      </w:r>
      <w:bookmarkEnd w:id="2278"/>
    </w:p>
    <w:p w:rsidR="008A209B" w:rsidRPr="00C72BB6" w:rsidRDefault="008126C9" w:rsidP="00AD5C2F">
      <w:pPr>
        <w:pStyle w:val="Heading4"/>
        <w:numPr>
          <w:ilvl w:val="3"/>
          <w:numId w:val="1"/>
        </w:numPr>
      </w:pPr>
      <w:r w:rsidRPr="00C72BB6">
        <w:t>Requirements</w:t>
      </w:r>
    </w:p>
    <w:p w:rsidR="008A209B" w:rsidRPr="00C72BB6" w:rsidRDefault="008126C9" w:rsidP="008A209B">
      <w:pPr>
        <w:spacing w:line="360" w:lineRule="auto"/>
        <w:rPr>
          <w:rFonts w:ascii="Arial" w:hAnsi="Arial" w:cs="Arial"/>
        </w:rPr>
      </w:pPr>
      <w:r w:rsidRPr="00C72BB6">
        <w:rPr>
          <w:rFonts w:ascii="Arial" w:hAnsi="Arial" w:cs="Arial"/>
        </w:rPr>
        <w:t>NMS must support configuration of System Level Parameter for NMS services. Following are the design requirements for system level configuration:</w:t>
      </w:r>
    </w:p>
    <w:p w:rsidR="008A209B"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NMS shall store system level configuration parameters in configuration files.</w:t>
      </w:r>
    </w:p>
    <w:p w:rsidR="008A209B" w:rsidRPr="00C72BB6" w:rsidRDefault="008126C9" w:rsidP="00AD5C2F">
      <w:pPr>
        <w:pStyle w:val="Heading4"/>
        <w:numPr>
          <w:ilvl w:val="3"/>
          <w:numId w:val="1"/>
        </w:numPr>
      </w:pPr>
      <w:r w:rsidRPr="00C72BB6">
        <w:t>Design Approach</w:t>
      </w:r>
    </w:p>
    <w:p w:rsidR="008A209B" w:rsidRPr="00C72BB6" w:rsidRDefault="008126C9" w:rsidP="00AD5C2F">
      <w:pPr>
        <w:pStyle w:val="Heading5"/>
        <w:numPr>
          <w:ilvl w:val="4"/>
          <w:numId w:val="1"/>
        </w:numPr>
      </w:pPr>
      <w:r w:rsidRPr="00C72BB6">
        <w:t>Using MOTECH Configuration System</w:t>
      </w:r>
    </w:p>
    <w:p w:rsidR="008A209B"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MOTECH Platform Configuration System provides support for System Configuration, Bootstrap Configuration and Module Specific configuration using configuration source as File (as well as UI).</w:t>
      </w:r>
    </w:p>
    <w:p w:rsidR="008A209B"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MA, MK, Kilkari shall each have configuration parameters in property files, which shall be placed in the location from where these are loaded by MOTECH Platform Configuration System.</w:t>
      </w:r>
    </w:p>
    <w:p w:rsidR="00F53A46"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MA, MK, Kilkari shall fetch these parameters values from the respective property files whenever required.</w:t>
      </w:r>
    </w:p>
    <w:p w:rsidR="008A209B" w:rsidRPr="00C72BB6" w:rsidRDefault="008A209B" w:rsidP="00D31880">
      <w:pPr>
        <w:pStyle w:val="ListParagraph"/>
        <w:numPr>
          <w:ilvl w:val="0"/>
          <w:numId w:val="5"/>
        </w:numPr>
        <w:spacing w:line="360" w:lineRule="auto"/>
        <w:rPr>
          <w:rFonts w:ascii="Arial" w:hAnsi="Arial" w:cs="Arial"/>
        </w:rPr>
      </w:pPr>
    </w:p>
    <w:p w:rsidR="00C76AD9" w:rsidRPr="00C72BB6" w:rsidRDefault="008126C9" w:rsidP="00AD5C2F">
      <w:pPr>
        <w:pStyle w:val="Heading4"/>
      </w:pPr>
      <w:r w:rsidRPr="00C72BB6">
        <w:t>Mobile Academy Configuration Parameters</w:t>
      </w:r>
    </w:p>
    <w:tbl>
      <w:tblPr>
        <w:tblStyle w:val="LightList-Accent11"/>
        <w:tblW w:w="9738" w:type="dxa"/>
        <w:tblLayout w:type="fixed"/>
        <w:tblLook w:val="04A0" w:firstRow="1" w:lastRow="0" w:firstColumn="1" w:lastColumn="0" w:noHBand="0" w:noVBand="1"/>
      </w:tblPr>
      <w:tblGrid>
        <w:gridCol w:w="2768"/>
        <w:gridCol w:w="1029"/>
        <w:gridCol w:w="1081"/>
        <w:gridCol w:w="1260"/>
        <w:gridCol w:w="3600"/>
      </w:tblGrid>
      <w:tr w:rsidR="00242CC7" w:rsidRPr="00C72BB6" w:rsidTr="00CB58E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NAME</w:t>
            </w:r>
          </w:p>
        </w:tc>
        <w:tc>
          <w:tcPr>
            <w:tcW w:w="1029"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TYPE</w:t>
            </w:r>
          </w:p>
        </w:tc>
        <w:tc>
          <w:tcPr>
            <w:tcW w:w="1081"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RANGE</w:t>
            </w:r>
          </w:p>
        </w:tc>
        <w:tc>
          <w:tcPr>
            <w:tcW w:w="126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DEFAULT  VALUE</w:t>
            </w:r>
          </w:p>
        </w:tc>
        <w:tc>
          <w:tcPr>
            <w:tcW w:w="360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DESCRIPTION</w:t>
            </w:r>
          </w:p>
        </w:tc>
      </w:tr>
      <w:tr w:rsidR="00242CC7" w:rsidRPr="00C72BB6" w:rsidTr="00CB58E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NMS_ONLINE_API_HTTP_TIMEOUT_MILLIS</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1000</w:t>
            </w: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Timeout in milliseconds for Online category APIs on NMS-IVR interface</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(Online APIs: APIS invoked during calls)</w:t>
            </w:r>
          </w:p>
        </w:tc>
      </w:tr>
      <w:tr w:rsidR="00242CC7" w:rsidRPr="00C72BB6" w:rsidTr="00CB58EC">
        <w:trPr>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NMS_OFFLINE_API_INITIAL_INTERVAL_MILLIS</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5000</w:t>
            </w: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Timeout in milliseconds for first retry in case of http timeout for Offline APIs.</w:t>
            </w:r>
          </w:p>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(Offline APIs: APIs invoked after call completion)</w:t>
            </w:r>
          </w:p>
        </w:tc>
      </w:tr>
      <w:tr w:rsidR="00242CC7" w:rsidRPr="00C72BB6" w:rsidTr="00CB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NMS_OFFLINE_API_MAX_RETRIES</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3</w:t>
            </w: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Maximum number of retry attempts</w:t>
            </w:r>
          </w:p>
        </w:tc>
      </w:tr>
      <w:tr w:rsidR="00242CC7" w:rsidRPr="00C72BB6" w:rsidTr="00CB58EC">
        <w:trPr>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NMS_OFFLINE_API_RETRY_MULTIPLIER</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2</w:t>
            </w: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Value to be multiplied with previous retry timeout.</w:t>
            </w:r>
          </w:p>
        </w:tc>
      </w:tr>
    </w:tbl>
    <w:p w:rsidR="00AA1F52" w:rsidRPr="00C72BB6" w:rsidRDefault="00AA1F52" w:rsidP="00AA1F52">
      <w:pPr>
        <w:rPr>
          <w:rFonts w:ascii="Arial" w:hAnsi="Arial" w:cs="Arial"/>
        </w:rPr>
      </w:pPr>
    </w:p>
    <w:p w:rsidR="00C76AD9" w:rsidRPr="00C72BB6" w:rsidRDefault="008126C9" w:rsidP="00AD5C2F">
      <w:pPr>
        <w:pStyle w:val="Heading4"/>
      </w:pPr>
      <w:r w:rsidRPr="00C72BB6">
        <w:t>Mobile Kunji Configuration Parameters</w:t>
      </w:r>
    </w:p>
    <w:tbl>
      <w:tblPr>
        <w:tblStyle w:val="LightList-Accent11"/>
        <w:tblW w:w="9738" w:type="dxa"/>
        <w:tblLayout w:type="fixed"/>
        <w:tblLook w:val="04A0" w:firstRow="1" w:lastRow="0" w:firstColumn="1" w:lastColumn="0" w:noHBand="0" w:noVBand="1"/>
      </w:tblPr>
      <w:tblGrid>
        <w:gridCol w:w="2768"/>
        <w:gridCol w:w="1029"/>
        <w:gridCol w:w="1081"/>
        <w:gridCol w:w="1260"/>
        <w:gridCol w:w="3600"/>
      </w:tblGrid>
      <w:tr w:rsidR="00AA1F52" w:rsidRPr="00C72BB6" w:rsidTr="00FD2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NAME</w:t>
            </w:r>
          </w:p>
        </w:tc>
        <w:tc>
          <w:tcPr>
            <w:tcW w:w="1029"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TYPE</w:t>
            </w:r>
          </w:p>
        </w:tc>
        <w:tc>
          <w:tcPr>
            <w:tcW w:w="1081"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RANGE</w:t>
            </w:r>
          </w:p>
        </w:tc>
        <w:tc>
          <w:tcPr>
            <w:tcW w:w="126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DEFAULT  VALUE</w:t>
            </w:r>
          </w:p>
        </w:tc>
        <w:tc>
          <w:tcPr>
            <w:tcW w:w="360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DESCRIPTION</w:t>
            </w:r>
          </w:p>
        </w:tc>
      </w:tr>
      <w:tr w:rsidR="00AA1F52" w:rsidRPr="00C72BB6" w:rsidTr="00FD2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NMS_ONLINE_API_HTTP_TIMEOUT_MILLIS</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1000</w:t>
            </w: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Timeout in milliseconds for Online category APIs on NMS-IVR interface</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(Online APIs: APIS invoked during calls)</w:t>
            </w:r>
          </w:p>
        </w:tc>
      </w:tr>
      <w:tr w:rsidR="00AA1F52" w:rsidRPr="00C72BB6" w:rsidTr="00FD2A13">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NMS_OFFLINE_API_INITIAL_INTERVAL_MILLIS</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5000</w:t>
            </w: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Timeout in milliseconds for first retry in case of http timeout for Offline APIs.</w:t>
            </w:r>
          </w:p>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(Offline APIs: APIs invoked after call completion)</w:t>
            </w:r>
          </w:p>
        </w:tc>
      </w:tr>
      <w:tr w:rsidR="00AA1F52" w:rsidRPr="00C72BB6" w:rsidTr="00FD2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NMS_OFFLINE_API_MAX_RETRIES</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3</w:t>
            </w: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Maximum number of retry attempts</w:t>
            </w:r>
          </w:p>
        </w:tc>
      </w:tr>
      <w:tr w:rsidR="00AA1F52" w:rsidRPr="00C72BB6" w:rsidTr="00FD2A13">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NMS_OFFLINE_API_RETRY_MULTIPLIER</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2</w:t>
            </w: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Value to be multiplied with previous retry timeout.</w:t>
            </w:r>
          </w:p>
        </w:tc>
      </w:tr>
    </w:tbl>
    <w:p w:rsidR="00AA1F52" w:rsidRPr="00C72BB6" w:rsidRDefault="00AA1F52" w:rsidP="00AA1F52">
      <w:pPr>
        <w:rPr>
          <w:rFonts w:ascii="Arial" w:hAnsi="Arial" w:cs="Arial"/>
        </w:rPr>
      </w:pPr>
    </w:p>
    <w:p w:rsidR="00C76AD9" w:rsidRPr="00C72BB6" w:rsidRDefault="008126C9" w:rsidP="00AD5C2F">
      <w:pPr>
        <w:pStyle w:val="Heading4"/>
      </w:pPr>
      <w:bookmarkStart w:id="2279" w:name="_Ref415051020"/>
      <w:r w:rsidRPr="00C72BB6">
        <w:t>Kilkari</w:t>
      </w:r>
      <w:ins w:id="2280" w:author="Sumit Pabbi" w:date="2015-04-10T22:55:00Z">
        <w:r w:rsidR="00907446" w:rsidRPr="00C72BB6">
          <w:t>Obd</w:t>
        </w:r>
      </w:ins>
      <w:r w:rsidRPr="00C72BB6">
        <w:t xml:space="preserve"> Configuration Parameters</w:t>
      </w:r>
      <w:bookmarkEnd w:id="2279"/>
    </w:p>
    <w:tbl>
      <w:tblPr>
        <w:tblStyle w:val="LightList-Accent11"/>
        <w:tblW w:w="9738" w:type="dxa"/>
        <w:tblLayout w:type="fixed"/>
        <w:tblLook w:val="04A0" w:firstRow="1" w:lastRow="0" w:firstColumn="1" w:lastColumn="0" w:noHBand="0" w:noVBand="1"/>
      </w:tblPr>
      <w:tblGrid>
        <w:gridCol w:w="2768"/>
        <w:gridCol w:w="1029"/>
        <w:gridCol w:w="1081"/>
        <w:gridCol w:w="1260"/>
        <w:gridCol w:w="3600"/>
      </w:tblGrid>
      <w:tr w:rsidR="00AA1F52" w:rsidRPr="00C72BB6" w:rsidTr="001D7DD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NAME</w:t>
            </w:r>
          </w:p>
        </w:tc>
        <w:tc>
          <w:tcPr>
            <w:tcW w:w="1029"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TYPE</w:t>
            </w:r>
          </w:p>
        </w:tc>
        <w:tc>
          <w:tcPr>
            <w:tcW w:w="1081"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RANGE</w:t>
            </w:r>
          </w:p>
        </w:tc>
        <w:tc>
          <w:tcPr>
            <w:tcW w:w="126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DEFAULT  VALUE</w:t>
            </w:r>
          </w:p>
        </w:tc>
        <w:tc>
          <w:tcPr>
            <w:tcW w:w="360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DESCRIPTION</w:t>
            </w:r>
          </w:p>
        </w:tc>
      </w:tr>
      <w:tr w:rsidR="00AA1F52" w:rsidRPr="00C72BB6" w:rsidTr="001D7DD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NMS_ONLINE_API_HTTP_TIMEOUT_MILLIS</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1000</w:t>
            </w: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Timeout in milliseconds for Online category APIs on NMS-IVR interface</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(Online APIs: APIS invoked during calls)</w:t>
            </w:r>
          </w:p>
        </w:tc>
      </w:tr>
      <w:tr w:rsidR="00AA1F52" w:rsidRPr="00C72BB6" w:rsidTr="001D7DD3">
        <w:trPr>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NMS_OFFLINE_API_INITIAL_INTERVAL_MILLIS</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5000</w:t>
            </w: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Timeout in milliseconds for first retry in case of http timeout for Offline APIs.</w:t>
            </w:r>
          </w:p>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(Offline APIs: APIs invoked after call completion)</w:t>
            </w:r>
          </w:p>
        </w:tc>
      </w:tr>
      <w:tr w:rsidR="00AA1F52" w:rsidRPr="00C72BB6" w:rsidTr="001D7DD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NMS_OFFLINE_API_MAX_RETRIES</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3</w:t>
            </w: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Maximum number of retry attempts</w:t>
            </w:r>
          </w:p>
        </w:tc>
      </w:tr>
      <w:tr w:rsidR="00AA1F52" w:rsidRPr="00C72BB6" w:rsidTr="001D7DD3">
        <w:trPr>
          <w:trHeight w:val="2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NMS_OFFLINE_API_RETRY_MULTIPLIER</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2</w:t>
            </w: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Value to be multiplied with previous retry timeout.</w:t>
            </w:r>
          </w:p>
        </w:tc>
      </w:tr>
      <w:tr w:rsidR="00760E6B" w:rsidRPr="00C72BB6" w:rsidTr="00BC6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NMS_OBD_FILES_SERVER_IP</w:t>
            </w:r>
          </w:p>
        </w:tc>
        <w:tc>
          <w:tcPr>
            <w:tcW w:w="1029"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String</w:t>
            </w:r>
          </w:p>
        </w:tc>
        <w:tc>
          <w:tcPr>
            <w:tcW w:w="108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360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IP of the server where OBD target and CDR files shall reside.</w:t>
            </w:r>
          </w:p>
        </w:tc>
      </w:tr>
      <w:tr w:rsidR="00760E6B" w:rsidRPr="00C72BB6" w:rsidTr="00BC686E">
        <w:tc>
          <w:tcPr>
            <w:cnfStyle w:val="001000000000" w:firstRow="0" w:lastRow="0" w:firstColumn="1" w:lastColumn="0" w:oddVBand="0" w:evenVBand="0" w:oddHBand="0" w:evenHBand="0" w:firstRowFirstColumn="0" w:firstRowLastColumn="0" w:lastRowFirstColumn="0" w:lastRowLastColumn="0"/>
            <w:tcW w:w="2768" w:type="dxa"/>
          </w:tcPr>
          <w:p w:rsidR="008126C9" w:rsidRPr="00C72BB6" w:rsidRDefault="008126C9" w:rsidP="001829E3">
            <w:pPr>
              <w:rPr>
                <w:rFonts w:cs="Arial"/>
              </w:rPr>
            </w:pPr>
            <w:r w:rsidRPr="00C72BB6">
              <w:rPr>
                <w:rFonts w:cs="Arial"/>
              </w:rPr>
              <w:t>NMS_OBD_FILES_PATH</w:t>
            </w:r>
          </w:p>
        </w:tc>
        <w:tc>
          <w:tcPr>
            <w:tcW w:w="1029"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String</w:t>
            </w:r>
          </w:p>
        </w:tc>
        <w:tc>
          <w:tcPr>
            <w:tcW w:w="108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360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Path of the OBD target and CDR files.</w:t>
            </w:r>
          </w:p>
        </w:tc>
      </w:tr>
    </w:tbl>
    <w:p w:rsidR="008B120B" w:rsidRPr="00C72BB6" w:rsidRDefault="008126C9" w:rsidP="0047443B">
      <w:pPr>
        <w:pStyle w:val="Heading3"/>
      </w:pPr>
      <w:bookmarkStart w:id="2281" w:name="_Toc416719492"/>
      <w:r w:rsidRPr="00C72BB6">
        <w:t>Service Configuration Parameters</w:t>
      </w:r>
      <w:bookmarkEnd w:id="2281"/>
    </w:p>
    <w:p w:rsidR="00070439" w:rsidRPr="00C72BB6" w:rsidRDefault="008126C9" w:rsidP="00AD5C2F">
      <w:pPr>
        <w:pStyle w:val="Heading4"/>
      </w:pPr>
      <w:r w:rsidRPr="00C72BB6">
        <w:t>Requirements</w:t>
      </w:r>
    </w:p>
    <w:p w:rsidR="00070439" w:rsidRPr="00C72BB6" w:rsidRDefault="008126C9" w:rsidP="003D485F">
      <w:pPr>
        <w:spacing w:line="360" w:lineRule="auto"/>
        <w:rPr>
          <w:rFonts w:ascii="Arial" w:hAnsi="Arial" w:cs="Arial"/>
        </w:rPr>
      </w:pPr>
      <w:r w:rsidRPr="00C72BB6">
        <w:rPr>
          <w:rFonts w:ascii="Arial" w:hAnsi="Arial" w:cs="Arial"/>
        </w:rPr>
        <w:t>NMS must support configuration of Business Logic Related parameters for NMS services. Following are the design requirements for service level configuration:</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NMS shall provide UI interface to Administrators / Support Staff for viewing, modifying configuration parameter values.</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Default values for service configuration parameters shall not be hardcoded.</w:t>
      </w:r>
    </w:p>
    <w:p w:rsidR="0055695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Updated service configuration parameter values must be made available to all MA, MK, and KK service nodes.</w:t>
      </w:r>
    </w:p>
    <w:p w:rsidR="00070439" w:rsidRPr="00C72BB6" w:rsidRDefault="008126C9" w:rsidP="00AD5C2F">
      <w:pPr>
        <w:pStyle w:val="Heading4"/>
      </w:pPr>
      <w:r w:rsidRPr="00C72BB6">
        <w:t>Design Approach</w:t>
      </w:r>
    </w:p>
    <w:p w:rsidR="00070439" w:rsidRPr="00C72BB6" w:rsidRDefault="008126C9" w:rsidP="00AD5C2F">
      <w:pPr>
        <w:pStyle w:val="Heading5"/>
      </w:pPr>
      <w:r w:rsidRPr="00C72BB6">
        <w:t>Using MOTECH Platform MDS DB Editor UI</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Each NMS Service Module shall define MDS entities for storing its service configuration.</w:t>
      </w:r>
    </w:p>
    <w:p w:rsidR="005971A9" w:rsidRPr="00C72BB6" w:rsidRDefault="008126C9" w:rsidP="005971A9">
      <w:pPr>
        <w:pStyle w:val="ListParagraph"/>
        <w:numPr>
          <w:ilvl w:val="1"/>
          <w:numId w:val="5"/>
        </w:numPr>
        <w:spacing w:line="360" w:lineRule="auto"/>
        <w:rPr>
          <w:rFonts w:ascii="Arial" w:hAnsi="Arial" w:cs="Arial"/>
        </w:rPr>
      </w:pPr>
      <w:r w:rsidRPr="00C72BB6">
        <w:rPr>
          <w:rFonts w:ascii="Arial" w:hAnsi="Arial" w:cs="Arial"/>
        </w:rPr>
        <w:t>The allowed parameter values (format and range i.e. max &amp; min) shall be specified using annotations.</w:t>
      </w:r>
    </w:p>
    <w:p w:rsidR="005971A9" w:rsidRPr="00C72BB6" w:rsidRDefault="008126C9" w:rsidP="005971A9">
      <w:pPr>
        <w:pStyle w:val="ListParagraph"/>
        <w:numPr>
          <w:ilvl w:val="1"/>
          <w:numId w:val="5"/>
        </w:numPr>
        <w:spacing w:line="360" w:lineRule="auto"/>
        <w:rPr>
          <w:rFonts w:ascii="Arial" w:hAnsi="Arial" w:cs="Arial"/>
        </w:rPr>
      </w:pPr>
      <w:r w:rsidRPr="00C72BB6">
        <w:rPr>
          <w:rFonts w:ascii="Arial" w:hAnsi="Arial" w:cs="Arial"/>
        </w:rPr>
        <w:t>There shall be a field named "index" in these entities having a unique constraint and the only allowed value as 1. This shall ensure that no more than one row is created in this table.</w:t>
      </w:r>
    </w:p>
    <w:p w:rsidR="00070439"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 xml:space="preserve">Default Service Configuration parameter values shall be populated in the database by MA, MK, Kilkari modules (via init methods / constructors) after startup (in case the values are not present in database)NMS Administrators / Support Staff shall use MDS Web UI Interface to view, update the parameter values. </w:t>
      </w:r>
    </w:p>
    <w:p w:rsidR="00515546" w:rsidRPr="00C72BB6" w:rsidRDefault="008126C9" w:rsidP="00D31880">
      <w:pPr>
        <w:pStyle w:val="ListParagraph"/>
        <w:numPr>
          <w:ilvl w:val="0"/>
          <w:numId w:val="5"/>
        </w:numPr>
        <w:spacing w:line="360" w:lineRule="auto"/>
        <w:rPr>
          <w:rFonts w:ascii="Arial" w:hAnsi="Arial" w:cs="Arial"/>
        </w:rPr>
      </w:pPr>
      <w:r w:rsidRPr="00C72BB6">
        <w:rPr>
          <w:rFonts w:ascii="Arial" w:hAnsi="Arial" w:cs="Arial"/>
        </w:rPr>
        <w:t>NMS Application (MA, MK, Kilkari) shall read these config params from DB whenever required.</w:t>
      </w:r>
    </w:p>
    <w:p w:rsidR="00242CC7" w:rsidRPr="00C72BB6" w:rsidRDefault="00242CC7">
      <w:pPr>
        <w:spacing w:line="360" w:lineRule="auto"/>
        <w:ind w:left="360"/>
        <w:rPr>
          <w:rFonts w:ascii="Arial" w:hAnsi="Arial" w:cs="Arial"/>
        </w:rPr>
      </w:pPr>
    </w:p>
    <w:p w:rsidR="00EA5F5C" w:rsidRPr="00C72BB6" w:rsidRDefault="008126C9" w:rsidP="00AD5C2F">
      <w:pPr>
        <w:pStyle w:val="Heading4"/>
      </w:pPr>
      <w:r w:rsidRPr="00C72BB6">
        <w:t>Service Configuration Parameters</w:t>
      </w:r>
    </w:p>
    <w:p w:rsidR="00242CC7" w:rsidRPr="00C72BB6" w:rsidRDefault="008126C9" w:rsidP="00AD5C2F">
      <w:pPr>
        <w:pStyle w:val="Heading5"/>
        <w:numPr>
          <w:ilvl w:val="4"/>
          <w:numId w:val="1"/>
        </w:numPr>
      </w:pPr>
      <w:bookmarkStart w:id="2282" w:name="_Ref415045507"/>
      <w:r w:rsidRPr="00C72BB6">
        <w:t>Mobile Academy Service configuration Parameters</w:t>
      </w:r>
      <w:bookmarkEnd w:id="2282"/>
    </w:p>
    <w:tbl>
      <w:tblPr>
        <w:tblStyle w:val="LightList-Accent11"/>
        <w:tblW w:w="10353" w:type="dxa"/>
        <w:tblLook w:val="04A0" w:firstRow="1" w:lastRow="0" w:firstColumn="1" w:lastColumn="0" w:noHBand="0" w:noVBand="1"/>
      </w:tblPr>
      <w:tblGrid>
        <w:gridCol w:w="4727"/>
        <w:gridCol w:w="1321"/>
        <w:gridCol w:w="1260"/>
        <w:gridCol w:w="3045"/>
      </w:tblGrid>
      <w:tr w:rsidR="00242CC7" w:rsidRPr="00C72BB6" w:rsidTr="00FD2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NAME</w:t>
            </w:r>
          </w:p>
        </w:tc>
        <w:tc>
          <w:tcPr>
            <w:tcW w:w="1321"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TYPE</w:t>
            </w:r>
          </w:p>
        </w:tc>
        <w:tc>
          <w:tcPr>
            <w:tcW w:w="1260"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DEFAULT  VALUE</w:t>
            </w:r>
          </w:p>
        </w:tc>
        <w:tc>
          <w:tcPr>
            <w:tcW w:w="3045"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242CC7" w:rsidRPr="00C72BB6" w:rsidTr="00FD2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NMS_MA_CAPPING_TYPE</w:t>
            </w:r>
          </w:p>
        </w:tc>
        <w:tc>
          <w:tcPr>
            <w:tcW w:w="132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0</w:t>
            </w:r>
          </w:p>
        </w:tc>
        <w:tc>
          <w:tcPr>
            <w:tcW w:w="3045"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0-No capping</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1-National Capping</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2-State wise capping</w:t>
            </w:r>
          </w:p>
        </w:tc>
      </w:tr>
      <w:tr w:rsidR="00242CC7" w:rsidRPr="00C72BB6" w:rsidTr="00FD2A13">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NMS_MA_NATIONAL_CAP_VALUE</w:t>
            </w:r>
          </w:p>
        </w:tc>
        <w:tc>
          <w:tcPr>
            <w:tcW w:w="132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NO DEFAULT</w:t>
            </w:r>
          </w:p>
        </w:tc>
        <w:tc>
          <w:tcPr>
            <w:tcW w:w="3045"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Value of national cap on MA monthly talk-time (in-pulses)</w:t>
            </w:r>
          </w:p>
        </w:tc>
      </w:tr>
      <w:tr w:rsidR="00242CC7" w:rsidRPr="00C72BB6" w:rsidTr="00FD2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NMS_MA_MAX_END_OF_USAGE_MESSAGE</w:t>
            </w:r>
          </w:p>
        </w:tc>
        <w:tc>
          <w:tcPr>
            <w:tcW w:w="132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2</w:t>
            </w:r>
          </w:p>
        </w:tc>
        <w:tc>
          <w:tcPr>
            <w:tcW w:w="3045"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Maximum no. of times end of usage message can be played to the user on usage unavailability. After the expiry of this value, call will be simply dropped.</w:t>
            </w:r>
          </w:p>
        </w:tc>
      </w:tr>
      <w:tr w:rsidR="00242CC7" w:rsidRPr="00C72BB6" w:rsidTr="00FD2A13">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NMS_MA_COURSE_QUALIFYING_SCORE</w:t>
            </w:r>
          </w:p>
        </w:tc>
        <w:tc>
          <w:tcPr>
            <w:tcW w:w="132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22</w:t>
            </w:r>
          </w:p>
        </w:tc>
        <w:tc>
          <w:tcPr>
            <w:tcW w:w="3045"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Minimum score a user should achieve in order to qualify the MA course.</w:t>
            </w:r>
          </w:p>
        </w:tc>
      </w:tr>
      <w:tr w:rsidR="00242CC7" w:rsidRPr="00C72BB6" w:rsidTr="00FD2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NMS_MA_DEFAULT_LANGUAGE_LOCATION_CODE</w:t>
            </w:r>
          </w:p>
        </w:tc>
        <w:tc>
          <w:tcPr>
            <w:tcW w:w="1321"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260"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NO DEFAULT</w:t>
            </w:r>
          </w:p>
        </w:tc>
        <w:tc>
          <w:tcPr>
            <w:tcW w:w="3045"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Default languageLocationCode value in case circle for a user could not be determined.</w:t>
            </w:r>
          </w:p>
        </w:tc>
      </w:tr>
      <w:tr w:rsidR="00242CC7" w:rsidRPr="00C72BB6" w:rsidTr="00FD2A13">
        <w:tc>
          <w:tcPr>
            <w:cnfStyle w:val="001000000000" w:firstRow="0" w:lastRow="0" w:firstColumn="1" w:lastColumn="0" w:oddVBand="0" w:evenVBand="0" w:oddHBand="0" w:evenHBand="0" w:firstRowFirstColumn="0" w:firstRowLastColumn="0" w:lastRowFirstColumn="0" w:lastRowLastColumn="0"/>
            <w:tcW w:w="4727" w:type="dxa"/>
          </w:tcPr>
          <w:p w:rsidR="008126C9" w:rsidRPr="00C72BB6" w:rsidRDefault="008126C9" w:rsidP="001829E3">
            <w:pPr>
              <w:rPr>
                <w:rFonts w:cs="Arial"/>
              </w:rPr>
            </w:pPr>
            <w:r w:rsidRPr="00C72BB6">
              <w:rPr>
                <w:rFonts w:cs="Arial"/>
              </w:rPr>
              <w:t>NMS_MA_SMS_SENDER_ADDRESS</w:t>
            </w:r>
          </w:p>
        </w:tc>
        <w:tc>
          <w:tcPr>
            <w:tcW w:w="1321"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String</w:t>
            </w:r>
          </w:p>
        </w:tc>
        <w:tc>
          <w:tcPr>
            <w:tcW w:w="1260"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NO DEFAULT</w:t>
            </w:r>
          </w:p>
        </w:tc>
        <w:tc>
          <w:tcPr>
            <w:tcW w:w="3045"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Address to be populated in from field of SMS which will be sent on successful completion of course.</w:t>
            </w:r>
          </w:p>
        </w:tc>
      </w:tr>
    </w:tbl>
    <w:p w:rsidR="00BC012F" w:rsidRPr="00C72BB6" w:rsidRDefault="008126C9" w:rsidP="008C7E28">
      <w:pPr>
        <w:pStyle w:val="Heading5"/>
        <w:numPr>
          <w:ilvl w:val="4"/>
          <w:numId w:val="1"/>
        </w:numPr>
      </w:pPr>
      <w:bookmarkStart w:id="2283" w:name="_Ref413928568"/>
      <w:r w:rsidRPr="00C72BB6">
        <w:t>Mobile Kunji Service Configurable Parameters</w:t>
      </w:r>
      <w:bookmarkEnd w:id="2283"/>
    </w:p>
    <w:tbl>
      <w:tblPr>
        <w:tblStyle w:val="LightList-Accent11"/>
        <w:tblW w:w="10080" w:type="dxa"/>
        <w:tblLook w:val="04A0" w:firstRow="1" w:lastRow="0" w:firstColumn="1" w:lastColumn="0" w:noHBand="0" w:noVBand="1"/>
      </w:tblPr>
      <w:tblGrid>
        <w:gridCol w:w="3744"/>
        <w:gridCol w:w="162"/>
        <w:gridCol w:w="846"/>
        <w:gridCol w:w="128"/>
        <w:gridCol w:w="1168"/>
        <w:gridCol w:w="57"/>
        <w:gridCol w:w="1239"/>
        <w:gridCol w:w="28"/>
        <w:gridCol w:w="2708"/>
      </w:tblGrid>
      <w:tr w:rsidR="007B5E42" w:rsidRPr="00C72BB6" w:rsidTr="00FD2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1829E3">
            <w:pPr>
              <w:rPr>
                <w:rFonts w:cs="Arial"/>
              </w:rPr>
            </w:pPr>
            <w:r w:rsidRPr="00C72BB6">
              <w:rPr>
                <w:rFonts w:cs="Arial"/>
              </w:rPr>
              <w:t>NAME</w:t>
            </w:r>
          </w:p>
        </w:tc>
        <w:tc>
          <w:tcPr>
            <w:tcW w:w="1008" w:type="dxa"/>
            <w:gridSpan w:val="2"/>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TYPE</w:t>
            </w:r>
          </w:p>
        </w:tc>
        <w:tc>
          <w:tcPr>
            <w:tcW w:w="1296" w:type="dxa"/>
            <w:gridSpan w:val="2"/>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RANGE</w:t>
            </w:r>
          </w:p>
        </w:tc>
        <w:tc>
          <w:tcPr>
            <w:tcW w:w="1296" w:type="dxa"/>
            <w:gridSpan w:val="2"/>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DEFAULT  VALUE</w:t>
            </w:r>
          </w:p>
        </w:tc>
        <w:tc>
          <w:tcPr>
            <w:tcW w:w="2736" w:type="dxa"/>
            <w:gridSpan w:val="2"/>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DESCRIPTION</w:t>
            </w:r>
          </w:p>
        </w:tc>
      </w:tr>
      <w:tr w:rsidR="00080DCE" w:rsidRPr="00C72BB6" w:rsidTr="00080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gridSpan w:val="2"/>
          </w:tcPr>
          <w:p w:rsidR="008126C9" w:rsidRPr="00C72BB6" w:rsidRDefault="008126C9" w:rsidP="001829E3">
            <w:pPr>
              <w:rPr>
                <w:rFonts w:cs="Arial"/>
              </w:rPr>
            </w:pPr>
            <w:r w:rsidRPr="00C72BB6">
              <w:rPr>
                <w:rFonts w:cs="Arial"/>
              </w:rPr>
              <w:t>NMS_MK_CAPPING_TYPE</w:t>
            </w:r>
          </w:p>
        </w:tc>
        <w:tc>
          <w:tcPr>
            <w:tcW w:w="974"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225"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0-2</w:t>
            </w:r>
          </w:p>
        </w:tc>
        <w:tc>
          <w:tcPr>
            <w:tcW w:w="1267"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0</w:t>
            </w:r>
          </w:p>
        </w:tc>
        <w:tc>
          <w:tcPr>
            <w:tcW w:w="2708" w:type="dxa"/>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0-No capping</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1-National Capping</w:t>
            </w:r>
          </w:p>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2-State wise capping</w:t>
            </w:r>
          </w:p>
        </w:tc>
      </w:tr>
      <w:tr w:rsidR="007B5E42" w:rsidRPr="00C72BB6" w:rsidTr="00FD2A13">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1829E3">
            <w:pPr>
              <w:rPr>
                <w:rFonts w:cs="Arial"/>
              </w:rPr>
            </w:pPr>
            <w:r w:rsidRPr="00C72BB6">
              <w:rPr>
                <w:rFonts w:cs="Arial"/>
              </w:rPr>
              <w:t>NMS_MK_NATIONAL_CAP_VALUE</w:t>
            </w:r>
          </w:p>
        </w:tc>
        <w:tc>
          <w:tcPr>
            <w:tcW w:w="1008" w:type="dxa"/>
            <w:gridSpan w:val="2"/>
            <w:tcBorders>
              <w:top w:val="single" w:sz="8" w:space="0" w:color="4F81BD" w:themeColor="accent1"/>
              <w:bottom w:val="single" w:sz="8" w:space="0" w:color="4F81BD" w:themeColor="accent1"/>
            </w:tcBorders>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296" w:type="dxa"/>
            <w:gridSpan w:val="2"/>
            <w:tcBorders>
              <w:top w:val="single" w:sz="8" w:space="0" w:color="4F81BD" w:themeColor="accent1"/>
              <w:bottom w:val="single" w:sz="8" w:space="0" w:color="4F81BD" w:themeColor="accent1"/>
            </w:tcBorders>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p>
        </w:tc>
        <w:tc>
          <w:tcPr>
            <w:tcW w:w="1296" w:type="dxa"/>
            <w:gridSpan w:val="2"/>
            <w:tcBorders>
              <w:top w:val="single" w:sz="8" w:space="0" w:color="4F81BD" w:themeColor="accent1"/>
              <w:bottom w:val="single" w:sz="8" w:space="0" w:color="4F81BD" w:themeColor="accent1"/>
            </w:tcBorders>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NO DEFAULT</w:t>
            </w:r>
          </w:p>
        </w:tc>
        <w:tc>
          <w:tcPr>
            <w:tcW w:w="2736" w:type="dxa"/>
            <w:gridSpan w:val="2"/>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Provides the Pan-India monthly talk-time capping value for MK service. </w:t>
            </w:r>
          </w:p>
        </w:tc>
      </w:tr>
      <w:tr w:rsidR="007B5E42" w:rsidRPr="00C72BB6" w:rsidTr="00FD2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1829E3">
            <w:pPr>
              <w:rPr>
                <w:rFonts w:cs="Arial"/>
              </w:rPr>
            </w:pPr>
            <w:r w:rsidRPr="00C72BB6">
              <w:rPr>
                <w:rFonts w:cs="Arial"/>
              </w:rPr>
              <w:t>NMS_MK_MAX_WELCOME_MESSAGE</w:t>
            </w:r>
          </w:p>
        </w:tc>
        <w:tc>
          <w:tcPr>
            <w:tcW w:w="1008"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296"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0 - 1</w:t>
            </w:r>
          </w:p>
        </w:tc>
        <w:tc>
          <w:tcPr>
            <w:tcW w:w="1296"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1</w:t>
            </w:r>
          </w:p>
        </w:tc>
        <w:tc>
          <w:tcPr>
            <w:tcW w:w="2736" w:type="dxa"/>
            <w:gridSpan w:val="2"/>
          </w:tcPr>
          <w:p w:rsidR="008126C9" w:rsidRPr="00C72BB6" w:rsidRDefault="008126C9"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Maximum number of times , welcome message should be played to a user of MK.</w:t>
            </w:r>
          </w:p>
        </w:tc>
      </w:tr>
      <w:tr w:rsidR="007B5E42" w:rsidRPr="00C72BB6" w:rsidTr="00FD2A13">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1829E3">
            <w:pPr>
              <w:rPr>
                <w:rFonts w:cs="Arial"/>
              </w:rPr>
            </w:pPr>
            <w:r w:rsidRPr="00C72BB6">
              <w:rPr>
                <w:rFonts w:cs="Arial"/>
              </w:rPr>
              <w:t>NMS_MK_MAX_END_OF_USAGE_</w:t>
            </w:r>
          </w:p>
          <w:p w:rsidR="008126C9" w:rsidRPr="00C72BB6" w:rsidRDefault="008126C9" w:rsidP="001829E3">
            <w:pPr>
              <w:rPr>
                <w:rFonts w:cs="Arial"/>
              </w:rPr>
            </w:pPr>
            <w:r w:rsidRPr="00C72BB6">
              <w:rPr>
                <w:rFonts w:cs="Arial"/>
              </w:rPr>
              <w:t>MESSAGE</w:t>
            </w:r>
          </w:p>
        </w:tc>
        <w:tc>
          <w:tcPr>
            <w:tcW w:w="1008" w:type="dxa"/>
            <w:gridSpan w:val="2"/>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296" w:type="dxa"/>
            <w:gridSpan w:val="2"/>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0-2</w:t>
            </w:r>
          </w:p>
        </w:tc>
        <w:tc>
          <w:tcPr>
            <w:tcW w:w="1296" w:type="dxa"/>
            <w:gridSpan w:val="2"/>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2</w:t>
            </w:r>
          </w:p>
        </w:tc>
        <w:tc>
          <w:tcPr>
            <w:tcW w:w="2736" w:type="dxa"/>
            <w:gridSpan w:val="2"/>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Maximum number of times , end of usage message should be played to user of MK.</w:t>
            </w:r>
          </w:p>
        </w:tc>
      </w:tr>
    </w:tbl>
    <w:p w:rsidR="00BC012F" w:rsidRPr="00C72BB6" w:rsidRDefault="008126C9" w:rsidP="00BC012F">
      <w:pPr>
        <w:pStyle w:val="Heading5"/>
        <w:numPr>
          <w:ilvl w:val="4"/>
          <w:numId w:val="1"/>
        </w:numPr>
      </w:pPr>
      <w:bookmarkStart w:id="2284" w:name="_Ref415050198"/>
      <w:r w:rsidRPr="00C72BB6">
        <w:t>Kilkari Service Configurable Parameters</w:t>
      </w:r>
      <w:bookmarkEnd w:id="2284"/>
    </w:p>
    <w:tbl>
      <w:tblPr>
        <w:tblStyle w:val="LightList-Accent11"/>
        <w:tblW w:w="10080" w:type="dxa"/>
        <w:tblLayout w:type="fixed"/>
        <w:tblLook w:val="04A0" w:firstRow="1" w:lastRow="0" w:firstColumn="1" w:lastColumn="0" w:noHBand="0" w:noVBand="1"/>
      </w:tblPr>
      <w:tblGrid>
        <w:gridCol w:w="3744"/>
        <w:gridCol w:w="1008"/>
        <w:gridCol w:w="1296"/>
        <w:gridCol w:w="1296"/>
        <w:gridCol w:w="2736"/>
      </w:tblGrid>
      <w:tr w:rsidR="00BC012F" w:rsidRPr="00C72BB6" w:rsidTr="001C4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1829E3">
            <w:pPr>
              <w:rPr>
                <w:rFonts w:cs="Arial"/>
              </w:rPr>
            </w:pPr>
            <w:r w:rsidRPr="00C72BB6">
              <w:rPr>
                <w:rFonts w:cs="Arial"/>
              </w:rPr>
              <w:t>NAME</w:t>
            </w:r>
          </w:p>
        </w:tc>
        <w:tc>
          <w:tcPr>
            <w:tcW w:w="1008"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TYPE</w:t>
            </w:r>
          </w:p>
        </w:tc>
        <w:tc>
          <w:tcPr>
            <w:tcW w:w="1296"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RANGE</w:t>
            </w:r>
          </w:p>
        </w:tc>
        <w:tc>
          <w:tcPr>
            <w:tcW w:w="1296"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DEFAULT  VALUE</w:t>
            </w:r>
          </w:p>
        </w:tc>
        <w:tc>
          <w:tcPr>
            <w:tcW w:w="2736" w:type="dxa"/>
          </w:tcPr>
          <w:p w:rsidR="008126C9" w:rsidRPr="00C72BB6" w:rsidRDefault="008126C9" w:rsidP="001829E3">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DESCRIPTION</w:t>
            </w:r>
          </w:p>
        </w:tc>
      </w:tr>
      <w:tr w:rsidR="00BC012F" w:rsidRPr="00C72BB6" w:rsidDel="004E7A4A" w:rsidTr="001C48C7">
        <w:trPr>
          <w:cnfStyle w:val="000000100000" w:firstRow="0" w:lastRow="0" w:firstColumn="0" w:lastColumn="0" w:oddVBand="0" w:evenVBand="0" w:oddHBand="1" w:evenHBand="0" w:firstRowFirstColumn="0" w:firstRowLastColumn="0" w:lastRowFirstColumn="0" w:lastRowLastColumn="0"/>
          <w:del w:id="2285"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286" w:author="Sumit Pabbi" w:date="2015-04-10T22:56:00Z"/>
                <w:rFonts w:cs="Arial"/>
              </w:rPr>
            </w:pPr>
            <w:del w:id="2287" w:author="Sumit Pabbi" w:date="2015-04-10T22:56:00Z">
              <w:r w:rsidRPr="00C72BB6" w:rsidDel="004E7A4A">
                <w:rPr>
                  <w:rFonts w:cs="Arial"/>
                </w:rPr>
                <w:delText>NMS_KK_MSGS_PER_WEEK</w:delText>
              </w:r>
            </w:del>
          </w:p>
        </w:tc>
        <w:tc>
          <w:tcPr>
            <w:tcW w:w="1008"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288" w:author="Sumit Pabbi" w:date="2015-04-10T22:56:00Z"/>
                <w:rFonts w:cs="Arial"/>
              </w:rPr>
            </w:pPr>
            <w:del w:id="2289" w:author="Sumit Pabbi" w:date="2015-04-10T22:56:00Z">
              <w:r w:rsidRPr="00C72BB6" w:rsidDel="004E7A4A">
                <w:rPr>
                  <w:rFonts w:cs="Arial"/>
                </w:rPr>
                <w:delText>Integer</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290" w:author="Sumit Pabbi" w:date="2015-04-10T22:56:00Z"/>
                <w:rFonts w:cs="Arial"/>
              </w:rPr>
            </w:pPr>
            <w:del w:id="2291" w:author="Sumit Pabbi" w:date="2015-04-10T22:56:00Z">
              <w:r w:rsidRPr="00C72BB6" w:rsidDel="004E7A4A">
                <w:rPr>
                  <w:rFonts w:cs="Arial"/>
                </w:rPr>
                <w:delText>[1..2]</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292" w:author="Sumit Pabbi" w:date="2015-04-10T22:56:00Z"/>
                <w:rFonts w:cs="Arial"/>
              </w:rPr>
            </w:pPr>
            <w:del w:id="2293" w:author="Sumit Pabbi" w:date="2015-04-10T22:56:00Z">
              <w:r w:rsidRPr="00C72BB6" w:rsidDel="004E7A4A">
                <w:rPr>
                  <w:rFonts w:cs="Arial"/>
                </w:rPr>
                <w:delText>1</w:delText>
              </w:r>
            </w:del>
          </w:p>
        </w:tc>
        <w:tc>
          <w:tcPr>
            <w:tcW w:w="273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294" w:author="Sumit Pabbi" w:date="2015-04-10T22:56:00Z"/>
                <w:rFonts w:cs="Arial"/>
              </w:rPr>
            </w:pPr>
            <w:del w:id="2295" w:author="Sumit Pabbi" w:date="2015-04-10T22:56:00Z">
              <w:r w:rsidRPr="00C72BB6" w:rsidDel="004E7A4A">
                <w:rPr>
                  <w:rFonts w:cs="Arial"/>
                </w:rPr>
                <w:delText>Number of  Kilkari messages per week</w:delText>
              </w:r>
            </w:del>
          </w:p>
        </w:tc>
      </w:tr>
      <w:tr w:rsidR="00BC012F" w:rsidRPr="00C72BB6" w:rsidTr="001C48C7">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1829E3">
            <w:pPr>
              <w:rPr>
                <w:rFonts w:cs="Arial"/>
              </w:rPr>
            </w:pPr>
            <w:r w:rsidRPr="00C72BB6">
              <w:rPr>
                <w:rFonts w:cs="Arial"/>
              </w:rPr>
              <w:t>NMS_KK_MAX_ALLOWED_ ACTIVE _BENEFICIARY_COUNT</w:t>
            </w:r>
          </w:p>
        </w:tc>
        <w:tc>
          <w:tcPr>
            <w:tcW w:w="1008"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Integer</w:t>
            </w:r>
          </w:p>
        </w:tc>
        <w:tc>
          <w:tcPr>
            <w:tcW w:w="1296"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&gt; 1 </w:t>
            </w:r>
          </w:p>
        </w:tc>
        <w:tc>
          <w:tcPr>
            <w:tcW w:w="1296"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9718577</w:t>
            </w:r>
          </w:p>
        </w:tc>
        <w:tc>
          <w:tcPr>
            <w:tcW w:w="2736" w:type="dxa"/>
          </w:tcPr>
          <w:p w:rsidR="008126C9" w:rsidRPr="00C72BB6" w:rsidRDefault="008126C9" w:rsidP="001829E3">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Max Number of active Kilkari users at any point in the NMS system</w:t>
            </w:r>
          </w:p>
        </w:tc>
      </w:tr>
      <w:tr w:rsidR="00BC012F" w:rsidRPr="00C72BB6" w:rsidDel="004E7A4A" w:rsidTr="001C48C7">
        <w:trPr>
          <w:cnfStyle w:val="000000100000" w:firstRow="0" w:lastRow="0" w:firstColumn="0" w:lastColumn="0" w:oddVBand="0" w:evenVBand="0" w:oddHBand="1" w:evenHBand="0" w:firstRowFirstColumn="0" w:firstRowLastColumn="0" w:lastRowFirstColumn="0" w:lastRowLastColumn="0"/>
          <w:del w:id="2296"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297" w:author="Sumit Pabbi" w:date="2015-04-10T22:57:00Z"/>
                <w:rFonts w:cs="Arial"/>
              </w:rPr>
            </w:pPr>
            <w:del w:id="2298" w:author="Sumit Pabbi" w:date="2015-04-10T22:57:00Z">
              <w:r w:rsidRPr="00C72BB6" w:rsidDel="004E7A4A">
                <w:rPr>
                  <w:rFonts w:cs="Arial"/>
                </w:rPr>
                <w:delText>NMS_KK_FRESH_OBD_SERVICE_ID</w:delText>
              </w:r>
            </w:del>
          </w:p>
        </w:tc>
        <w:tc>
          <w:tcPr>
            <w:tcW w:w="1008"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299" w:author="Sumit Pabbi" w:date="2015-04-10T22:57:00Z"/>
                <w:rFonts w:cs="Arial"/>
              </w:rPr>
            </w:pPr>
            <w:del w:id="2300"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01" w:author="Sumit Pabbi" w:date="2015-04-10T22:57:00Z"/>
                <w:rFonts w:cs="Arial"/>
              </w:rPr>
            </w:pPr>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02" w:author="Sumit Pabbi" w:date="2015-04-10T22:57:00Z"/>
                <w:rFonts w:cs="Arial"/>
              </w:rPr>
            </w:pPr>
          </w:p>
        </w:tc>
        <w:tc>
          <w:tcPr>
            <w:tcW w:w="273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03" w:author="Sumit Pabbi" w:date="2015-04-10T22:57:00Z"/>
                <w:rFonts w:cs="Arial"/>
              </w:rPr>
            </w:pPr>
            <w:del w:id="2304" w:author="Sumit Pabbi" w:date="2015-04-10T22:57:00Z">
              <w:r w:rsidRPr="00C72BB6" w:rsidDel="004E7A4A">
                <w:rPr>
                  <w:rFonts w:cs="Arial"/>
                </w:rPr>
                <w:delText>Service Id for OBD requests pertaining to fresh base of calls.</w:delText>
              </w:r>
            </w:del>
          </w:p>
        </w:tc>
      </w:tr>
      <w:tr w:rsidR="00BC012F" w:rsidRPr="00C72BB6" w:rsidDel="004E7A4A" w:rsidTr="001C48C7">
        <w:trPr>
          <w:del w:id="2305"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06" w:author="Sumit Pabbi" w:date="2015-04-10T22:57:00Z"/>
                <w:rFonts w:cs="Arial"/>
              </w:rPr>
            </w:pPr>
            <w:del w:id="2307" w:author="Sumit Pabbi" w:date="2015-04-10T22:57:00Z">
              <w:r w:rsidRPr="00C72BB6" w:rsidDel="004E7A4A">
                <w:rPr>
                  <w:rFonts w:cs="Arial"/>
                </w:rPr>
                <w:delText>NMS_KK_RETRY_DAY1_OBD_SERVICE_ID</w:delText>
              </w:r>
            </w:del>
          </w:p>
        </w:tc>
        <w:tc>
          <w:tcPr>
            <w:tcW w:w="1008"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08" w:author="Sumit Pabbi" w:date="2015-04-10T22:57:00Z"/>
                <w:rFonts w:cs="Arial"/>
              </w:rPr>
            </w:pPr>
            <w:del w:id="2309"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10" w:author="Sumit Pabbi" w:date="2015-04-10T22:57:00Z"/>
                <w:rFonts w:cs="Arial"/>
              </w:rPr>
            </w:pPr>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11" w:author="Sumit Pabbi" w:date="2015-04-10T22:57:00Z"/>
                <w:rFonts w:cs="Arial"/>
              </w:rPr>
            </w:pPr>
          </w:p>
        </w:tc>
        <w:tc>
          <w:tcPr>
            <w:tcW w:w="273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12" w:author="Sumit Pabbi" w:date="2015-04-10T22:57:00Z"/>
                <w:rFonts w:cs="Arial"/>
              </w:rPr>
            </w:pPr>
            <w:del w:id="2313" w:author="Sumit Pabbi" w:date="2015-04-10T22:57:00Z">
              <w:r w:rsidRPr="00C72BB6" w:rsidDel="004E7A4A">
                <w:rPr>
                  <w:rFonts w:cs="Arial"/>
                </w:rPr>
                <w:delText>Service Id for OBD requests pertaining to calls for retry day1.</w:delText>
              </w:r>
            </w:del>
          </w:p>
        </w:tc>
      </w:tr>
      <w:tr w:rsidR="00BC012F" w:rsidRPr="00C72BB6" w:rsidDel="004E7A4A" w:rsidTr="001C48C7">
        <w:trPr>
          <w:cnfStyle w:val="000000100000" w:firstRow="0" w:lastRow="0" w:firstColumn="0" w:lastColumn="0" w:oddVBand="0" w:evenVBand="0" w:oddHBand="1" w:evenHBand="0" w:firstRowFirstColumn="0" w:firstRowLastColumn="0" w:lastRowFirstColumn="0" w:lastRowLastColumn="0"/>
          <w:del w:id="2314"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15" w:author="Sumit Pabbi" w:date="2015-04-10T22:57:00Z"/>
                <w:rFonts w:cs="Arial"/>
              </w:rPr>
            </w:pPr>
            <w:del w:id="2316" w:author="Sumit Pabbi" w:date="2015-04-10T22:57:00Z">
              <w:r w:rsidRPr="00C72BB6" w:rsidDel="004E7A4A">
                <w:rPr>
                  <w:rFonts w:cs="Arial"/>
                </w:rPr>
                <w:delText>NMS_KK_RETRY_DAY2_OBD_SERVICE_ID</w:delText>
              </w:r>
            </w:del>
          </w:p>
        </w:tc>
        <w:tc>
          <w:tcPr>
            <w:tcW w:w="1008"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17" w:author="Sumit Pabbi" w:date="2015-04-10T22:57:00Z"/>
                <w:rFonts w:cs="Arial"/>
              </w:rPr>
            </w:pPr>
            <w:del w:id="2318"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19" w:author="Sumit Pabbi" w:date="2015-04-10T22:57:00Z"/>
                <w:rFonts w:cs="Arial"/>
              </w:rPr>
            </w:pPr>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20" w:author="Sumit Pabbi" w:date="2015-04-10T22:57:00Z"/>
                <w:rFonts w:cs="Arial"/>
              </w:rPr>
            </w:pPr>
          </w:p>
        </w:tc>
        <w:tc>
          <w:tcPr>
            <w:tcW w:w="273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21" w:author="Sumit Pabbi" w:date="2015-04-10T22:57:00Z"/>
                <w:rFonts w:cs="Arial"/>
              </w:rPr>
            </w:pPr>
            <w:del w:id="2322" w:author="Sumit Pabbi" w:date="2015-04-10T22:57:00Z">
              <w:r w:rsidRPr="00C72BB6" w:rsidDel="004E7A4A">
                <w:rPr>
                  <w:rFonts w:cs="Arial"/>
                </w:rPr>
                <w:delText>Service Id for OBD requests pertaining to calls for retry day2.</w:delText>
              </w:r>
            </w:del>
          </w:p>
        </w:tc>
      </w:tr>
      <w:tr w:rsidR="00BC012F" w:rsidRPr="00C72BB6" w:rsidDel="004E7A4A" w:rsidTr="001C48C7">
        <w:trPr>
          <w:del w:id="2323"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24" w:author="Sumit Pabbi" w:date="2015-04-10T22:57:00Z"/>
                <w:rFonts w:cs="Arial"/>
              </w:rPr>
            </w:pPr>
            <w:del w:id="2325" w:author="Sumit Pabbi" w:date="2015-04-10T22:57:00Z">
              <w:r w:rsidRPr="00C72BB6" w:rsidDel="004E7A4A">
                <w:rPr>
                  <w:rFonts w:cs="Arial"/>
                </w:rPr>
                <w:delText>NMS_KK_RETRY_DAY3_OBD_SERVICE_ID</w:delText>
              </w:r>
            </w:del>
          </w:p>
        </w:tc>
        <w:tc>
          <w:tcPr>
            <w:tcW w:w="1008"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26" w:author="Sumit Pabbi" w:date="2015-04-10T22:57:00Z"/>
                <w:rFonts w:cs="Arial"/>
              </w:rPr>
            </w:pPr>
            <w:del w:id="2327"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28" w:author="Sumit Pabbi" w:date="2015-04-10T22:57:00Z"/>
                <w:rFonts w:cs="Arial"/>
              </w:rPr>
            </w:pPr>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29" w:author="Sumit Pabbi" w:date="2015-04-10T22:57:00Z"/>
                <w:rFonts w:cs="Arial"/>
              </w:rPr>
            </w:pPr>
          </w:p>
        </w:tc>
        <w:tc>
          <w:tcPr>
            <w:tcW w:w="273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30" w:author="Sumit Pabbi" w:date="2015-04-10T22:57:00Z"/>
                <w:rFonts w:cs="Arial"/>
              </w:rPr>
            </w:pPr>
            <w:del w:id="2331" w:author="Sumit Pabbi" w:date="2015-04-10T22:57:00Z">
              <w:r w:rsidRPr="00C72BB6" w:rsidDel="004E7A4A">
                <w:rPr>
                  <w:rFonts w:cs="Arial"/>
                </w:rPr>
                <w:delText>Service Id for OBD requests pertaining to calls for retry day3.</w:delText>
              </w:r>
            </w:del>
          </w:p>
        </w:tc>
      </w:tr>
      <w:tr w:rsidR="00BC012F" w:rsidRPr="00C72BB6" w:rsidDel="004E7A4A" w:rsidTr="001C48C7">
        <w:trPr>
          <w:cnfStyle w:val="000000100000" w:firstRow="0" w:lastRow="0" w:firstColumn="0" w:lastColumn="0" w:oddVBand="0" w:evenVBand="0" w:oddHBand="1" w:evenHBand="0" w:firstRowFirstColumn="0" w:firstRowLastColumn="0" w:lastRowFirstColumn="0" w:lastRowLastColumn="0"/>
          <w:del w:id="2332"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33" w:author="Sumit Pabbi" w:date="2015-04-10T22:57:00Z"/>
                <w:rFonts w:cs="Arial"/>
              </w:rPr>
            </w:pPr>
            <w:del w:id="2334" w:author="Sumit Pabbi" w:date="2015-04-10T22:57:00Z">
              <w:r w:rsidRPr="00C72BB6" w:rsidDel="004E7A4A">
                <w:rPr>
                  <w:rFonts w:cs="Arial"/>
                </w:rPr>
                <w:delText>NMS_KK_FRESH_OBD_PRIORITY</w:delText>
              </w:r>
            </w:del>
          </w:p>
        </w:tc>
        <w:tc>
          <w:tcPr>
            <w:tcW w:w="1008"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35" w:author="Sumit Pabbi" w:date="2015-04-10T22:57:00Z"/>
                <w:rFonts w:cs="Arial"/>
              </w:rPr>
            </w:pPr>
            <w:del w:id="2336" w:author="Sumit Pabbi" w:date="2015-04-10T22:57:00Z">
              <w:r w:rsidRPr="00C72BB6" w:rsidDel="004E7A4A">
                <w:rPr>
                  <w:rFonts w:cs="Arial"/>
                </w:rPr>
                <w:delText>Integer</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37" w:author="Sumit Pabbi" w:date="2015-04-10T22:57:00Z"/>
                <w:rFonts w:cs="Arial"/>
              </w:rPr>
            </w:pPr>
            <w:del w:id="2338"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39" w:author="Sumit Pabbi" w:date="2015-04-10T22:57:00Z"/>
                <w:rFonts w:cs="Arial"/>
              </w:rPr>
            </w:pPr>
            <w:del w:id="2340" w:author="Sumit Pabbi" w:date="2015-04-10T22:57:00Z">
              <w:r w:rsidRPr="00C72BB6" w:rsidDel="004E7A4A">
                <w:rPr>
                  <w:rFonts w:cs="Arial"/>
                </w:rPr>
                <w:delText>0</w:delText>
              </w:r>
            </w:del>
          </w:p>
        </w:tc>
        <w:tc>
          <w:tcPr>
            <w:tcW w:w="273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41" w:author="Sumit Pabbi" w:date="2015-04-10T22:57:00Z"/>
                <w:rFonts w:cs="Arial"/>
              </w:rPr>
            </w:pPr>
            <w:del w:id="2342" w:author="Sumit Pabbi" w:date="2015-04-10T22:57:00Z">
              <w:r w:rsidRPr="00C72BB6" w:rsidDel="004E7A4A">
                <w:rPr>
                  <w:rFonts w:cs="Arial"/>
                </w:rPr>
                <w:delText>Service Id for OBD requests pertaining to fresh base of calls.</w:delText>
              </w:r>
            </w:del>
          </w:p>
        </w:tc>
      </w:tr>
      <w:tr w:rsidR="00BC012F" w:rsidRPr="00C72BB6" w:rsidDel="004E7A4A" w:rsidTr="001C48C7">
        <w:trPr>
          <w:del w:id="2343"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44" w:author="Sumit Pabbi" w:date="2015-04-10T22:57:00Z"/>
                <w:rFonts w:cs="Arial"/>
              </w:rPr>
            </w:pPr>
            <w:del w:id="2345" w:author="Sumit Pabbi" w:date="2015-04-10T22:57:00Z">
              <w:r w:rsidRPr="00C72BB6" w:rsidDel="004E7A4A">
                <w:rPr>
                  <w:rFonts w:cs="Arial"/>
                </w:rPr>
                <w:delText>NMS_KK_RETRY_DAY1_OBD_ PRIORITY</w:delText>
              </w:r>
            </w:del>
          </w:p>
        </w:tc>
        <w:tc>
          <w:tcPr>
            <w:tcW w:w="1008"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46" w:author="Sumit Pabbi" w:date="2015-04-10T22:57:00Z"/>
                <w:rFonts w:cs="Arial"/>
              </w:rPr>
            </w:pPr>
            <w:del w:id="2347"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48" w:author="Sumit Pabbi" w:date="2015-04-10T22:57:00Z"/>
                <w:rFonts w:cs="Arial"/>
              </w:rPr>
            </w:pPr>
            <w:del w:id="2349"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50" w:author="Sumit Pabbi" w:date="2015-04-10T22:57:00Z"/>
                <w:rFonts w:cs="Arial"/>
              </w:rPr>
            </w:pPr>
            <w:del w:id="2351" w:author="Sumit Pabbi" w:date="2015-04-10T22:57:00Z">
              <w:r w:rsidRPr="00C72BB6" w:rsidDel="004E7A4A">
                <w:rPr>
                  <w:rFonts w:cs="Arial"/>
                </w:rPr>
                <w:delText>0</w:delText>
              </w:r>
            </w:del>
          </w:p>
        </w:tc>
        <w:tc>
          <w:tcPr>
            <w:tcW w:w="273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52" w:author="Sumit Pabbi" w:date="2015-04-10T22:57:00Z"/>
                <w:rFonts w:cs="Arial"/>
              </w:rPr>
            </w:pPr>
            <w:del w:id="2353" w:author="Sumit Pabbi" w:date="2015-04-10T22:57:00Z">
              <w:r w:rsidRPr="00C72BB6" w:rsidDel="004E7A4A">
                <w:rPr>
                  <w:rFonts w:cs="Arial"/>
                </w:rPr>
                <w:delText>Service Id for OBD requests pertaining to calls for retry day1.</w:delText>
              </w:r>
            </w:del>
          </w:p>
        </w:tc>
      </w:tr>
      <w:tr w:rsidR="00BC012F" w:rsidRPr="00C72BB6" w:rsidDel="004E7A4A" w:rsidTr="001C48C7">
        <w:trPr>
          <w:cnfStyle w:val="000000100000" w:firstRow="0" w:lastRow="0" w:firstColumn="0" w:lastColumn="0" w:oddVBand="0" w:evenVBand="0" w:oddHBand="1" w:evenHBand="0" w:firstRowFirstColumn="0" w:firstRowLastColumn="0" w:lastRowFirstColumn="0" w:lastRowLastColumn="0"/>
          <w:del w:id="2354"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55" w:author="Sumit Pabbi" w:date="2015-04-10T22:57:00Z"/>
                <w:rFonts w:cs="Arial"/>
              </w:rPr>
            </w:pPr>
            <w:del w:id="2356" w:author="Sumit Pabbi" w:date="2015-04-10T22:57:00Z">
              <w:r w:rsidRPr="00C72BB6" w:rsidDel="004E7A4A">
                <w:rPr>
                  <w:rFonts w:cs="Arial"/>
                </w:rPr>
                <w:delText>NMS_KK_RETRY_DAY2_OBD_ PRIORITY</w:delText>
              </w:r>
            </w:del>
          </w:p>
        </w:tc>
        <w:tc>
          <w:tcPr>
            <w:tcW w:w="1008"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57" w:author="Sumit Pabbi" w:date="2015-04-10T22:57:00Z"/>
                <w:rFonts w:cs="Arial"/>
              </w:rPr>
            </w:pPr>
            <w:del w:id="2358"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59" w:author="Sumit Pabbi" w:date="2015-04-10T22:57:00Z"/>
                <w:rFonts w:cs="Arial"/>
              </w:rPr>
            </w:pPr>
            <w:del w:id="2360"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61" w:author="Sumit Pabbi" w:date="2015-04-10T22:57:00Z"/>
                <w:rFonts w:cs="Arial"/>
              </w:rPr>
            </w:pPr>
            <w:del w:id="2362" w:author="Sumit Pabbi" w:date="2015-04-10T22:57:00Z">
              <w:r w:rsidRPr="00C72BB6" w:rsidDel="004E7A4A">
                <w:rPr>
                  <w:rFonts w:cs="Arial"/>
                </w:rPr>
                <w:delText>1</w:delText>
              </w:r>
            </w:del>
          </w:p>
        </w:tc>
        <w:tc>
          <w:tcPr>
            <w:tcW w:w="2736" w:type="dxa"/>
          </w:tcPr>
          <w:p w:rsidR="008126C9" w:rsidRPr="00C72BB6" w:rsidDel="004E7A4A" w:rsidRDefault="008126C9" w:rsidP="001829E3">
            <w:pPr>
              <w:cnfStyle w:val="000000100000" w:firstRow="0" w:lastRow="0" w:firstColumn="0" w:lastColumn="0" w:oddVBand="0" w:evenVBand="0" w:oddHBand="1" w:evenHBand="0" w:firstRowFirstColumn="0" w:firstRowLastColumn="0" w:lastRowFirstColumn="0" w:lastRowLastColumn="0"/>
              <w:rPr>
                <w:del w:id="2363" w:author="Sumit Pabbi" w:date="2015-04-10T22:57:00Z"/>
                <w:rFonts w:cs="Arial"/>
              </w:rPr>
            </w:pPr>
            <w:del w:id="2364" w:author="Sumit Pabbi" w:date="2015-04-10T22:57:00Z">
              <w:r w:rsidRPr="00C72BB6" w:rsidDel="004E7A4A">
                <w:rPr>
                  <w:rFonts w:cs="Arial"/>
                </w:rPr>
                <w:delText>Service Id for OBD requests pertaining to calls for retry day2.</w:delText>
              </w:r>
            </w:del>
          </w:p>
        </w:tc>
      </w:tr>
      <w:tr w:rsidR="00BC012F" w:rsidRPr="00C72BB6" w:rsidDel="004E7A4A" w:rsidTr="001C48C7">
        <w:trPr>
          <w:trHeight w:val="691"/>
          <w:del w:id="2365" w:author="Sumit Pabbi" w:date="2015-04-10T22:57:00Z"/>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Del="004E7A4A" w:rsidRDefault="008126C9" w:rsidP="001829E3">
            <w:pPr>
              <w:rPr>
                <w:del w:id="2366" w:author="Sumit Pabbi" w:date="2015-04-10T22:57:00Z"/>
                <w:rFonts w:cs="Arial"/>
              </w:rPr>
            </w:pPr>
            <w:del w:id="2367" w:author="Sumit Pabbi" w:date="2015-04-10T22:57:00Z">
              <w:r w:rsidRPr="00C72BB6" w:rsidDel="004E7A4A">
                <w:rPr>
                  <w:rFonts w:cs="Arial"/>
                </w:rPr>
                <w:delText>NMS_KK_RETRY_DAY3_OBD_ PRIORITY</w:delText>
              </w:r>
            </w:del>
          </w:p>
        </w:tc>
        <w:tc>
          <w:tcPr>
            <w:tcW w:w="1008"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68" w:author="Sumit Pabbi" w:date="2015-04-10T22:57:00Z"/>
                <w:rFonts w:cs="Arial"/>
              </w:rPr>
            </w:pPr>
            <w:del w:id="2369" w:author="Sumit Pabbi" w:date="2015-04-10T22:57:00Z">
              <w:r w:rsidRPr="00C72BB6" w:rsidDel="004E7A4A">
                <w:rPr>
                  <w:rFonts w:cs="Arial"/>
                </w:rPr>
                <w:delText>String</w:delText>
              </w:r>
            </w:del>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70" w:author="Sumit Pabbi" w:date="2015-04-10T22:57:00Z"/>
                <w:rFonts w:cs="Arial"/>
              </w:rPr>
            </w:pPr>
            <w:del w:id="2371" w:author="Sumit Pabbi" w:date="2015-04-10T22:57:00Z">
              <w:r w:rsidRPr="00C72BB6" w:rsidDel="004E7A4A">
                <w:rPr>
                  <w:rFonts w:cs="Arial"/>
                </w:rPr>
                <w:delText>[0..2]</w:delText>
              </w:r>
            </w:del>
          </w:p>
        </w:tc>
        <w:tc>
          <w:tcPr>
            <w:tcW w:w="129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72" w:author="Sumit Pabbi" w:date="2015-04-10T22:57:00Z"/>
                <w:rFonts w:cs="Arial"/>
              </w:rPr>
            </w:pPr>
            <w:del w:id="2373" w:author="Sumit Pabbi" w:date="2015-04-10T22:57:00Z">
              <w:r w:rsidRPr="00C72BB6" w:rsidDel="004E7A4A">
                <w:rPr>
                  <w:rFonts w:cs="Arial"/>
                </w:rPr>
                <w:delText>2</w:delText>
              </w:r>
            </w:del>
          </w:p>
        </w:tc>
        <w:tc>
          <w:tcPr>
            <w:tcW w:w="2736" w:type="dxa"/>
          </w:tcPr>
          <w:p w:rsidR="008126C9" w:rsidRPr="00C72BB6" w:rsidDel="004E7A4A" w:rsidRDefault="008126C9" w:rsidP="001829E3">
            <w:pPr>
              <w:cnfStyle w:val="000000000000" w:firstRow="0" w:lastRow="0" w:firstColumn="0" w:lastColumn="0" w:oddVBand="0" w:evenVBand="0" w:oddHBand="0" w:evenHBand="0" w:firstRowFirstColumn="0" w:firstRowLastColumn="0" w:lastRowFirstColumn="0" w:lastRowLastColumn="0"/>
              <w:rPr>
                <w:del w:id="2374" w:author="Sumit Pabbi" w:date="2015-04-10T22:57:00Z"/>
                <w:rFonts w:cs="Arial"/>
              </w:rPr>
            </w:pPr>
            <w:del w:id="2375" w:author="Sumit Pabbi" w:date="2015-04-10T22:57:00Z">
              <w:r w:rsidRPr="00C72BB6" w:rsidDel="004E7A4A">
                <w:rPr>
                  <w:rFonts w:cs="Arial"/>
                </w:rPr>
                <w:delText>Service Id for OBD requests pertaining to calls for retry day3.</w:delText>
              </w:r>
            </w:del>
          </w:p>
        </w:tc>
      </w:tr>
      <w:tr w:rsidR="001C48C7" w:rsidRPr="00C72BB6" w:rsidTr="001C48C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744" w:type="dxa"/>
          </w:tcPr>
          <w:p w:rsidR="001C48C7" w:rsidRPr="00C72BB6" w:rsidRDefault="001C48C7" w:rsidP="001C48C7">
            <w:pPr>
              <w:rPr>
                <w:rFonts w:cs="Arial"/>
              </w:rPr>
            </w:pPr>
            <w:r w:rsidRPr="00C72BB6">
              <w:rPr>
                <w:rFonts w:cs="Arial"/>
              </w:rPr>
              <w:t>NMS_KK_NATIONAL_DEFAULT_</w:t>
            </w:r>
          </w:p>
          <w:p w:rsidR="001C48C7" w:rsidRPr="00C72BB6" w:rsidRDefault="001C48C7" w:rsidP="001C48C7">
            <w:pPr>
              <w:rPr>
                <w:rFonts w:cs="Arial"/>
              </w:rPr>
            </w:pPr>
            <w:r w:rsidRPr="00C72BB6">
              <w:rPr>
                <w:rFonts w:cs="Arial"/>
              </w:rPr>
              <w:t>LANGUAGE_LOCATION_CODE</w:t>
            </w:r>
          </w:p>
        </w:tc>
        <w:tc>
          <w:tcPr>
            <w:tcW w:w="1008" w:type="dxa"/>
          </w:tcPr>
          <w:p w:rsidR="001C48C7" w:rsidRPr="00C72BB6" w:rsidRDefault="001C48C7"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Integer</w:t>
            </w:r>
          </w:p>
        </w:tc>
        <w:tc>
          <w:tcPr>
            <w:tcW w:w="1296" w:type="dxa"/>
          </w:tcPr>
          <w:p w:rsidR="001C48C7" w:rsidRPr="00C72BB6" w:rsidRDefault="001C48C7" w:rsidP="001829E3">
            <w:pPr>
              <w:cnfStyle w:val="000000100000" w:firstRow="0" w:lastRow="0" w:firstColumn="0" w:lastColumn="0" w:oddVBand="0" w:evenVBand="0" w:oddHBand="1" w:evenHBand="0" w:firstRowFirstColumn="0" w:firstRowLastColumn="0" w:lastRowFirstColumn="0" w:lastRowLastColumn="0"/>
              <w:rPr>
                <w:rFonts w:cs="Arial"/>
              </w:rPr>
            </w:pPr>
          </w:p>
        </w:tc>
        <w:tc>
          <w:tcPr>
            <w:tcW w:w="1296" w:type="dxa"/>
          </w:tcPr>
          <w:p w:rsidR="001C48C7" w:rsidRPr="00C72BB6" w:rsidRDefault="001C48C7" w:rsidP="001829E3">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NO DEFAULT</w:t>
            </w:r>
          </w:p>
        </w:tc>
        <w:tc>
          <w:tcPr>
            <w:tcW w:w="2736" w:type="dxa"/>
          </w:tcPr>
          <w:p w:rsidR="001C48C7" w:rsidRPr="00C72BB6" w:rsidRDefault="001C48C7" w:rsidP="001C48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National level default languageLocationCode value in case circle for a user is not known.</w:t>
            </w:r>
          </w:p>
        </w:tc>
      </w:tr>
    </w:tbl>
    <w:p w:rsidR="00907446" w:rsidRPr="00C72BB6" w:rsidRDefault="008126C9" w:rsidP="00AD5C2F">
      <w:pPr>
        <w:pStyle w:val="Heading5"/>
        <w:numPr>
          <w:ilvl w:val="4"/>
          <w:numId w:val="1"/>
        </w:numPr>
        <w:rPr>
          <w:ins w:id="2376" w:author="Sumit Pabbi" w:date="2015-04-10T22:56:00Z"/>
        </w:rPr>
      </w:pPr>
      <w:bookmarkStart w:id="2377" w:name="_Toc411529416"/>
      <w:bookmarkStart w:id="2378" w:name="_Toc411529417"/>
      <w:bookmarkStart w:id="2379" w:name="_Toc411529445"/>
      <w:bookmarkStart w:id="2380" w:name="_Toc411529446"/>
      <w:bookmarkStart w:id="2381" w:name="_Toc411529487"/>
      <w:bookmarkStart w:id="2382" w:name="_Toc411529558"/>
      <w:bookmarkStart w:id="2383" w:name="_Toc411529559"/>
      <w:bookmarkStart w:id="2384" w:name="_Ref410923343"/>
      <w:bookmarkStart w:id="2385" w:name="_Ref410923350"/>
      <w:bookmarkStart w:id="2386" w:name="_Ref410923387"/>
      <w:bookmarkStart w:id="2387" w:name="_Ref410923392"/>
      <w:bookmarkStart w:id="2388" w:name="_Ref410923397"/>
      <w:bookmarkStart w:id="2389" w:name="_Ref410923432"/>
      <w:bookmarkStart w:id="2390" w:name="_Ref410923451"/>
      <w:bookmarkEnd w:id="2377"/>
      <w:bookmarkEnd w:id="2378"/>
      <w:bookmarkEnd w:id="2379"/>
      <w:bookmarkEnd w:id="2380"/>
      <w:bookmarkEnd w:id="2381"/>
      <w:bookmarkEnd w:id="2382"/>
      <w:bookmarkEnd w:id="2383"/>
      <w:r w:rsidRPr="00C72BB6">
        <w:br w:type="page"/>
      </w:r>
      <w:ins w:id="2391" w:author="Sumit Pabbi" w:date="2015-04-10T22:56:00Z">
        <w:r w:rsidR="00907446" w:rsidRPr="00C72BB6">
          <w:t>KilkariObd Service Configurable Parameters</w:t>
        </w:r>
      </w:ins>
    </w:p>
    <w:tbl>
      <w:tblPr>
        <w:tblStyle w:val="LightList-Accent11"/>
        <w:tblW w:w="10080" w:type="dxa"/>
        <w:tblLayout w:type="fixed"/>
        <w:tblLook w:val="04A0" w:firstRow="1" w:lastRow="0" w:firstColumn="1" w:lastColumn="0" w:noHBand="0" w:noVBand="1"/>
      </w:tblPr>
      <w:tblGrid>
        <w:gridCol w:w="3744"/>
        <w:gridCol w:w="1008"/>
        <w:gridCol w:w="1296"/>
        <w:gridCol w:w="1296"/>
        <w:gridCol w:w="2736"/>
      </w:tblGrid>
      <w:tr w:rsidR="00907446" w:rsidRPr="00C72BB6" w:rsidTr="00F3244D">
        <w:trPr>
          <w:cnfStyle w:val="100000000000" w:firstRow="1" w:lastRow="0" w:firstColumn="0" w:lastColumn="0" w:oddVBand="0" w:evenVBand="0" w:oddHBand="0" w:evenHBand="0" w:firstRowFirstColumn="0" w:firstRowLastColumn="0" w:lastRowFirstColumn="0" w:lastRowLastColumn="0"/>
          <w:ins w:id="2392"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393" w:author="Sumit Pabbi" w:date="2015-04-10T22:56:00Z"/>
                <w:rFonts w:cs="Arial"/>
              </w:rPr>
            </w:pPr>
            <w:ins w:id="2394" w:author="Sumit Pabbi" w:date="2015-04-10T22:56:00Z">
              <w:r w:rsidRPr="00C72BB6">
                <w:rPr>
                  <w:rFonts w:cs="Arial"/>
                </w:rPr>
                <w:t>NAME</w:t>
              </w:r>
            </w:ins>
          </w:p>
        </w:tc>
        <w:tc>
          <w:tcPr>
            <w:tcW w:w="1008" w:type="dxa"/>
            <w:vAlign w:val="center"/>
          </w:tcPr>
          <w:p w:rsidR="00907446" w:rsidRPr="00C72BB6" w:rsidRDefault="00907446" w:rsidP="00F3244D">
            <w:pPr>
              <w:cnfStyle w:val="100000000000" w:firstRow="1" w:lastRow="0" w:firstColumn="0" w:lastColumn="0" w:oddVBand="0" w:evenVBand="0" w:oddHBand="0" w:evenHBand="0" w:firstRowFirstColumn="0" w:firstRowLastColumn="0" w:lastRowFirstColumn="0" w:lastRowLastColumn="0"/>
              <w:rPr>
                <w:ins w:id="2395" w:author="Sumit Pabbi" w:date="2015-04-10T22:56:00Z"/>
                <w:rFonts w:cs="Arial"/>
              </w:rPr>
            </w:pPr>
            <w:ins w:id="2396" w:author="Sumit Pabbi" w:date="2015-04-10T22:56:00Z">
              <w:r w:rsidRPr="00C72BB6">
                <w:rPr>
                  <w:rFonts w:cs="Arial"/>
                </w:rPr>
                <w:t>TYPE</w:t>
              </w:r>
            </w:ins>
          </w:p>
        </w:tc>
        <w:tc>
          <w:tcPr>
            <w:tcW w:w="1296" w:type="dxa"/>
            <w:vAlign w:val="center"/>
          </w:tcPr>
          <w:p w:rsidR="00907446" w:rsidRPr="00C72BB6" w:rsidRDefault="00907446" w:rsidP="00F3244D">
            <w:pPr>
              <w:cnfStyle w:val="100000000000" w:firstRow="1" w:lastRow="0" w:firstColumn="0" w:lastColumn="0" w:oddVBand="0" w:evenVBand="0" w:oddHBand="0" w:evenHBand="0" w:firstRowFirstColumn="0" w:firstRowLastColumn="0" w:lastRowFirstColumn="0" w:lastRowLastColumn="0"/>
              <w:rPr>
                <w:ins w:id="2397" w:author="Sumit Pabbi" w:date="2015-04-10T22:56:00Z"/>
                <w:rFonts w:cs="Arial"/>
              </w:rPr>
            </w:pPr>
            <w:ins w:id="2398" w:author="Sumit Pabbi" w:date="2015-04-10T22:56:00Z">
              <w:r w:rsidRPr="00C72BB6">
                <w:rPr>
                  <w:rFonts w:cs="Arial"/>
                </w:rPr>
                <w:t>RANGE</w:t>
              </w:r>
            </w:ins>
          </w:p>
        </w:tc>
        <w:tc>
          <w:tcPr>
            <w:tcW w:w="1296" w:type="dxa"/>
            <w:vAlign w:val="center"/>
          </w:tcPr>
          <w:p w:rsidR="00907446" w:rsidRPr="00C72BB6" w:rsidRDefault="00907446" w:rsidP="00F3244D">
            <w:pPr>
              <w:cnfStyle w:val="100000000000" w:firstRow="1" w:lastRow="0" w:firstColumn="0" w:lastColumn="0" w:oddVBand="0" w:evenVBand="0" w:oddHBand="0" w:evenHBand="0" w:firstRowFirstColumn="0" w:firstRowLastColumn="0" w:lastRowFirstColumn="0" w:lastRowLastColumn="0"/>
              <w:rPr>
                <w:ins w:id="2399" w:author="Sumit Pabbi" w:date="2015-04-10T22:56:00Z"/>
                <w:rFonts w:cs="Arial"/>
              </w:rPr>
            </w:pPr>
            <w:ins w:id="2400" w:author="Sumit Pabbi" w:date="2015-04-10T22:56:00Z">
              <w:r w:rsidRPr="00C72BB6">
                <w:rPr>
                  <w:rFonts w:cs="Arial"/>
                </w:rPr>
                <w:t>DEFAULT  VALUE</w:t>
              </w:r>
            </w:ins>
          </w:p>
        </w:tc>
        <w:tc>
          <w:tcPr>
            <w:tcW w:w="2736" w:type="dxa"/>
            <w:vAlign w:val="center"/>
          </w:tcPr>
          <w:p w:rsidR="00907446" w:rsidRPr="00C72BB6" w:rsidRDefault="00907446" w:rsidP="00F3244D">
            <w:pPr>
              <w:cnfStyle w:val="100000000000" w:firstRow="1" w:lastRow="0" w:firstColumn="0" w:lastColumn="0" w:oddVBand="0" w:evenVBand="0" w:oddHBand="0" w:evenHBand="0" w:firstRowFirstColumn="0" w:firstRowLastColumn="0" w:lastRowFirstColumn="0" w:lastRowLastColumn="0"/>
              <w:rPr>
                <w:ins w:id="2401" w:author="Sumit Pabbi" w:date="2015-04-10T22:56:00Z"/>
                <w:rFonts w:cs="Arial"/>
              </w:rPr>
            </w:pPr>
            <w:ins w:id="2402" w:author="Sumit Pabbi" w:date="2015-04-10T22:56:00Z">
              <w:r w:rsidRPr="00C72BB6">
                <w:rPr>
                  <w:rFonts w:cs="Arial"/>
                </w:rPr>
                <w:t>DESCRIPTION</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ins w:id="2403"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04" w:author="Sumit Pabbi" w:date="2015-04-10T22:56:00Z"/>
                <w:rFonts w:cs="Arial"/>
              </w:rPr>
            </w:pPr>
            <w:ins w:id="2405" w:author="Sumit Pabbi" w:date="2015-04-10T22:56:00Z">
              <w:r w:rsidRPr="00C72BB6">
                <w:rPr>
                  <w:rFonts w:cs="Arial"/>
                </w:rPr>
                <w:t>NMS_KK_MSGS_PER_WEEK</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06" w:author="Sumit Pabbi" w:date="2015-04-10T22:56:00Z"/>
                <w:rFonts w:cs="Arial"/>
              </w:rPr>
            </w:pPr>
            <w:ins w:id="2407" w:author="Sumit Pabbi" w:date="2015-04-10T22:56:00Z">
              <w:r w:rsidRPr="00C72BB6">
                <w:rPr>
                  <w:rFonts w:cs="Arial"/>
                </w:rPr>
                <w:t>Integer</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08" w:author="Sumit Pabbi" w:date="2015-04-10T22:56:00Z"/>
                <w:rFonts w:cs="Arial"/>
              </w:rPr>
            </w:pPr>
            <w:ins w:id="2409" w:author="Sumit Pabbi" w:date="2015-04-10T22:56:00Z">
              <w:r w:rsidRPr="00C72BB6">
                <w:rPr>
                  <w:rFonts w:cs="Arial"/>
                </w:rPr>
                <w:t>[1..2]</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10" w:author="Sumit Pabbi" w:date="2015-04-10T22:56:00Z"/>
                <w:rFonts w:cs="Arial"/>
              </w:rPr>
            </w:pPr>
            <w:ins w:id="2411" w:author="Sumit Pabbi" w:date="2015-04-10T22:56:00Z">
              <w:r w:rsidRPr="00C72BB6">
                <w:rPr>
                  <w:rFonts w:cs="Arial"/>
                </w:rPr>
                <w:t>1</w:t>
              </w:r>
            </w:ins>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12" w:author="Sumit Pabbi" w:date="2015-04-10T22:56:00Z"/>
                <w:rFonts w:cs="Arial"/>
              </w:rPr>
            </w:pPr>
            <w:ins w:id="2413" w:author="Sumit Pabbi" w:date="2015-04-10T22:56:00Z">
              <w:r w:rsidRPr="00C72BB6">
                <w:rPr>
                  <w:rFonts w:cs="Arial"/>
                </w:rPr>
                <w:t>Number of  Kilkari messages per week</w:t>
              </w:r>
            </w:ins>
          </w:p>
        </w:tc>
      </w:tr>
      <w:tr w:rsidR="00907446" w:rsidRPr="00C72BB6" w:rsidTr="00F3244D">
        <w:trPr>
          <w:ins w:id="2414"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15" w:author="Sumit Pabbi" w:date="2015-04-10T22:56:00Z"/>
                <w:rFonts w:cs="Arial"/>
              </w:rPr>
            </w:pPr>
            <w:ins w:id="2416" w:author="Sumit Pabbi" w:date="2015-04-10T22:56:00Z">
              <w:r w:rsidRPr="00C72BB6">
                <w:rPr>
                  <w:rFonts w:cs="Arial"/>
                </w:rPr>
                <w:t>NMS_KK_FRESH_OBD_SERVICE_ID</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17" w:author="Sumit Pabbi" w:date="2015-04-10T22:56:00Z"/>
                <w:rFonts w:cs="Arial"/>
              </w:rPr>
            </w:pPr>
            <w:ins w:id="2418" w:author="Sumit Pabbi" w:date="2015-04-10T22:56:00Z">
              <w:r w:rsidRPr="00C72BB6">
                <w:rPr>
                  <w:rFonts w:cs="Arial"/>
                </w:rPr>
                <w:t>String</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19" w:author="Sumit Pabbi" w:date="2015-04-10T22:56:00Z"/>
                <w:rFonts w:cs="Arial"/>
              </w:rPr>
            </w:pPr>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20" w:author="Sumit Pabbi" w:date="2015-04-10T22:56:00Z"/>
                <w:rFonts w:cs="Arial"/>
              </w:rPr>
            </w:pPr>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21" w:author="Sumit Pabbi" w:date="2015-04-10T22:56:00Z"/>
                <w:rFonts w:cs="Arial"/>
              </w:rPr>
            </w:pPr>
            <w:ins w:id="2422" w:author="Sumit Pabbi" w:date="2015-04-10T22:56:00Z">
              <w:r w:rsidRPr="00C72BB6">
                <w:rPr>
                  <w:rFonts w:cs="Arial"/>
                </w:rPr>
                <w:t>Service Id for OBD requests pertaining to fresh base of calls.</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ins w:id="2423"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24" w:author="Sumit Pabbi" w:date="2015-04-10T22:56:00Z"/>
                <w:rFonts w:cs="Arial"/>
              </w:rPr>
            </w:pPr>
            <w:ins w:id="2425" w:author="Sumit Pabbi" w:date="2015-04-10T22:56:00Z">
              <w:r w:rsidRPr="00C72BB6">
                <w:rPr>
                  <w:rFonts w:cs="Arial"/>
                </w:rPr>
                <w:t>NMS_KK_RETRY_DAY1_OBD_SERVICE_ID</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26" w:author="Sumit Pabbi" w:date="2015-04-10T22:56:00Z"/>
                <w:rFonts w:cs="Arial"/>
              </w:rPr>
            </w:pPr>
            <w:ins w:id="2427" w:author="Sumit Pabbi" w:date="2015-04-10T22:56:00Z">
              <w:r w:rsidRPr="00C72BB6">
                <w:rPr>
                  <w:rFonts w:cs="Arial"/>
                </w:rPr>
                <w:t>String</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28" w:author="Sumit Pabbi" w:date="2015-04-10T22:56:00Z"/>
                <w:rFonts w:cs="Arial"/>
              </w:rPr>
            </w:pPr>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29" w:author="Sumit Pabbi" w:date="2015-04-10T22:56:00Z"/>
                <w:rFonts w:cs="Arial"/>
              </w:rPr>
            </w:pPr>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30" w:author="Sumit Pabbi" w:date="2015-04-10T22:56:00Z"/>
                <w:rFonts w:cs="Arial"/>
              </w:rPr>
            </w:pPr>
            <w:ins w:id="2431" w:author="Sumit Pabbi" w:date="2015-04-10T22:56:00Z">
              <w:r w:rsidRPr="00C72BB6">
                <w:rPr>
                  <w:rFonts w:cs="Arial"/>
                </w:rPr>
                <w:t>Service Id for OBD requests pertaining to calls for retry day1.</w:t>
              </w:r>
            </w:ins>
          </w:p>
        </w:tc>
      </w:tr>
      <w:tr w:rsidR="00907446" w:rsidRPr="00C72BB6" w:rsidTr="00F3244D">
        <w:trPr>
          <w:ins w:id="2432"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33" w:author="Sumit Pabbi" w:date="2015-04-10T22:56:00Z"/>
                <w:rFonts w:cs="Arial"/>
              </w:rPr>
            </w:pPr>
            <w:ins w:id="2434" w:author="Sumit Pabbi" w:date="2015-04-10T22:56:00Z">
              <w:r w:rsidRPr="00C72BB6">
                <w:rPr>
                  <w:rFonts w:cs="Arial"/>
                </w:rPr>
                <w:t>NMS_KK_RETRY_DAY2_OBD_SERVICE_ID</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35" w:author="Sumit Pabbi" w:date="2015-04-10T22:56:00Z"/>
                <w:rFonts w:cs="Arial"/>
              </w:rPr>
            </w:pPr>
            <w:ins w:id="2436" w:author="Sumit Pabbi" w:date="2015-04-10T22:56:00Z">
              <w:r w:rsidRPr="00C72BB6">
                <w:rPr>
                  <w:rFonts w:cs="Arial"/>
                </w:rPr>
                <w:t>String</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37" w:author="Sumit Pabbi" w:date="2015-04-10T22:56:00Z"/>
                <w:rFonts w:cs="Arial"/>
              </w:rPr>
            </w:pPr>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38" w:author="Sumit Pabbi" w:date="2015-04-10T22:56:00Z"/>
                <w:rFonts w:cs="Arial"/>
              </w:rPr>
            </w:pPr>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39" w:author="Sumit Pabbi" w:date="2015-04-10T22:56:00Z"/>
                <w:rFonts w:cs="Arial"/>
              </w:rPr>
            </w:pPr>
            <w:ins w:id="2440" w:author="Sumit Pabbi" w:date="2015-04-10T22:56:00Z">
              <w:r w:rsidRPr="00C72BB6">
                <w:rPr>
                  <w:rFonts w:cs="Arial"/>
                </w:rPr>
                <w:t>Service Id for OBD requests pertaining to calls for retry day2.</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ins w:id="2441"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42" w:author="Sumit Pabbi" w:date="2015-04-10T22:56:00Z"/>
                <w:rFonts w:cs="Arial"/>
              </w:rPr>
            </w:pPr>
            <w:ins w:id="2443" w:author="Sumit Pabbi" w:date="2015-04-10T22:56:00Z">
              <w:r w:rsidRPr="00C72BB6">
                <w:rPr>
                  <w:rFonts w:cs="Arial"/>
                </w:rPr>
                <w:t>NMS_KK_RETRY_DAY3_OBD_SERVICE_ID</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44" w:author="Sumit Pabbi" w:date="2015-04-10T22:56:00Z"/>
                <w:rFonts w:cs="Arial"/>
              </w:rPr>
            </w:pPr>
            <w:ins w:id="2445" w:author="Sumit Pabbi" w:date="2015-04-10T22:56:00Z">
              <w:r w:rsidRPr="00C72BB6">
                <w:rPr>
                  <w:rFonts w:cs="Arial"/>
                </w:rPr>
                <w:t>String</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46" w:author="Sumit Pabbi" w:date="2015-04-10T22:56:00Z"/>
                <w:rFonts w:cs="Arial"/>
              </w:rPr>
            </w:pPr>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47" w:author="Sumit Pabbi" w:date="2015-04-10T22:56:00Z"/>
                <w:rFonts w:cs="Arial"/>
              </w:rPr>
            </w:pPr>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48" w:author="Sumit Pabbi" w:date="2015-04-10T22:56:00Z"/>
                <w:rFonts w:cs="Arial"/>
              </w:rPr>
            </w:pPr>
            <w:ins w:id="2449" w:author="Sumit Pabbi" w:date="2015-04-10T22:56:00Z">
              <w:r w:rsidRPr="00C72BB6">
                <w:rPr>
                  <w:rFonts w:cs="Arial"/>
                </w:rPr>
                <w:t>Service Id for OBD requests pertaining to calls for retry day3.</w:t>
              </w:r>
            </w:ins>
          </w:p>
        </w:tc>
      </w:tr>
      <w:tr w:rsidR="00907446" w:rsidRPr="00C72BB6" w:rsidTr="00F3244D">
        <w:trPr>
          <w:ins w:id="2450"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51" w:author="Sumit Pabbi" w:date="2015-04-10T22:56:00Z"/>
                <w:rFonts w:cs="Arial"/>
              </w:rPr>
            </w:pPr>
            <w:ins w:id="2452" w:author="Sumit Pabbi" w:date="2015-04-10T22:56:00Z">
              <w:r w:rsidRPr="00C72BB6">
                <w:rPr>
                  <w:rFonts w:cs="Arial"/>
                </w:rPr>
                <w:t>NMS_KK_FRESH_OBD_PRIORITY</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53" w:author="Sumit Pabbi" w:date="2015-04-10T22:56:00Z"/>
                <w:rFonts w:cs="Arial"/>
              </w:rPr>
            </w:pPr>
            <w:ins w:id="2454" w:author="Sumit Pabbi" w:date="2015-04-10T22:56:00Z">
              <w:r w:rsidRPr="00C72BB6">
                <w:rPr>
                  <w:rFonts w:cs="Arial"/>
                </w:rPr>
                <w:t>Integer</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55" w:author="Sumit Pabbi" w:date="2015-04-10T22:56:00Z"/>
                <w:rFonts w:cs="Arial"/>
              </w:rPr>
            </w:pPr>
            <w:ins w:id="2456" w:author="Sumit Pabbi" w:date="2015-04-10T22:56:00Z">
              <w:r w:rsidRPr="00C72BB6">
                <w:rPr>
                  <w:rFonts w:cs="Arial"/>
                </w:rPr>
                <w:t>[0..2]</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57" w:author="Sumit Pabbi" w:date="2015-04-10T22:56:00Z"/>
                <w:rFonts w:cs="Arial"/>
              </w:rPr>
            </w:pPr>
            <w:ins w:id="2458" w:author="Sumit Pabbi" w:date="2015-04-10T22:56:00Z">
              <w:r w:rsidRPr="00C72BB6">
                <w:rPr>
                  <w:rFonts w:cs="Arial"/>
                </w:rPr>
                <w:t>0</w:t>
              </w:r>
            </w:ins>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59" w:author="Sumit Pabbi" w:date="2015-04-10T22:56:00Z"/>
                <w:rFonts w:cs="Arial"/>
              </w:rPr>
            </w:pPr>
            <w:ins w:id="2460" w:author="Sumit Pabbi" w:date="2015-04-10T22:56:00Z">
              <w:r w:rsidRPr="00C72BB6">
                <w:rPr>
                  <w:rFonts w:cs="Arial"/>
                </w:rPr>
                <w:t>Service Id for OBD requests pertaining to fresh base of calls.</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ins w:id="2461"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62" w:author="Sumit Pabbi" w:date="2015-04-10T22:56:00Z"/>
                <w:rFonts w:cs="Arial"/>
              </w:rPr>
            </w:pPr>
            <w:ins w:id="2463" w:author="Sumit Pabbi" w:date="2015-04-10T22:56:00Z">
              <w:r w:rsidRPr="00C72BB6">
                <w:rPr>
                  <w:rFonts w:cs="Arial"/>
                </w:rPr>
                <w:t>NMS_KK_RETRY_DAY1_OBD_ PRIORITY</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64" w:author="Sumit Pabbi" w:date="2015-04-10T22:56:00Z"/>
                <w:rFonts w:cs="Arial"/>
              </w:rPr>
            </w:pPr>
            <w:ins w:id="2465" w:author="Sumit Pabbi" w:date="2015-04-10T22:56:00Z">
              <w:r w:rsidRPr="00C72BB6">
                <w:rPr>
                  <w:rFonts w:cs="Arial"/>
                </w:rPr>
                <w:t>String</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66" w:author="Sumit Pabbi" w:date="2015-04-10T22:56:00Z"/>
                <w:rFonts w:cs="Arial"/>
              </w:rPr>
            </w:pPr>
            <w:ins w:id="2467" w:author="Sumit Pabbi" w:date="2015-04-10T22:56:00Z">
              <w:r w:rsidRPr="00C72BB6">
                <w:rPr>
                  <w:rFonts w:cs="Arial"/>
                </w:rPr>
                <w:t>[0..2]</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68" w:author="Sumit Pabbi" w:date="2015-04-10T22:56:00Z"/>
                <w:rFonts w:cs="Arial"/>
              </w:rPr>
            </w:pPr>
            <w:ins w:id="2469" w:author="Sumit Pabbi" w:date="2015-04-10T22:56:00Z">
              <w:r w:rsidRPr="00C72BB6">
                <w:rPr>
                  <w:rFonts w:cs="Arial"/>
                </w:rPr>
                <w:t>0</w:t>
              </w:r>
            </w:ins>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70" w:author="Sumit Pabbi" w:date="2015-04-10T22:56:00Z"/>
                <w:rFonts w:cs="Arial"/>
              </w:rPr>
            </w:pPr>
            <w:ins w:id="2471" w:author="Sumit Pabbi" w:date="2015-04-10T22:56:00Z">
              <w:r w:rsidRPr="00C72BB6">
                <w:rPr>
                  <w:rFonts w:cs="Arial"/>
                </w:rPr>
                <w:t>Service Id for OBD requests pertaining to calls for retry day1.</w:t>
              </w:r>
            </w:ins>
          </w:p>
        </w:tc>
      </w:tr>
      <w:tr w:rsidR="00907446" w:rsidRPr="00C72BB6" w:rsidTr="00F3244D">
        <w:trPr>
          <w:ins w:id="2472"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73" w:author="Sumit Pabbi" w:date="2015-04-10T22:56:00Z"/>
                <w:rFonts w:cs="Arial"/>
              </w:rPr>
            </w:pPr>
            <w:ins w:id="2474" w:author="Sumit Pabbi" w:date="2015-04-10T22:56:00Z">
              <w:r w:rsidRPr="00C72BB6">
                <w:rPr>
                  <w:rFonts w:cs="Arial"/>
                </w:rPr>
                <w:t>NMS_KK_RETRY_DAY2_OBD_ PRIORITY</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75" w:author="Sumit Pabbi" w:date="2015-04-10T22:56:00Z"/>
                <w:rFonts w:cs="Arial"/>
              </w:rPr>
            </w:pPr>
            <w:ins w:id="2476" w:author="Sumit Pabbi" w:date="2015-04-10T22:56:00Z">
              <w:r w:rsidRPr="00C72BB6">
                <w:rPr>
                  <w:rFonts w:cs="Arial"/>
                </w:rPr>
                <w:t>String</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77" w:author="Sumit Pabbi" w:date="2015-04-10T22:56:00Z"/>
                <w:rFonts w:cs="Arial"/>
              </w:rPr>
            </w:pPr>
            <w:ins w:id="2478" w:author="Sumit Pabbi" w:date="2015-04-10T22:56:00Z">
              <w:r w:rsidRPr="00C72BB6">
                <w:rPr>
                  <w:rFonts w:cs="Arial"/>
                </w:rPr>
                <w:t>[0..2]</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79" w:author="Sumit Pabbi" w:date="2015-04-10T22:56:00Z"/>
                <w:rFonts w:cs="Arial"/>
              </w:rPr>
            </w:pPr>
            <w:ins w:id="2480" w:author="Sumit Pabbi" w:date="2015-04-10T22:56:00Z">
              <w:r w:rsidRPr="00C72BB6">
                <w:rPr>
                  <w:rFonts w:cs="Arial"/>
                </w:rPr>
                <w:t>1</w:t>
              </w:r>
            </w:ins>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81" w:author="Sumit Pabbi" w:date="2015-04-10T22:56:00Z"/>
                <w:rFonts w:cs="Arial"/>
              </w:rPr>
            </w:pPr>
            <w:ins w:id="2482" w:author="Sumit Pabbi" w:date="2015-04-10T22:56:00Z">
              <w:r w:rsidRPr="00C72BB6">
                <w:rPr>
                  <w:rFonts w:cs="Arial"/>
                </w:rPr>
                <w:t>Service Id for OBD requests pertaining to calls for retry day2.</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trHeight w:val="691"/>
          <w:ins w:id="2483"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84" w:author="Sumit Pabbi" w:date="2015-04-10T22:56:00Z"/>
                <w:rFonts w:cs="Arial"/>
              </w:rPr>
            </w:pPr>
            <w:ins w:id="2485" w:author="Sumit Pabbi" w:date="2015-04-10T22:56:00Z">
              <w:r w:rsidRPr="00C72BB6">
                <w:rPr>
                  <w:rFonts w:cs="Arial"/>
                </w:rPr>
                <w:t>NMS_KK_RETRY_DAY3_OBD_ PRIORITY</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86" w:author="Sumit Pabbi" w:date="2015-04-10T22:56:00Z"/>
                <w:rFonts w:cs="Arial"/>
              </w:rPr>
            </w:pPr>
            <w:ins w:id="2487" w:author="Sumit Pabbi" w:date="2015-04-10T22:56:00Z">
              <w:r w:rsidRPr="00C72BB6">
                <w:rPr>
                  <w:rFonts w:cs="Arial"/>
                </w:rPr>
                <w:t>String</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88" w:author="Sumit Pabbi" w:date="2015-04-10T22:56:00Z"/>
                <w:rFonts w:cs="Arial"/>
              </w:rPr>
            </w:pPr>
            <w:ins w:id="2489" w:author="Sumit Pabbi" w:date="2015-04-10T22:56:00Z">
              <w:r w:rsidRPr="00C72BB6">
                <w:rPr>
                  <w:rFonts w:cs="Arial"/>
                </w:rPr>
                <w:t>[0..2]</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90" w:author="Sumit Pabbi" w:date="2015-04-10T22:56:00Z"/>
                <w:rFonts w:cs="Arial"/>
              </w:rPr>
            </w:pPr>
            <w:ins w:id="2491" w:author="Sumit Pabbi" w:date="2015-04-10T22:56:00Z">
              <w:r w:rsidRPr="00C72BB6">
                <w:rPr>
                  <w:rFonts w:cs="Arial"/>
                </w:rPr>
                <w:t>2</w:t>
              </w:r>
            </w:ins>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492" w:author="Sumit Pabbi" w:date="2015-04-10T22:56:00Z"/>
                <w:rFonts w:cs="Arial"/>
              </w:rPr>
            </w:pPr>
            <w:ins w:id="2493" w:author="Sumit Pabbi" w:date="2015-04-10T22:56:00Z">
              <w:r w:rsidRPr="00C72BB6">
                <w:rPr>
                  <w:rFonts w:cs="Arial"/>
                </w:rPr>
                <w:t>Service Id for OBD requests pertaining to calls for retry day3.</w:t>
              </w:r>
            </w:ins>
          </w:p>
        </w:tc>
      </w:tr>
      <w:tr w:rsidR="00907446" w:rsidRPr="00C72BB6" w:rsidTr="00F3244D">
        <w:trPr>
          <w:trHeight w:val="691"/>
          <w:ins w:id="2494"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495" w:author="Sumit Pabbi" w:date="2015-04-10T22:56:00Z"/>
                <w:rFonts w:cs="Arial"/>
              </w:rPr>
            </w:pPr>
            <w:ins w:id="2496" w:author="Sumit Pabbi" w:date="2015-04-10T22:56:00Z">
              <w:r w:rsidRPr="00C72BB6">
                <w:rPr>
                  <w:rFonts w:cs="Arial"/>
                </w:rPr>
                <w:t>NMS_KK_OBD_FILE_LOCAL_PATH</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97" w:author="Sumit Pabbi" w:date="2015-04-10T22:56:00Z"/>
                <w:rFonts w:cs="Arial"/>
              </w:rPr>
            </w:pPr>
            <w:ins w:id="2498" w:author="Sumit Pabbi" w:date="2015-04-10T22:56:00Z">
              <w:r w:rsidRPr="00C72BB6">
                <w:rPr>
                  <w:rFonts w:cs="Arial"/>
                </w:rPr>
                <w:t>String</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499" w:author="Sumit Pabbi" w:date="2015-04-10T22:56:00Z"/>
                <w:rFonts w:cs="Arial"/>
              </w:rPr>
            </w:pPr>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00" w:author="Sumit Pabbi" w:date="2015-04-10T22:56:00Z"/>
                <w:rFonts w:cs="Arial"/>
              </w:rPr>
            </w:pPr>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01" w:author="Sumit Pabbi" w:date="2015-04-10T22:56:00Z"/>
                <w:rFonts w:cs="Arial"/>
              </w:rPr>
            </w:pPr>
            <w:ins w:id="2502" w:author="Sumit Pabbi" w:date="2015-04-10T22:56:00Z">
              <w:r w:rsidRPr="00C72BB6">
                <w:rPr>
                  <w:rFonts w:cs="Arial"/>
                </w:rPr>
                <w:t>Temporary Path where OBD file is generated on NMS node.</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trHeight w:val="691"/>
          <w:ins w:id="2503"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504" w:author="Sumit Pabbi" w:date="2015-04-10T22:56:00Z"/>
                <w:rFonts w:cs="Arial"/>
              </w:rPr>
            </w:pPr>
            <w:ins w:id="2505" w:author="Sumit Pabbi" w:date="2015-04-10T22:56:00Z">
              <w:r w:rsidRPr="00C72BB6">
                <w:rPr>
                  <w:rFonts w:cs="Arial"/>
                </w:rPr>
                <w:t>NMS_KK_OBD_FILE_PATH</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06" w:author="Sumit Pabbi" w:date="2015-04-10T22:56:00Z"/>
                <w:rFonts w:cs="Arial"/>
              </w:rPr>
            </w:pPr>
            <w:ins w:id="2507" w:author="Sumit Pabbi" w:date="2015-04-10T22:56:00Z">
              <w:r w:rsidRPr="00C72BB6">
                <w:rPr>
                  <w:rFonts w:cs="Arial"/>
                </w:rPr>
                <w:t>String</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08" w:author="Sumit Pabbi" w:date="2015-04-10T22:56:00Z"/>
                <w:rFonts w:cs="Arial"/>
              </w:rPr>
            </w:pPr>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09" w:author="Sumit Pabbi" w:date="2015-04-10T22:56:00Z"/>
                <w:rFonts w:cs="Arial"/>
              </w:rPr>
            </w:pPr>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10" w:author="Sumit Pabbi" w:date="2015-04-10T22:56:00Z"/>
                <w:rFonts w:cs="Arial"/>
              </w:rPr>
            </w:pPr>
            <w:ins w:id="2511" w:author="Sumit Pabbi" w:date="2015-04-10T22:56:00Z">
              <w:r w:rsidRPr="00C72BB6">
                <w:rPr>
                  <w:rFonts w:cs="Arial"/>
                </w:rPr>
                <w:t>Path on which OBD target shall be copied by NMS using SCP. This path is also used by IVR for copying CDR Files</w:t>
              </w:r>
            </w:ins>
          </w:p>
        </w:tc>
      </w:tr>
      <w:tr w:rsidR="00907446" w:rsidRPr="00C72BB6" w:rsidTr="00F3244D">
        <w:trPr>
          <w:trHeight w:val="691"/>
          <w:ins w:id="2512"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513" w:author="Sumit Pabbi" w:date="2015-04-10T22:56:00Z"/>
                <w:rFonts w:cs="Arial"/>
              </w:rPr>
            </w:pPr>
            <w:ins w:id="2514" w:author="Sumit Pabbi" w:date="2015-04-10T22:56:00Z">
              <w:r w:rsidRPr="00C72BB6">
                <w:rPr>
                  <w:rFonts w:cs="Arial"/>
                </w:rPr>
                <w:t>NMS_KK_OBD_FILE_SERVER_IP</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15" w:author="Sumit Pabbi" w:date="2015-04-10T22:56:00Z"/>
                <w:rFonts w:cs="Arial"/>
              </w:rPr>
            </w:pPr>
            <w:ins w:id="2516" w:author="Sumit Pabbi" w:date="2015-04-10T22:56:00Z">
              <w:r w:rsidRPr="00C72BB6">
                <w:rPr>
                  <w:rFonts w:cs="Arial"/>
                </w:rPr>
                <w:t>String</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17" w:author="Sumit Pabbi" w:date="2015-04-10T22:56:00Z"/>
                <w:rFonts w:cs="Arial"/>
              </w:rPr>
            </w:pPr>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18" w:author="Sumit Pabbi" w:date="2015-04-10T22:56:00Z"/>
                <w:rFonts w:cs="Arial"/>
              </w:rPr>
            </w:pPr>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19" w:author="Sumit Pabbi" w:date="2015-04-10T22:56:00Z"/>
                <w:rFonts w:cs="Arial"/>
              </w:rPr>
            </w:pPr>
            <w:ins w:id="2520" w:author="Sumit Pabbi" w:date="2015-04-10T22:56:00Z">
              <w:r w:rsidRPr="00C72BB6">
                <w:rPr>
                  <w:rFonts w:cs="Arial"/>
                </w:rPr>
                <w:t>IP of the server to copy the OBD and CDR Files.</w:t>
              </w:r>
            </w:ins>
          </w:p>
        </w:tc>
      </w:tr>
      <w:tr w:rsidR="00907446" w:rsidRPr="00C72BB6" w:rsidTr="00F3244D">
        <w:trPr>
          <w:cnfStyle w:val="000000100000" w:firstRow="0" w:lastRow="0" w:firstColumn="0" w:lastColumn="0" w:oddVBand="0" w:evenVBand="0" w:oddHBand="1" w:evenHBand="0" w:firstRowFirstColumn="0" w:firstRowLastColumn="0" w:lastRowFirstColumn="0" w:lastRowLastColumn="0"/>
          <w:trHeight w:val="691"/>
          <w:ins w:id="2521"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522" w:author="Sumit Pabbi" w:date="2015-04-10T22:56:00Z"/>
                <w:rFonts w:cs="Arial"/>
              </w:rPr>
            </w:pPr>
            <w:ins w:id="2523" w:author="Sumit Pabbi" w:date="2015-04-10T22:56:00Z">
              <w:r w:rsidRPr="00C72BB6">
                <w:rPr>
                  <w:rFonts w:cs="Arial"/>
                </w:rPr>
                <w:t>NMS_KK_OBD_IVR_IP</w:t>
              </w:r>
            </w:ins>
          </w:p>
        </w:tc>
        <w:tc>
          <w:tcPr>
            <w:tcW w:w="1008"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24" w:author="Sumit Pabbi" w:date="2015-04-10T22:56:00Z"/>
                <w:rFonts w:cs="Arial"/>
              </w:rPr>
            </w:pPr>
            <w:ins w:id="2525" w:author="Sumit Pabbi" w:date="2015-04-10T22:56:00Z">
              <w:r w:rsidRPr="00C72BB6">
                <w:rPr>
                  <w:rFonts w:cs="Arial"/>
                </w:rPr>
                <w:t>String</w:t>
              </w:r>
            </w:ins>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26" w:author="Sumit Pabbi" w:date="2015-04-10T22:56:00Z"/>
                <w:rFonts w:cs="Arial"/>
              </w:rPr>
            </w:pPr>
          </w:p>
        </w:tc>
        <w:tc>
          <w:tcPr>
            <w:tcW w:w="129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27" w:author="Sumit Pabbi" w:date="2015-04-10T22:56:00Z"/>
                <w:rFonts w:cs="Arial"/>
              </w:rPr>
            </w:pPr>
          </w:p>
        </w:tc>
        <w:tc>
          <w:tcPr>
            <w:tcW w:w="2736" w:type="dxa"/>
            <w:vAlign w:val="center"/>
          </w:tcPr>
          <w:p w:rsidR="00907446" w:rsidRPr="00C72BB6" w:rsidRDefault="00907446" w:rsidP="00F3244D">
            <w:pPr>
              <w:cnfStyle w:val="000000100000" w:firstRow="0" w:lastRow="0" w:firstColumn="0" w:lastColumn="0" w:oddVBand="0" w:evenVBand="0" w:oddHBand="1" w:evenHBand="0" w:firstRowFirstColumn="0" w:firstRowLastColumn="0" w:lastRowFirstColumn="0" w:lastRowLastColumn="0"/>
              <w:rPr>
                <w:ins w:id="2528" w:author="Sumit Pabbi" w:date="2015-04-10T22:56:00Z"/>
                <w:rFonts w:cs="Arial"/>
              </w:rPr>
            </w:pPr>
            <w:ins w:id="2529" w:author="Sumit Pabbi" w:date="2015-04-10T22:56:00Z">
              <w:r w:rsidRPr="00C72BB6">
                <w:rPr>
                  <w:rFonts w:cs="Arial"/>
                </w:rPr>
                <w:t>IP address of the IVR node for invoking API provided by IVR</w:t>
              </w:r>
            </w:ins>
          </w:p>
        </w:tc>
      </w:tr>
      <w:tr w:rsidR="00907446" w:rsidRPr="00C72BB6" w:rsidTr="00F3244D">
        <w:trPr>
          <w:trHeight w:val="691"/>
          <w:ins w:id="2530" w:author="Sumit Pabbi" w:date="2015-04-10T22:56: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907446" w:rsidRPr="00C72BB6" w:rsidRDefault="00907446" w:rsidP="00F3244D">
            <w:pPr>
              <w:rPr>
                <w:ins w:id="2531" w:author="Sumit Pabbi" w:date="2015-04-10T22:56:00Z"/>
                <w:rFonts w:cs="Arial"/>
              </w:rPr>
            </w:pPr>
            <w:ins w:id="2532" w:author="Sumit Pabbi" w:date="2015-04-10T22:56:00Z">
              <w:r w:rsidRPr="00C72BB6">
                <w:rPr>
                  <w:rFonts w:cs="Arial"/>
                </w:rPr>
                <w:t>NMS_KK_OBD_IVR_PORT</w:t>
              </w:r>
            </w:ins>
          </w:p>
        </w:tc>
        <w:tc>
          <w:tcPr>
            <w:tcW w:w="1008"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33" w:author="Sumit Pabbi" w:date="2015-04-10T22:56:00Z"/>
                <w:rFonts w:cs="Arial"/>
              </w:rPr>
            </w:pPr>
            <w:ins w:id="2534" w:author="Sumit Pabbi" w:date="2015-04-10T22:56:00Z">
              <w:r w:rsidRPr="00C72BB6">
                <w:rPr>
                  <w:rFonts w:cs="Arial"/>
                </w:rPr>
                <w:t>integer</w:t>
              </w:r>
            </w:ins>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35" w:author="Sumit Pabbi" w:date="2015-04-10T22:56:00Z"/>
                <w:rFonts w:cs="Arial"/>
              </w:rPr>
            </w:pPr>
          </w:p>
        </w:tc>
        <w:tc>
          <w:tcPr>
            <w:tcW w:w="129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36" w:author="Sumit Pabbi" w:date="2015-04-10T22:56:00Z"/>
                <w:rFonts w:cs="Arial"/>
              </w:rPr>
            </w:pPr>
          </w:p>
        </w:tc>
        <w:tc>
          <w:tcPr>
            <w:tcW w:w="2736" w:type="dxa"/>
            <w:vAlign w:val="center"/>
          </w:tcPr>
          <w:p w:rsidR="00907446" w:rsidRPr="00C72BB6" w:rsidRDefault="00907446" w:rsidP="00F3244D">
            <w:pPr>
              <w:cnfStyle w:val="000000000000" w:firstRow="0" w:lastRow="0" w:firstColumn="0" w:lastColumn="0" w:oddVBand="0" w:evenVBand="0" w:oddHBand="0" w:evenHBand="0" w:firstRowFirstColumn="0" w:firstRowLastColumn="0" w:lastRowFirstColumn="0" w:lastRowLastColumn="0"/>
              <w:rPr>
                <w:ins w:id="2537" w:author="Sumit Pabbi" w:date="2015-04-10T22:56:00Z"/>
                <w:rFonts w:cs="Arial"/>
              </w:rPr>
            </w:pPr>
            <w:ins w:id="2538" w:author="Sumit Pabbi" w:date="2015-04-10T22:56:00Z">
              <w:r w:rsidRPr="00C72BB6">
                <w:rPr>
                  <w:rFonts w:cs="Arial"/>
                </w:rPr>
                <w:t>Port number to invoke IVR provided APIs</w:t>
              </w:r>
            </w:ins>
          </w:p>
        </w:tc>
      </w:tr>
    </w:tbl>
    <w:p w:rsidR="00907446" w:rsidRPr="00C72BB6" w:rsidRDefault="00907446" w:rsidP="00907446">
      <w:pPr>
        <w:rPr>
          <w:ins w:id="2539" w:author="Sumit Pabbi" w:date="2015-04-10T22:56:00Z"/>
          <w:rFonts w:ascii="Arial" w:eastAsia="Times New Roman" w:hAnsi="Arial" w:cs="Arial"/>
          <w:color w:val="4F81BD"/>
          <w:sz w:val="26"/>
          <w:szCs w:val="26"/>
        </w:rPr>
      </w:pPr>
    </w:p>
    <w:p w:rsidR="0030465C" w:rsidRPr="00C72BB6" w:rsidRDefault="0030465C" w:rsidP="0030465C">
      <w:pPr>
        <w:rPr>
          <w:rFonts w:ascii="Arial" w:eastAsia="Times New Roman" w:hAnsi="Arial" w:cs="Arial"/>
          <w:color w:val="4F81BD"/>
          <w:sz w:val="26"/>
          <w:szCs w:val="26"/>
        </w:rPr>
      </w:pPr>
    </w:p>
    <w:p w:rsidR="00423D5F" w:rsidRPr="00C72BB6" w:rsidRDefault="008126C9" w:rsidP="00AD5C2F">
      <w:pPr>
        <w:pStyle w:val="Heading2"/>
      </w:pPr>
      <w:bookmarkStart w:id="2540" w:name="_Ref411542189"/>
      <w:bookmarkStart w:id="2541" w:name="_Toc413665726"/>
      <w:bookmarkStart w:id="2542" w:name="_Toc413339927"/>
      <w:bookmarkStart w:id="2543" w:name="_Toc416719493"/>
      <w:r w:rsidRPr="00C72BB6">
        <w:t>Data Upload</w:t>
      </w:r>
      <w:bookmarkEnd w:id="2384"/>
      <w:bookmarkEnd w:id="2385"/>
      <w:bookmarkEnd w:id="2386"/>
      <w:bookmarkEnd w:id="2387"/>
      <w:bookmarkEnd w:id="2388"/>
      <w:bookmarkEnd w:id="2389"/>
      <w:bookmarkEnd w:id="2390"/>
      <w:bookmarkEnd w:id="2540"/>
      <w:bookmarkEnd w:id="2541"/>
      <w:bookmarkEnd w:id="2542"/>
      <w:bookmarkEnd w:id="2543"/>
    </w:p>
    <w:p w:rsidR="000B0AD0" w:rsidRPr="00C72BB6" w:rsidRDefault="008126C9" w:rsidP="003D485F">
      <w:pPr>
        <w:spacing w:line="360" w:lineRule="auto"/>
        <w:rPr>
          <w:rFonts w:ascii="Arial" w:hAnsi="Arial" w:cs="Arial"/>
        </w:rPr>
      </w:pPr>
      <w:r w:rsidRPr="00C72BB6">
        <w:rPr>
          <w:rFonts w:ascii="Arial" w:hAnsi="Arial" w:cs="Arial"/>
        </w:rPr>
        <w:t>This section describes the various design options for implementing NMS Data Upload requirements; pros and cons of each option; and the selected option.</w:t>
      </w:r>
    </w:p>
    <w:p w:rsidR="000B0AD0" w:rsidRPr="00C72BB6" w:rsidRDefault="008126C9" w:rsidP="00AD5C2F">
      <w:pPr>
        <w:pStyle w:val="Heading3"/>
      </w:pPr>
      <w:bookmarkStart w:id="2544" w:name="_Toc416719494"/>
      <w:r w:rsidRPr="00C72BB6">
        <w:t>Requirements</w:t>
      </w:r>
      <w:bookmarkEnd w:id="2544"/>
    </w:p>
    <w:p w:rsidR="00DD494E" w:rsidRPr="00C72BB6" w:rsidRDefault="008126C9" w:rsidP="003D485F">
      <w:pPr>
        <w:spacing w:line="360" w:lineRule="auto"/>
        <w:rPr>
          <w:rFonts w:ascii="Arial" w:hAnsi="Arial" w:cs="Arial"/>
        </w:rPr>
      </w:pPr>
      <w:r w:rsidRPr="00C72BB6">
        <w:rPr>
          <w:rFonts w:ascii="Arial" w:hAnsi="Arial" w:cs="Arial"/>
        </w:rPr>
        <w:t>The NMS Data Upload functionality must fulfill the following requirements:</w:t>
      </w:r>
    </w:p>
    <w:p w:rsidR="00177421"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NMS shall provide a web interface to Administrators/Support Staff for performing bulk upload (using a  file containing data in Comma Separated Value format) of the following into NMS:</w:t>
      </w:r>
    </w:p>
    <w:p w:rsidR="00177421" w:rsidRPr="00C72BB6" w:rsidRDefault="008126C9" w:rsidP="00D31880">
      <w:pPr>
        <w:pStyle w:val="ListParagraph"/>
        <w:numPr>
          <w:ilvl w:val="1"/>
          <w:numId w:val="5"/>
        </w:numPr>
        <w:spacing w:after="120" w:line="360" w:lineRule="auto"/>
        <w:rPr>
          <w:rFonts w:ascii="Arial" w:hAnsi="Arial" w:cs="Arial"/>
        </w:rPr>
      </w:pPr>
      <w:r w:rsidRPr="00C72BB6">
        <w:rPr>
          <w:rFonts w:ascii="Arial" w:hAnsi="Arial" w:cs="Arial"/>
        </w:rPr>
        <w:t>Master Location Data and Location-Language Mapping</w:t>
      </w:r>
    </w:p>
    <w:p w:rsidR="00177421" w:rsidRPr="00C72BB6" w:rsidRDefault="008126C9" w:rsidP="00D31880">
      <w:pPr>
        <w:pStyle w:val="ListParagraph"/>
        <w:numPr>
          <w:ilvl w:val="1"/>
          <w:numId w:val="5"/>
        </w:numPr>
        <w:spacing w:after="120" w:line="360" w:lineRule="auto"/>
        <w:rPr>
          <w:rFonts w:ascii="Arial" w:hAnsi="Arial" w:cs="Arial"/>
        </w:rPr>
      </w:pPr>
      <w:r w:rsidRPr="00C72BB6">
        <w:rPr>
          <w:rFonts w:ascii="Arial" w:hAnsi="Arial" w:cs="Arial"/>
        </w:rPr>
        <w:t>FLW Registration Data</w:t>
      </w:r>
    </w:p>
    <w:p w:rsidR="00177421" w:rsidRPr="00C72BB6" w:rsidRDefault="008126C9" w:rsidP="00D31880">
      <w:pPr>
        <w:pStyle w:val="ListParagraph"/>
        <w:numPr>
          <w:ilvl w:val="1"/>
          <w:numId w:val="5"/>
        </w:numPr>
        <w:spacing w:after="120" w:line="360" w:lineRule="auto"/>
        <w:rPr>
          <w:rFonts w:ascii="Arial" w:hAnsi="Arial" w:cs="Arial"/>
        </w:rPr>
      </w:pPr>
      <w:r w:rsidRPr="00C72BB6">
        <w:rPr>
          <w:rFonts w:ascii="Arial" w:hAnsi="Arial" w:cs="Arial"/>
        </w:rPr>
        <w:t>MCTS Mother, Child Data</w:t>
      </w:r>
    </w:p>
    <w:p w:rsidR="00C76AD9" w:rsidRPr="00C72BB6" w:rsidRDefault="008126C9">
      <w:pPr>
        <w:pStyle w:val="ListParagraph"/>
        <w:numPr>
          <w:ilvl w:val="1"/>
          <w:numId w:val="5"/>
        </w:numPr>
        <w:spacing w:after="120" w:line="360" w:lineRule="auto"/>
        <w:rPr>
          <w:rFonts w:ascii="Arial" w:hAnsi="Arial" w:cs="Arial"/>
        </w:rPr>
      </w:pPr>
      <w:r w:rsidRPr="00C72BB6">
        <w:rPr>
          <w:rFonts w:ascii="Arial" w:hAnsi="Arial" w:cs="Arial"/>
        </w:rPr>
        <w:t>MA, MK &amp; Kilkari Content Data</w:t>
      </w:r>
    </w:p>
    <w:p w:rsidR="00C76AD9" w:rsidRPr="00C72BB6" w:rsidRDefault="008126C9">
      <w:pPr>
        <w:pStyle w:val="ListParagraph"/>
        <w:numPr>
          <w:ilvl w:val="1"/>
          <w:numId w:val="5"/>
        </w:numPr>
        <w:spacing w:after="120" w:line="360" w:lineRule="auto"/>
        <w:rPr>
          <w:rFonts w:ascii="Arial" w:hAnsi="Arial" w:cs="Arial"/>
        </w:rPr>
      </w:pPr>
      <w:r w:rsidRPr="00C72BB6">
        <w:rPr>
          <w:rFonts w:ascii="Arial" w:hAnsi="Arial" w:cs="Arial"/>
        </w:rPr>
        <w:t>State-wise Capping Data</w:t>
      </w:r>
    </w:p>
    <w:p w:rsidR="00177421"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It should be possible to perform incremental uploads to add new records, modify existing records or delete records in NMS.</w:t>
      </w:r>
    </w:p>
    <w:p w:rsidR="00DD494E"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NMS shall validate each record contained in the CSV file before storing it in its database.</w:t>
      </w:r>
    </w:p>
    <w:p w:rsidR="000B0AD0"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Errors found during validation must be logged.</w:t>
      </w:r>
    </w:p>
    <w:p w:rsidR="002E0FB0" w:rsidRPr="00C72BB6" w:rsidRDefault="008126C9" w:rsidP="00D31880">
      <w:pPr>
        <w:pStyle w:val="ListParagraph"/>
        <w:numPr>
          <w:ilvl w:val="0"/>
          <w:numId w:val="5"/>
        </w:numPr>
        <w:spacing w:after="120" w:line="360" w:lineRule="auto"/>
        <w:rPr>
          <w:rFonts w:ascii="Arial" w:hAnsi="Arial" w:cs="Arial"/>
        </w:rPr>
      </w:pPr>
      <w:r w:rsidRPr="00C72BB6">
        <w:rPr>
          <w:rFonts w:ascii="Arial" w:hAnsi="Arial" w:cs="Arial"/>
        </w:rPr>
        <w:t>NMS shall maintain a history of changes made to the data.</w:t>
      </w:r>
    </w:p>
    <w:p w:rsidR="008126C9" w:rsidRPr="00C72BB6" w:rsidRDefault="008126C9" w:rsidP="00AD5C2F">
      <w:pPr>
        <w:pStyle w:val="Heading3"/>
      </w:pPr>
      <w:bookmarkStart w:id="2545" w:name="_Toc416719495"/>
      <w:r w:rsidRPr="00C72BB6">
        <w:t>Data Upload Design</w:t>
      </w:r>
      <w:bookmarkStart w:id="2546" w:name="_Toc410840456"/>
      <w:bookmarkStart w:id="2547" w:name="_Toc410840457"/>
      <w:bookmarkStart w:id="2548" w:name="_Toc410840458"/>
      <w:bookmarkStart w:id="2549" w:name="_Toc410840459"/>
      <w:bookmarkStart w:id="2550" w:name="_Toc410840460"/>
      <w:bookmarkStart w:id="2551" w:name="_Toc410840461"/>
      <w:bookmarkStart w:id="2552" w:name="_Toc410840462"/>
      <w:bookmarkStart w:id="2553" w:name="_Toc410840463"/>
      <w:bookmarkStart w:id="2554" w:name="_Toc410840464"/>
      <w:bookmarkEnd w:id="2545"/>
      <w:bookmarkEnd w:id="2546"/>
      <w:bookmarkEnd w:id="2547"/>
      <w:bookmarkEnd w:id="2548"/>
      <w:bookmarkEnd w:id="2549"/>
      <w:bookmarkEnd w:id="2550"/>
      <w:bookmarkEnd w:id="2551"/>
      <w:bookmarkEnd w:id="2552"/>
      <w:bookmarkEnd w:id="2553"/>
      <w:bookmarkEnd w:id="2554"/>
    </w:p>
    <w:p w:rsidR="00C93DC8"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NMS Application Module shall define MDS entities corresponding to Master Location, FLW Registration and MC</w:t>
      </w:r>
      <w:r w:rsidR="008164EC" w:rsidRPr="00C72BB6">
        <w:rPr>
          <w:rFonts w:ascii="Arial" w:hAnsi="Arial" w:cs="Arial"/>
        </w:rPr>
        <w:t>TS</w:t>
      </w:r>
      <w:r w:rsidRPr="00C72BB6">
        <w:rPr>
          <w:rFonts w:ascii="Arial" w:hAnsi="Arial" w:cs="Arial"/>
        </w:rPr>
        <w:t xml:space="preserve"> Mother, Child Data.</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Additionally, for the purpose of temporarily storing data uploaded from CSV files, NMS Application Module shall define MDS entities corresponding to Master Location, FLW Registration and MCST Mother, Child Data CSV files. Data from CSV files shall be uploaded to these tables; NMS Application shall then validate records and move them to the final tables.</w:t>
      </w:r>
    </w:p>
    <w:p w:rsidR="00F27E5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 xml:space="preserve">NMS Application Module shall configure MDS to generate an event after data from a CSV file has been entered into any of these temporary data upload tables. </w:t>
      </w:r>
      <w:r w:rsidR="00F27E57" w:rsidRPr="00C72BB6">
        <w:rPr>
          <w:rFonts w:ascii="Arial" w:hAnsi="Arial" w:cs="Arial"/>
        </w:rPr>
        <w:t>The event shall include the following information:</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entity_name</w:t>
      </w:r>
      <w:r w:rsidRPr="00C72BB6">
        <w:rPr>
          <w:rFonts w:ascii="Arial" w:hAnsi="Arial" w:cs="Arial"/>
        </w:rPr>
        <w:t xml:space="preserve"> - the name of the entity for which this import was performed</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entity_class</w:t>
      </w:r>
      <w:r w:rsidRPr="00C72BB6">
        <w:rPr>
          <w:rFonts w:ascii="Arial" w:hAnsi="Arial" w:cs="Arial"/>
        </w:rPr>
        <w:t xml:space="preserve"> - the fully qualified class name of the entity for which this import was performed</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module_name</w:t>
      </w:r>
      <w:r w:rsidRPr="00C72BB6">
        <w:rPr>
          <w:rFonts w:ascii="Arial" w:hAnsi="Arial" w:cs="Arial"/>
        </w:rPr>
        <w:t xml:space="preserve"> - the name of the module from which the entity comes from (optional)</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namespace</w:t>
      </w:r>
      <w:r w:rsidRPr="00C72BB6">
        <w:rPr>
          <w:rFonts w:ascii="Arial" w:hAnsi="Arial" w:cs="Arial"/>
        </w:rPr>
        <w:t xml:space="preserve"> - the namespace of the entity for which this import was performed (optional)</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csv-import.filename</w:t>
      </w:r>
      <w:r w:rsidRPr="00C72BB6">
        <w:rPr>
          <w:rFonts w:ascii="Arial" w:hAnsi="Arial" w:cs="Arial"/>
        </w:rPr>
        <w:t xml:space="preserve"> - the name of the imported file</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csv-import.created_ids</w:t>
      </w:r>
      <w:r w:rsidRPr="00C72BB6">
        <w:rPr>
          <w:rFonts w:ascii="Arial" w:hAnsi="Arial" w:cs="Arial"/>
        </w:rPr>
        <w:t xml:space="preserve"> - a list of IDs for instances newly created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csv-import.updated_ids</w:t>
      </w:r>
      <w:r w:rsidRPr="00C72BB6">
        <w:rPr>
          <w:rFonts w:ascii="Arial" w:hAnsi="Arial" w:cs="Arial"/>
        </w:rPr>
        <w:t xml:space="preserve"> - a list of IDs for instances updated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csv-import.created_count</w:t>
      </w:r>
      <w:r w:rsidRPr="00C72BB6">
        <w:rPr>
          <w:rFonts w:ascii="Arial" w:hAnsi="Arial" w:cs="Arial"/>
        </w:rPr>
        <w:t xml:space="preserve"> - the count of instances newly created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csv-import.updated_count</w:t>
      </w:r>
      <w:r w:rsidRPr="00C72BB6">
        <w:rPr>
          <w:rFonts w:ascii="Arial" w:hAnsi="Arial" w:cs="Arial"/>
        </w:rPr>
        <w:t xml:space="preserve"> - the count of instances updated during import</w:t>
      </w:r>
    </w:p>
    <w:p w:rsidR="00F27E57" w:rsidRPr="00C72BB6" w:rsidRDefault="00F27E57" w:rsidP="00F27E57">
      <w:pPr>
        <w:numPr>
          <w:ilvl w:val="1"/>
          <w:numId w:val="5"/>
        </w:numPr>
        <w:shd w:val="clear" w:color="auto" w:fill="FCFCFC"/>
        <w:spacing w:before="100" w:beforeAutospacing="1" w:after="120" w:line="323" w:lineRule="atLeast"/>
        <w:rPr>
          <w:rFonts w:ascii="Arial" w:hAnsi="Arial" w:cs="Arial"/>
        </w:rPr>
      </w:pPr>
      <w:r w:rsidRPr="00C72BB6">
        <w:rPr>
          <w:rFonts w:ascii="Arial" w:hAnsi="Arial" w:cs="Arial"/>
          <w:i/>
        </w:rPr>
        <w:t>csv-import.total_count</w:t>
      </w:r>
      <w:r w:rsidRPr="00C72BB6">
        <w:rPr>
          <w:rFonts w:ascii="Arial" w:hAnsi="Arial" w:cs="Arial"/>
        </w:rPr>
        <w:t xml:space="preserve"> - total count of instances created/updated by this import(sum of the created count and updated count)</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 xml:space="preserve">NMS </w:t>
      </w:r>
      <w:r w:rsidR="00F27E57" w:rsidRPr="00C72BB6">
        <w:rPr>
          <w:rFonts w:ascii="Arial" w:hAnsi="Arial" w:cs="Arial"/>
        </w:rPr>
        <w:t xml:space="preserve">Implementation </w:t>
      </w:r>
      <w:r w:rsidRPr="00C72BB6">
        <w:rPr>
          <w:rFonts w:ascii="Arial" w:hAnsi="Arial" w:cs="Arial"/>
        </w:rPr>
        <w:t>Module shall subscribe to these events.</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MOTECH Web UI shall be used to perform data upload into the selected temporary data upload table.</w:t>
      </w:r>
    </w:p>
    <w:p w:rsidR="00CD0C47" w:rsidRPr="00C72BB6" w:rsidRDefault="008126C9" w:rsidP="00F27E57">
      <w:pPr>
        <w:pStyle w:val="ListParagraph"/>
        <w:numPr>
          <w:ilvl w:val="0"/>
          <w:numId w:val="5"/>
        </w:numPr>
        <w:spacing w:before="100" w:beforeAutospacing="1" w:after="120" w:line="360" w:lineRule="auto"/>
        <w:contextualSpacing w:val="0"/>
        <w:rPr>
          <w:rFonts w:ascii="Arial" w:hAnsi="Arial" w:cs="Arial"/>
        </w:rPr>
      </w:pPr>
      <w:r w:rsidRPr="00C72BB6">
        <w:rPr>
          <w:rFonts w:ascii="Arial" w:hAnsi="Arial" w:cs="Arial"/>
        </w:rPr>
        <w:t>On receiving the CSV Upload event from MDS, NMS Application Module shall fetch records from the table, perform validation, insert (or modify or delete) the record into the appropriate final table(s) and then delete the record from the data upload table.</w:t>
      </w:r>
    </w:p>
    <w:p w:rsidR="008164EC" w:rsidRPr="00C72BB6" w:rsidRDefault="008164EC" w:rsidP="00AD5C2F">
      <w:pPr>
        <w:pStyle w:val="Heading3"/>
      </w:pPr>
      <w:bookmarkStart w:id="2555" w:name="_Toc416719496"/>
      <w:bookmarkStart w:id="2556" w:name="_Ref413852712"/>
      <w:r w:rsidRPr="00C72BB6">
        <w:t>CSV Upload Status Summary</w:t>
      </w:r>
      <w:bookmarkEnd w:id="2555"/>
    </w:p>
    <w:p w:rsidR="008164EC" w:rsidRPr="00C72BB6" w:rsidRDefault="008164EC" w:rsidP="008164EC">
      <w:pPr>
        <w:pStyle w:val="ListParagraph"/>
        <w:numPr>
          <w:ilvl w:val="0"/>
          <w:numId w:val="5"/>
        </w:numPr>
        <w:spacing w:after="120" w:line="360" w:lineRule="auto"/>
        <w:rPr>
          <w:rFonts w:ascii="Arial" w:hAnsi="Arial" w:cs="Arial"/>
        </w:rPr>
      </w:pPr>
      <w:r w:rsidRPr="00C72BB6">
        <w:rPr>
          <w:rFonts w:ascii="Arial" w:hAnsi="Arial" w:cs="Arial"/>
        </w:rPr>
        <w:t>The status (CSV filename, table name, no. of successfully processed records, no. of failed records, timestamp, etc.) of each CSV upload shall be recorded in a ‘CSV Upload Status Table’ (refer</w:t>
      </w:r>
      <w:r w:rsidR="000F2CC2" w:rsidRPr="00C72BB6">
        <w:rPr>
          <w:rFonts w:ascii="Arial" w:hAnsi="Arial" w:cs="Arial"/>
        </w:rPr>
        <w:t xml:space="preserve"> </w:t>
      </w:r>
      <w:r w:rsidR="00087E3E">
        <w:fldChar w:fldCharType="begin"/>
      </w:r>
      <w:r w:rsidR="00087E3E">
        <w:instrText xml:space="preserve"> REF _Ref415050954 \r \h  \* MERGEFORMAT </w:instrText>
      </w:r>
      <w:r w:rsidR="00087E3E">
        <w:fldChar w:fldCharType="separate"/>
      </w:r>
      <w:ins w:id="2557" w:author="Sumit Pabbi" w:date="2015-04-13T20:05:00Z">
        <w:r w:rsidR="00655E56" w:rsidRPr="00C72BB6">
          <w:rPr>
            <w:rFonts w:ascii="Arial" w:hAnsi="Arial" w:cs="Arial"/>
          </w:rPr>
          <w:t>10.1.8.2</w:t>
        </w:r>
      </w:ins>
      <w:del w:id="2558" w:author="Sumit Pabbi" w:date="2015-04-10T23:02:00Z">
        <w:r w:rsidR="00D6491D" w:rsidRPr="00C72BB6" w:rsidDel="00C7075E">
          <w:rPr>
            <w:rFonts w:ascii="Arial" w:hAnsi="Arial" w:cs="Arial"/>
          </w:rPr>
          <w:delText>9.1.7.2</w:delText>
        </w:r>
      </w:del>
      <w:r w:rsidR="00087E3E">
        <w:fldChar w:fldCharType="end"/>
      </w:r>
      <w:r w:rsidRPr="00C72BB6">
        <w:rPr>
          <w:rFonts w:ascii="Arial" w:hAnsi="Arial" w:cs="Arial"/>
        </w:rPr>
        <w:t>).</w:t>
      </w:r>
    </w:p>
    <w:p w:rsidR="008164EC" w:rsidRPr="00C72BB6" w:rsidRDefault="008164EC" w:rsidP="00AD5C2F">
      <w:pPr>
        <w:pStyle w:val="Heading3"/>
      </w:pPr>
      <w:bookmarkStart w:id="2559" w:name="_Toc416719497"/>
      <w:r w:rsidRPr="00C72BB6">
        <w:t>Rejected CSV Records Log</w:t>
      </w:r>
      <w:bookmarkEnd w:id="2559"/>
    </w:p>
    <w:p w:rsidR="008164EC" w:rsidRPr="00C72BB6" w:rsidRDefault="008164EC" w:rsidP="008164EC">
      <w:pPr>
        <w:pStyle w:val="ListParagraph"/>
        <w:numPr>
          <w:ilvl w:val="0"/>
          <w:numId w:val="5"/>
        </w:numPr>
        <w:spacing w:after="120" w:line="360" w:lineRule="auto"/>
        <w:rPr>
          <w:rFonts w:ascii="Arial" w:hAnsi="Arial" w:cs="Arial"/>
        </w:rPr>
      </w:pPr>
      <w:r w:rsidRPr="00C72BB6">
        <w:rPr>
          <w:rFonts w:ascii="Arial" w:hAnsi="Arial" w:cs="Arial"/>
        </w:rPr>
        <w:t>Location, FLW, MCTS data uploaded via CSV upload method shall be validated before being stored in the database. All records in the CSV file that fail validation and get rejected shall be listed in a ‘CSV Erroneous Records’ table (refer</w:t>
      </w:r>
      <w:r w:rsidR="000F2CC2" w:rsidRPr="00C72BB6">
        <w:rPr>
          <w:rFonts w:ascii="Arial" w:hAnsi="Arial" w:cs="Arial"/>
        </w:rPr>
        <w:t xml:space="preserve"> </w:t>
      </w:r>
      <w:r w:rsidR="00087E3E">
        <w:fldChar w:fldCharType="begin"/>
      </w:r>
      <w:r w:rsidR="00087E3E">
        <w:instrText xml:space="preserve"> REF _Ref415050966 \r \h  \* MERGEFORM</w:instrText>
      </w:r>
      <w:r w:rsidR="00087E3E">
        <w:instrText xml:space="preserve">AT </w:instrText>
      </w:r>
      <w:r w:rsidR="00087E3E">
        <w:fldChar w:fldCharType="separate"/>
      </w:r>
      <w:ins w:id="2560" w:author="Sumit Pabbi" w:date="2015-04-13T20:05:00Z">
        <w:r w:rsidR="00655E56" w:rsidRPr="00C72BB6">
          <w:rPr>
            <w:rFonts w:ascii="Arial" w:hAnsi="Arial" w:cs="Arial"/>
          </w:rPr>
          <w:t>10.1.8.1</w:t>
        </w:r>
      </w:ins>
      <w:del w:id="2561" w:author="Sumit Pabbi" w:date="2015-04-10T23:02:00Z">
        <w:r w:rsidR="00D6491D" w:rsidRPr="00C72BB6" w:rsidDel="00C7075E">
          <w:rPr>
            <w:rFonts w:ascii="Arial" w:hAnsi="Arial" w:cs="Arial"/>
          </w:rPr>
          <w:delText>9.1.7.1</w:delText>
        </w:r>
      </w:del>
      <w:r w:rsidR="00087E3E">
        <w:fldChar w:fldCharType="end"/>
      </w:r>
      <w:r w:rsidRPr="00C72BB6">
        <w:rPr>
          <w:rFonts w:ascii="Arial" w:hAnsi="Arial" w:cs="Arial"/>
        </w:rPr>
        <w:t>; having CSV filename, record identifier, failure reason, timestamp, etc). It shall be ensured that personal information of FLWs / Kilkari subscribers is not stored in the error table. The records shall instead be identified in the error table via the unique key (e.g. FLW Id, MCTS ID, MSISDN, etc.).</w:t>
      </w:r>
    </w:p>
    <w:p w:rsidR="008164EC" w:rsidRPr="00C72BB6" w:rsidRDefault="008164EC" w:rsidP="008164EC">
      <w:pPr>
        <w:pStyle w:val="ListParagraph"/>
        <w:numPr>
          <w:ilvl w:val="0"/>
          <w:numId w:val="5"/>
        </w:numPr>
        <w:spacing w:after="120" w:line="360" w:lineRule="auto"/>
        <w:rPr>
          <w:rFonts w:ascii="Arial" w:hAnsi="Arial" w:cs="Arial"/>
        </w:rPr>
      </w:pPr>
      <w:r w:rsidRPr="00C72BB6">
        <w:rPr>
          <w:rFonts w:ascii="Arial" w:hAnsi="Arial" w:cs="Arial"/>
        </w:rPr>
        <w:t>The NMS Administrator / Support Staff, after performing the CSV upload, should monitor (a) CSV Upload Status Table and (b) the ‘CSV Erroneous Records’ table in database to check the CSV record processing status. In case any records have been rejected (as indicated in the ‘CSV Erroneous Records’ table in database) then these must be corrected and re-uploaded into NMS.</w:t>
      </w:r>
    </w:p>
    <w:p w:rsidR="008164EC" w:rsidRPr="00C72BB6" w:rsidRDefault="008164EC" w:rsidP="00AD5C2F">
      <w:pPr>
        <w:pStyle w:val="Heading3"/>
      </w:pPr>
      <w:bookmarkStart w:id="2562" w:name="_Toc416719498"/>
      <w:r w:rsidRPr="00C72BB6">
        <w:t>CSV Upload Data History Tracking and Auditing</w:t>
      </w:r>
      <w:bookmarkEnd w:id="2562"/>
    </w:p>
    <w:p w:rsidR="008164EC" w:rsidRPr="00C72BB6" w:rsidRDefault="008164EC" w:rsidP="008164EC">
      <w:pPr>
        <w:spacing w:before="240" w:after="120" w:line="240" w:lineRule="auto"/>
        <w:rPr>
          <w:rFonts w:ascii="Arial" w:hAnsi="Arial" w:cs="Arial"/>
        </w:rPr>
      </w:pPr>
      <w:r w:rsidRPr="00C72BB6">
        <w:rPr>
          <w:rFonts w:ascii="Arial" w:hAnsi="Arial" w:cs="Arial"/>
        </w:rPr>
        <w:t>It is required for NMS to maintain a history of all changes made to:</w:t>
      </w:r>
    </w:p>
    <w:p w:rsidR="008164EC" w:rsidRPr="00C72BB6" w:rsidRDefault="008164EC" w:rsidP="008164EC">
      <w:pPr>
        <w:pStyle w:val="ListParagraph"/>
        <w:numPr>
          <w:ilvl w:val="0"/>
          <w:numId w:val="5"/>
        </w:numPr>
        <w:spacing w:before="240" w:after="120" w:line="240" w:lineRule="auto"/>
        <w:rPr>
          <w:rFonts w:ascii="Arial" w:hAnsi="Arial" w:cs="Arial"/>
        </w:rPr>
      </w:pPr>
      <w:r w:rsidRPr="00C72BB6">
        <w:rPr>
          <w:rFonts w:ascii="Arial" w:hAnsi="Arial" w:cs="Arial"/>
        </w:rPr>
        <w:t>Location Data</w:t>
      </w:r>
    </w:p>
    <w:p w:rsidR="008164EC" w:rsidRPr="00C72BB6" w:rsidRDefault="008164EC" w:rsidP="008164EC">
      <w:pPr>
        <w:pStyle w:val="ListParagraph"/>
        <w:numPr>
          <w:ilvl w:val="0"/>
          <w:numId w:val="5"/>
        </w:numPr>
        <w:spacing w:before="240" w:after="120" w:line="240" w:lineRule="auto"/>
        <w:rPr>
          <w:rFonts w:ascii="Arial" w:hAnsi="Arial" w:cs="Arial"/>
        </w:rPr>
      </w:pPr>
      <w:r w:rsidRPr="00C72BB6">
        <w:rPr>
          <w:rFonts w:ascii="Arial" w:hAnsi="Arial" w:cs="Arial"/>
        </w:rPr>
        <w:t>FLW Data</w:t>
      </w:r>
    </w:p>
    <w:p w:rsidR="008164EC" w:rsidRPr="00C72BB6" w:rsidRDefault="008164EC" w:rsidP="008164EC">
      <w:pPr>
        <w:pStyle w:val="ListParagraph"/>
        <w:numPr>
          <w:ilvl w:val="0"/>
          <w:numId w:val="5"/>
        </w:numPr>
        <w:spacing w:before="240" w:after="120" w:line="240" w:lineRule="auto"/>
        <w:rPr>
          <w:rFonts w:ascii="Arial" w:hAnsi="Arial" w:cs="Arial"/>
        </w:rPr>
      </w:pPr>
      <w:r w:rsidRPr="00C72BB6">
        <w:rPr>
          <w:rFonts w:ascii="Arial" w:hAnsi="Arial" w:cs="Arial"/>
        </w:rPr>
        <w:t>MCTS Mother, Child Data</w:t>
      </w:r>
    </w:p>
    <w:p w:rsidR="008164EC" w:rsidRPr="00C72BB6" w:rsidRDefault="008164EC" w:rsidP="009A074E">
      <w:pPr>
        <w:spacing w:before="240"/>
        <w:rPr>
          <w:rFonts w:ascii="Arial" w:hAnsi="Arial" w:cs="Arial"/>
        </w:rPr>
      </w:pPr>
      <w:r w:rsidRPr="00C72BB6">
        <w:rPr>
          <w:rFonts w:ascii="Arial" w:hAnsi="Arial" w:cs="Arial"/>
        </w:rPr>
        <w:t>To achieve this, MOTECH Platform MDS Audit and History Tracking feature shall be enabled for all entities corresponding to the above.</w:t>
      </w:r>
    </w:p>
    <w:p w:rsidR="008164EC" w:rsidRPr="00C72BB6" w:rsidRDefault="008164EC" w:rsidP="008164EC">
      <w:pPr>
        <w:rPr>
          <w:rFonts w:ascii="Arial" w:hAnsi="Arial" w:cs="Arial"/>
        </w:rPr>
      </w:pPr>
      <w:r w:rsidRPr="00C72BB6">
        <w:rPr>
          <w:rFonts w:ascii="Arial" w:hAnsi="Arial" w:cs="Arial"/>
        </w:rPr>
        <w:t>MOTECH Platform MDS shall then automatically maintain audit information and history of changes made to these tables. NMS Admin / Support Staff may then view track changes made to Location, FLW, and MCTS data via MOTECH web user interface.</w:t>
      </w:r>
    </w:p>
    <w:p w:rsidR="008164EC" w:rsidRPr="00C72BB6" w:rsidRDefault="008164EC" w:rsidP="00AD5C2F">
      <w:pPr>
        <w:pStyle w:val="Heading3"/>
      </w:pPr>
      <w:bookmarkStart w:id="2563" w:name="_Toc416719499"/>
      <w:r w:rsidRPr="00C72BB6">
        <w:t>CSV Upload Transaction Management</w:t>
      </w:r>
      <w:bookmarkEnd w:id="2563"/>
    </w:p>
    <w:p w:rsidR="008164EC" w:rsidRPr="00C72BB6" w:rsidRDefault="008164EC" w:rsidP="008164EC">
      <w:pPr>
        <w:pStyle w:val="ListParagraph"/>
        <w:numPr>
          <w:ilvl w:val="0"/>
          <w:numId w:val="5"/>
        </w:numPr>
        <w:spacing w:before="240" w:after="120" w:line="360" w:lineRule="auto"/>
        <w:rPr>
          <w:rFonts w:ascii="Arial" w:hAnsi="Arial" w:cs="Arial"/>
        </w:rPr>
      </w:pPr>
      <w:r w:rsidRPr="00C72BB6">
        <w:rPr>
          <w:rFonts w:ascii="Arial" w:hAnsi="Arial" w:cs="Arial"/>
        </w:rPr>
        <w:t>MOTECH Platform Event Module is configured to execute each invocation of the message listener within a JMS transaction.</w:t>
      </w:r>
    </w:p>
    <w:p w:rsidR="008164EC" w:rsidRPr="00C72BB6" w:rsidRDefault="008164EC" w:rsidP="008164EC">
      <w:pPr>
        <w:pStyle w:val="ListParagraph"/>
        <w:numPr>
          <w:ilvl w:val="0"/>
          <w:numId w:val="5"/>
        </w:numPr>
        <w:spacing w:before="240" w:after="120" w:line="360" w:lineRule="auto"/>
        <w:rPr>
          <w:rFonts w:ascii="Arial" w:hAnsi="Arial" w:cs="Arial"/>
        </w:rPr>
      </w:pPr>
      <w:r w:rsidRPr="00C72BB6">
        <w:rPr>
          <w:rFonts w:ascii="Arial" w:hAnsi="Arial" w:cs="Arial"/>
        </w:rPr>
        <w:t>Additionally, processing of all CSV records shall be performed in a single DB Transaction.</w:t>
      </w:r>
    </w:p>
    <w:p w:rsidR="008164EC" w:rsidRPr="00C72BB6" w:rsidRDefault="008164EC" w:rsidP="008164EC">
      <w:pPr>
        <w:pStyle w:val="ListParagraph"/>
        <w:numPr>
          <w:ilvl w:val="0"/>
          <w:numId w:val="5"/>
        </w:numPr>
        <w:spacing w:before="240" w:after="120" w:line="360" w:lineRule="auto"/>
        <w:rPr>
          <w:rFonts w:ascii="Arial" w:hAnsi="Arial" w:cs="Arial"/>
        </w:rPr>
      </w:pPr>
      <w:r w:rsidRPr="00C72BB6">
        <w:rPr>
          <w:rFonts w:ascii="Arial" w:hAnsi="Arial" w:cs="Arial"/>
        </w:rPr>
        <w:t>The DB Transaction shall be linked to the JMS Transaction such that in case of an unhandled exception (e.g. DB connection loss):</w:t>
      </w:r>
    </w:p>
    <w:p w:rsidR="008164EC" w:rsidRPr="00C72BB6" w:rsidRDefault="008164EC" w:rsidP="008164EC">
      <w:pPr>
        <w:pStyle w:val="ListParagraph"/>
        <w:numPr>
          <w:ilvl w:val="1"/>
          <w:numId w:val="5"/>
        </w:numPr>
        <w:spacing w:before="240" w:after="120" w:line="360" w:lineRule="auto"/>
        <w:rPr>
          <w:rFonts w:ascii="Arial" w:hAnsi="Arial" w:cs="Arial"/>
        </w:rPr>
      </w:pPr>
      <w:r w:rsidRPr="00C72BB6">
        <w:rPr>
          <w:rFonts w:ascii="Arial" w:hAnsi="Arial" w:cs="Arial"/>
        </w:rPr>
        <w:t>The DB transaction shall fail, as a result all changes made to the database during processing of the CSV records shall be rolled back</w:t>
      </w:r>
    </w:p>
    <w:p w:rsidR="008164EC" w:rsidRPr="00C72BB6" w:rsidRDefault="008164EC" w:rsidP="008164EC">
      <w:pPr>
        <w:pStyle w:val="ListParagraph"/>
        <w:numPr>
          <w:ilvl w:val="1"/>
          <w:numId w:val="5"/>
        </w:numPr>
        <w:spacing w:before="240" w:after="120" w:line="360" w:lineRule="auto"/>
        <w:rPr>
          <w:rFonts w:ascii="Arial" w:hAnsi="Arial" w:cs="Arial"/>
        </w:rPr>
      </w:pPr>
      <w:r w:rsidRPr="00C72BB6">
        <w:rPr>
          <w:rFonts w:ascii="Arial" w:hAnsi="Arial" w:cs="Arial"/>
        </w:rPr>
        <w:t>The JMS Transaction shall be rolled back as well. This would lead the ActiveMQ broker to redeliver the message.</w:t>
      </w:r>
    </w:p>
    <w:p w:rsidR="008164EC" w:rsidRPr="00C72BB6" w:rsidRDefault="008164EC" w:rsidP="008164EC">
      <w:pPr>
        <w:pStyle w:val="ListParagraph"/>
        <w:numPr>
          <w:ilvl w:val="1"/>
          <w:numId w:val="5"/>
        </w:numPr>
        <w:spacing w:before="240" w:after="120" w:line="360" w:lineRule="auto"/>
        <w:rPr>
          <w:rFonts w:ascii="Arial" w:hAnsi="Arial" w:cs="Arial"/>
        </w:rPr>
      </w:pPr>
      <w:r w:rsidRPr="00C72BB6">
        <w:rPr>
          <w:rFonts w:ascii="Arial" w:hAnsi="Arial" w:cs="Arial"/>
        </w:rPr>
        <w:t>On receiving the event (re-delivery), MA / MK / Kilkari</w:t>
      </w:r>
      <w:r w:rsidR="00DC789A" w:rsidRPr="00C72BB6">
        <w:rPr>
          <w:rFonts w:ascii="Arial" w:hAnsi="Arial" w:cs="Arial"/>
        </w:rPr>
        <w:t xml:space="preserve"> / etc.</w:t>
      </w:r>
      <w:r w:rsidRPr="00C72BB6">
        <w:rPr>
          <w:rFonts w:ascii="Arial" w:hAnsi="Arial" w:cs="Arial"/>
        </w:rPr>
        <w:t xml:space="preserve"> shall re-process the CSV records.</w:t>
      </w:r>
    </w:p>
    <w:p w:rsidR="00920664" w:rsidRPr="00C72BB6" w:rsidRDefault="008126C9" w:rsidP="00AD5C2F">
      <w:pPr>
        <w:pStyle w:val="Heading3"/>
      </w:pPr>
      <w:bookmarkStart w:id="2564" w:name="_Toc416719500"/>
      <w:r w:rsidRPr="00C72BB6">
        <w:t>Data File Formats</w:t>
      </w:r>
      <w:bookmarkEnd w:id="2556"/>
      <w:bookmarkEnd w:id="2564"/>
    </w:p>
    <w:p w:rsidR="00920664" w:rsidRPr="00C72BB6" w:rsidRDefault="008126C9" w:rsidP="00D31880">
      <w:pPr>
        <w:pStyle w:val="ListParagraph"/>
        <w:numPr>
          <w:ilvl w:val="0"/>
          <w:numId w:val="5"/>
        </w:numPr>
        <w:spacing w:before="240" w:after="120" w:line="360" w:lineRule="auto"/>
        <w:rPr>
          <w:rFonts w:ascii="Arial" w:hAnsi="Arial" w:cs="Arial"/>
        </w:rPr>
      </w:pPr>
      <w:r w:rsidRPr="00C72BB6">
        <w:rPr>
          <w:rFonts w:ascii="Arial" w:hAnsi="Arial" w:cs="Arial"/>
        </w:rPr>
        <w:t>Data files shall be in Comma Separated Value format.</w:t>
      </w:r>
    </w:p>
    <w:p w:rsidR="00990F4E" w:rsidRPr="00C72BB6" w:rsidRDefault="008126C9" w:rsidP="00D31880">
      <w:pPr>
        <w:pStyle w:val="ListParagraph"/>
        <w:numPr>
          <w:ilvl w:val="0"/>
          <w:numId w:val="5"/>
        </w:numPr>
        <w:spacing w:before="240" w:after="120" w:line="360" w:lineRule="auto"/>
        <w:rPr>
          <w:rFonts w:ascii="Arial" w:hAnsi="Arial" w:cs="Arial"/>
        </w:rPr>
      </w:pPr>
      <w:r w:rsidRPr="00C72BB6">
        <w:rPr>
          <w:rFonts w:ascii="Arial" w:hAnsi="Arial" w:cs="Arial"/>
        </w:rPr>
        <w:t>The following abbreviations have been used in the tables given in the subsequent sub-sections.:</w:t>
      </w:r>
    </w:p>
    <w:p w:rsidR="00990F4E" w:rsidRPr="00C72BB6" w:rsidRDefault="008126C9" w:rsidP="00D31880">
      <w:pPr>
        <w:pStyle w:val="ListParagraph"/>
        <w:numPr>
          <w:ilvl w:val="1"/>
          <w:numId w:val="5"/>
        </w:numPr>
        <w:spacing w:before="240" w:after="120" w:line="360" w:lineRule="auto"/>
        <w:rPr>
          <w:rFonts w:ascii="Arial" w:hAnsi="Arial" w:cs="Arial"/>
        </w:rPr>
      </w:pPr>
      <w:r w:rsidRPr="00C72BB6">
        <w:rPr>
          <w:rFonts w:ascii="Arial" w:hAnsi="Arial" w:cs="Arial"/>
        </w:rPr>
        <w:t>NP</w:t>
      </w:r>
      <w:r w:rsidRPr="00C72BB6">
        <w:rPr>
          <w:rFonts w:ascii="Arial" w:hAnsi="Arial" w:cs="Arial"/>
        </w:rPr>
        <w:tab/>
        <w:t>Not Present</w:t>
      </w:r>
    </w:p>
    <w:p w:rsidR="00990F4E" w:rsidRPr="00C72BB6" w:rsidRDefault="008126C9" w:rsidP="00D31880">
      <w:pPr>
        <w:pStyle w:val="ListParagraph"/>
        <w:numPr>
          <w:ilvl w:val="1"/>
          <w:numId w:val="5"/>
        </w:numPr>
        <w:spacing w:before="240" w:after="120" w:line="360" w:lineRule="auto"/>
        <w:rPr>
          <w:rFonts w:ascii="Arial" w:hAnsi="Arial" w:cs="Arial"/>
        </w:rPr>
      </w:pPr>
      <w:r w:rsidRPr="00C72BB6">
        <w:rPr>
          <w:rFonts w:ascii="Arial" w:hAnsi="Arial" w:cs="Arial"/>
        </w:rPr>
        <w:t>O</w:t>
      </w:r>
      <w:r w:rsidRPr="00C72BB6">
        <w:rPr>
          <w:rFonts w:ascii="Arial" w:hAnsi="Arial" w:cs="Arial"/>
        </w:rPr>
        <w:tab/>
        <w:t>Optional</w:t>
      </w:r>
    </w:p>
    <w:p w:rsidR="00990F4E" w:rsidRPr="00C72BB6" w:rsidRDefault="008126C9" w:rsidP="00D31880">
      <w:pPr>
        <w:pStyle w:val="ListParagraph"/>
        <w:numPr>
          <w:ilvl w:val="1"/>
          <w:numId w:val="5"/>
        </w:numPr>
        <w:spacing w:before="240" w:after="120" w:line="360" w:lineRule="auto"/>
        <w:rPr>
          <w:rFonts w:ascii="Arial" w:hAnsi="Arial" w:cs="Arial"/>
        </w:rPr>
      </w:pPr>
      <w:r w:rsidRPr="00C72BB6">
        <w:rPr>
          <w:rFonts w:ascii="Arial" w:hAnsi="Arial" w:cs="Arial"/>
        </w:rPr>
        <w:t>M</w:t>
      </w:r>
      <w:r w:rsidRPr="00C72BB6">
        <w:rPr>
          <w:rFonts w:ascii="Arial" w:hAnsi="Arial" w:cs="Arial"/>
        </w:rPr>
        <w:tab/>
        <w:t>Mandatory</w:t>
      </w:r>
    </w:p>
    <w:p w:rsidR="00AA7F4B" w:rsidRPr="00C72BB6" w:rsidRDefault="008126C9" w:rsidP="00AD5C2F">
      <w:pPr>
        <w:pStyle w:val="Heading4"/>
      </w:pPr>
      <w:r w:rsidRPr="00C72BB6">
        <w:t>Assumptions / Instructions for Data Upload</w:t>
      </w:r>
    </w:p>
    <w:p w:rsidR="00AA7F4B" w:rsidRPr="00C72BB6" w:rsidRDefault="008126C9" w:rsidP="005B1FD3">
      <w:pPr>
        <w:pStyle w:val="ListParagraph"/>
        <w:numPr>
          <w:ilvl w:val="0"/>
          <w:numId w:val="12"/>
        </w:numPr>
        <w:rPr>
          <w:rFonts w:ascii="Arial" w:hAnsi="Arial" w:cs="Arial"/>
        </w:rPr>
      </w:pPr>
      <w:r w:rsidRPr="00C72BB6">
        <w:rPr>
          <w:rFonts w:ascii="Arial" w:hAnsi="Arial" w:cs="Arial"/>
        </w:rPr>
        <w:t>Master Location Data is hierarchical in nature and, therefore, files must be uploaded in the following order (top to bottom order):</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State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District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Taluka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Health Block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Health Sub-Facility Data</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Village Data</w:t>
      </w:r>
    </w:p>
    <w:p w:rsidR="00AA7F4B" w:rsidRPr="00C72BB6" w:rsidRDefault="008126C9" w:rsidP="00AA7F4B">
      <w:pPr>
        <w:pStyle w:val="ListParagraph"/>
        <w:spacing w:before="240" w:after="120" w:line="360" w:lineRule="auto"/>
        <w:ind w:left="360"/>
        <w:rPr>
          <w:rFonts w:ascii="Arial" w:hAnsi="Arial" w:cs="Arial"/>
        </w:rPr>
      </w:pPr>
      <w:r w:rsidRPr="00C72BB6">
        <w:rPr>
          <w:rFonts w:ascii="Arial" w:hAnsi="Arial" w:cs="Arial"/>
        </w:rPr>
        <w:t>FLW Data, Mother &amp; Child Data, Location-Circle-Language Mapping Data is to be uploaded after the Master Location Data has files have been uploaded:</w:t>
      </w:r>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Location-Circle-Language Mapping Data:</w:t>
      </w:r>
    </w:p>
    <w:p w:rsidR="00AA7F4B" w:rsidRPr="00C72BB6" w:rsidRDefault="008126C9" w:rsidP="005B1FD3">
      <w:pPr>
        <w:pStyle w:val="ListParagraph"/>
        <w:numPr>
          <w:ilvl w:val="0"/>
          <w:numId w:val="14"/>
        </w:numPr>
        <w:spacing w:before="240" w:after="120" w:line="360" w:lineRule="auto"/>
        <w:rPr>
          <w:rFonts w:ascii="Arial" w:hAnsi="Arial" w:cs="Arial"/>
        </w:rPr>
      </w:pPr>
      <w:r w:rsidRPr="00C72BB6">
        <w:rPr>
          <w:rFonts w:ascii="Arial" w:hAnsi="Arial" w:cs="Arial"/>
        </w:rPr>
        <w:t>Circle Codes</w:t>
      </w:r>
    </w:p>
    <w:p w:rsidR="00AA7F4B" w:rsidRPr="00C72BB6" w:rsidRDefault="008126C9" w:rsidP="005B1FD3">
      <w:pPr>
        <w:pStyle w:val="ListParagraph"/>
        <w:numPr>
          <w:ilvl w:val="0"/>
          <w:numId w:val="14"/>
        </w:numPr>
        <w:spacing w:before="240" w:after="120" w:line="360" w:lineRule="auto"/>
        <w:rPr>
          <w:rFonts w:ascii="Arial" w:hAnsi="Arial" w:cs="Arial"/>
        </w:rPr>
      </w:pPr>
      <w:r w:rsidRPr="00C72BB6">
        <w:rPr>
          <w:rFonts w:ascii="Arial" w:hAnsi="Arial" w:cs="Arial"/>
        </w:rPr>
        <w:t>Operator Codes</w:t>
      </w:r>
    </w:p>
    <w:p w:rsidR="00AA7F4B" w:rsidRPr="00C72BB6" w:rsidRDefault="008126C9" w:rsidP="005B1FD3">
      <w:pPr>
        <w:pStyle w:val="ListParagraph"/>
        <w:numPr>
          <w:ilvl w:val="0"/>
          <w:numId w:val="14"/>
        </w:numPr>
        <w:spacing w:before="240" w:after="120" w:line="360" w:lineRule="auto"/>
        <w:rPr>
          <w:rFonts w:ascii="Arial" w:hAnsi="Arial" w:cs="Arial"/>
        </w:rPr>
      </w:pPr>
      <w:r w:rsidRPr="00C72BB6">
        <w:rPr>
          <w:rFonts w:ascii="Arial" w:hAnsi="Arial" w:cs="Arial"/>
        </w:rPr>
        <w:t>Location, Circle and Language Mapping Data</w:t>
      </w:r>
    </w:p>
    <w:p w:rsidR="00AA7F4B" w:rsidRPr="00C72BB6" w:rsidRDefault="008126C9" w:rsidP="005B1FD3">
      <w:pPr>
        <w:pStyle w:val="ListParagraph"/>
        <w:numPr>
          <w:ilvl w:val="0"/>
          <w:numId w:val="13"/>
        </w:numPr>
        <w:spacing w:before="240" w:after="120" w:line="360" w:lineRule="auto"/>
        <w:rPr>
          <w:rFonts w:ascii="Arial" w:hAnsi="Arial" w:cs="Arial"/>
        </w:rPr>
      </w:pPr>
      <w:bookmarkStart w:id="2565" w:name="_Ref413853284"/>
      <w:r w:rsidRPr="00C72BB6">
        <w:rPr>
          <w:rFonts w:ascii="Arial" w:hAnsi="Arial" w:cs="Arial"/>
        </w:rPr>
        <w:t>FLW Data</w:t>
      </w:r>
      <w:bookmarkEnd w:id="2565"/>
    </w:p>
    <w:p w:rsidR="00AA7F4B" w:rsidRPr="00C72BB6" w:rsidRDefault="008126C9" w:rsidP="005B1FD3">
      <w:pPr>
        <w:pStyle w:val="ListParagraph"/>
        <w:numPr>
          <w:ilvl w:val="0"/>
          <w:numId w:val="13"/>
        </w:numPr>
        <w:spacing w:before="240" w:after="120" w:line="360" w:lineRule="auto"/>
        <w:rPr>
          <w:rFonts w:ascii="Arial" w:hAnsi="Arial" w:cs="Arial"/>
        </w:rPr>
      </w:pPr>
      <w:r w:rsidRPr="00C72BB6">
        <w:rPr>
          <w:rFonts w:ascii="Arial" w:hAnsi="Arial" w:cs="Arial"/>
        </w:rPr>
        <w:t>Mother &amp; Child Data:</w:t>
      </w:r>
    </w:p>
    <w:p w:rsidR="00AA7F4B" w:rsidRPr="00C72BB6" w:rsidRDefault="008126C9" w:rsidP="005B1FD3">
      <w:pPr>
        <w:pStyle w:val="ListParagraph"/>
        <w:numPr>
          <w:ilvl w:val="0"/>
          <w:numId w:val="12"/>
        </w:numPr>
        <w:rPr>
          <w:rFonts w:ascii="Arial" w:hAnsi="Arial" w:cs="Arial"/>
        </w:rPr>
      </w:pPr>
      <w:r w:rsidRPr="00C72BB6">
        <w:rPr>
          <w:rFonts w:ascii="Arial" w:hAnsi="Arial" w:cs="Arial"/>
        </w:rPr>
        <w:t>It must be ensured that the processing of an uploaded CSV file is complete before another CSV file is uploaded.</w:t>
      </w:r>
    </w:p>
    <w:p w:rsidR="00AA7F4B" w:rsidRPr="00C72BB6" w:rsidRDefault="008126C9" w:rsidP="005B1FD3">
      <w:pPr>
        <w:pStyle w:val="ListParagraph"/>
        <w:numPr>
          <w:ilvl w:val="0"/>
          <w:numId w:val="12"/>
        </w:numPr>
        <w:rPr>
          <w:rFonts w:ascii="Arial" w:hAnsi="Arial" w:cs="Arial"/>
        </w:rPr>
      </w:pPr>
      <w:r w:rsidRPr="00C72BB6">
        <w:rPr>
          <w:rFonts w:ascii="Arial" w:hAnsi="Arial" w:cs="Arial"/>
        </w:rPr>
        <w:t>Parallel CSV uploads should be avoided.</w:t>
      </w:r>
    </w:p>
    <w:p w:rsidR="00460593" w:rsidRPr="00C72BB6" w:rsidRDefault="008126C9" w:rsidP="00AD5C2F">
      <w:pPr>
        <w:pStyle w:val="Heading4"/>
      </w:pPr>
      <w:bookmarkStart w:id="2566" w:name="_Ref413853349"/>
      <w:r w:rsidRPr="00C72BB6">
        <w:t>Master Location Data CSV Files</w:t>
      </w:r>
      <w:bookmarkEnd w:id="2566"/>
    </w:p>
    <w:p w:rsidR="00D77014" w:rsidRPr="00C72BB6" w:rsidRDefault="008126C9" w:rsidP="00AD5C2F">
      <w:pPr>
        <w:pStyle w:val="Heading5"/>
      </w:pPr>
      <w:r w:rsidRPr="00C72BB6">
        <w:t>State Data</w:t>
      </w:r>
    </w:p>
    <w:tbl>
      <w:tblPr>
        <w:tblStyle w:val="LightList-Accent11"/>
        <w:tblW w:w="9792" w:type="dxa"/>
        <w:tblLook w:val="04A0" w:firstRow="1" w:lastRow="0" w:firstColumn="1" w:lastColumn="0" w:noHBand="0" w:noVBand="1"/>
      </w:tblPr>
      <w:tblGrid>
        <w:gridCol w:w="3744"/>
        <w:gridCol w:w="1152"/>
        <w:gridCol w:w="1152"/>
        <w:gridCol w:w="3744"/>
      </w:tblGrid>
      <w:tr w:rsidR="00F0123D" w:rsidRPr="00C72BB6" w:rsidTr="00BB4FA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744"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EB2D53" w:rsidRPr="00C72BB6" w:rsidTr="00BB4FA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744"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State ID </w:t>
            </w:r>
          </w:p>
        </w:tc>
      </w:tr>
      <w:tr w:rsidR="00EB2D53" w:rsidRPr="00C72BB6" w:rsidTr="00BB4FA0">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744"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Name of State </w:t>
            </w:r>
          </w:p>
        </w:tc>
      </w:tr>
      <w:tr w:rsidR="00B037D7" w:rsidRPr="00C72BB6" w:rsidTr="00B037D7">
        <w:trPr>
          <w:cnfStyle w:val="000000100000" w:firstRow="0" w:lastRow="0" w:firstColumn="0" w:lastColumn="0" w:oddVBand="0" w:evenVBand="0" w:oddHBand="1" w:evenHBand="0" w:firstRowFirstColumn="0" w:firstRowLastColumn="0" w:lastRowFirstColumn="0" w:lastRowLastColumn="0"/>
          <w:trHeight w:val="20"/>
          <w:ins w:id="2567" w:author="gur30938" w:date="2015-04-13T12:00:00Z"/>
        </w:trPr>
        <w:tc>
          <w:tcPr>
            <w:cnfStyle w:val="001000000000" w:firstRow="0" w:lastRow="0" w:firstColumn="1" w:lastColumn="0" w:oddVBand="0" w:evenVBand="0" w:oddHBand="0" w:evenHBand="0" w:firstRowFirstColumn="0" w:firstRowLastColumn="0" w:lastRowFirstColumn="0" w:lastRowLastColumn="0"/>
            <w:tcW w:w="3744" w:type="dxa"/>
          </w:tcPr>
          <w:p w:rsidR="00B037D7" w:rsidRPr="00C72BB6" w:rsidRDefault="00B037D7" w:rsidP="006931B0">
            <w:pPr>
              <w:rPr>
                <w:ins w:id="2568" w:author="gur30938" w:date="2015-04-13T12:00:00Z"/>
                <w:rFonts w:cs="Arial"/>
              </w:rPr>
            </w:pPr>
            <w:ins w:id="2569" w:author="gur30938" w:date="2015-04-13T12:00:00Z">
              <w:r w:rsidRPr="00C72BB6">
                <w:rPr>
                  <w:rFonts w:cs="Arial"/>
                </w:rPr>
                <w:t>maCapping</w:t>
              </w:r>
            </w:ins>
          </w:p>
        </w:tc>
        <w:tc>
          <w:tcPr>
            <w:tcW w:w="1152"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570" w:author="gur30938" w:date="2015-04-13T12:00:00Z"/>
                <w:rFonts w:cs="Arial"/>
              </w:rPr>
            </w:pPr>
            <w:ins w:id="2571" w:author="gur30938" w:date="2015-04-13T12:00:00Z">
              <w:r w:rsidRPr="00C72BB6">
                <w:rPr>
                  <w:rFonts w:cs="Arial"/>
                </w:rPr>
                <w:t>O</w:t>
              </w:r>
            </w:ins>
          </w:p>
        </w:tc>
        <w:tc>
          <w:tcPr>
            <w:tcW w:w="1152"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572" w:author="gur30938" w:date="2015-04-13T12:00:00Z"/>
                <w:rFonts w:cs="Arial"/>
              </w:rPr>
            </w:pPr>
            <w:ins w:id="2573" w:author="gur30938" w:date="2015-04-13T12:00:00Z">
              <w:r w:rsidRPr="00C72BB6">
                <w:rPr>
                  <w:rFonts w:cs="Arial"/>
                </w:rPr>
                <w:t>NA</w:t>
              </w:r>
            </w:ins>
          </w:p>
        </w:tc>
        <w:tc>
          <w:tcPr>
            <w:tcW w:w="3744"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574" w:author="gur30938" w:date="2015-04-13T12:00:00Z"/>
                <w:rFonts w:cs="Arial"/>
              </w:rPr>
            </w:pPr>
            <w:ins w:id="2575" w:author="gur30938" w:date="2015-04-13T12:00:00Z">
              <w:r w:rsidRPr="00C72BB6">
                <w:rPr>
                  <w:rFonts w:cs="Arial"/>
                </w:rPr>
                <w:t>Capping value of MA service</w:t>
              </w:r>
            </w:ins>
          </w:p>
        </w:tc>
      </w:tr>
      <w:tr w:rsidR="00B037D7" w:rsidRPr="00C72BB6" w:rsidTr="00B037D7">
        <w:trPr>
          <w:trHeight w:val="20"/>
          <w:ins w:id="2576" w:author="gur30938" w:date="2015-04-13T12:00:00Z"/>
        </w:trPr>
        <w:tc>
          <w:tcPr>
            <w:cnfStyle w:val="001000000000" w:firstRow="0" w:lastRow="0" w:firstColumn="1" w:lastColumn="0" w:oddVBand="0" w:evenVBand="0" w:oddHBand="0" w:evenHBand="0" w:firstRowFirstColumn="0" w:firstRowLastColumn="0" w:lastRowFirstColumn="0" w:lastRowLastColumn="0"/>
            <w:tcW w:w="3744" w:type="dxa"/>
          </w:tcPr>
          <w:p w:rsidR="00B037D7" w:rsidRPr="00C72BB6" w:rsidRDefault="00B037D7" w:rsidP="006931B0">
            <w:pPr>
              <w:rPr>
                <w:ins w:id="2577" w:author="gur30938" w:date="2015-04-13T12:00:00Z"/>
                <w:rFonts w:cs="Arial"/>
              </w:rPr>
            </w:pPr>
            <w:ins w:id="2578" w:author="gur30938" w:date="2015-04-13T12:00:00Z">
              <w:r w:rsidRPr="00C72BB6">
                <w:rPr>
                  <w:rFonts w:cs="Arial"/>
                </w:rPr>
                <w:t>mkCapping</w:t>
              </w:r>
            </w:ins>
          </w:p>
        </w:tc>
        <w:tc>
          <w:tcPr>
            <w:tcW w:w="1152"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579" w:author="gur30938" w:date="2015-04-13T12:00:00Z"/>
                <w:rFonts w:cs="Arial"/>
              </w:rPr>
            </w:pPr>
            <w:ins w:id="2580" w:author="gur30938" w:date="2015-04-13T12:00:00Z">
              <w:r w:rsidRPr="00C72BB6">
                <w:rPr>
                  <w:rFonts w:cs="Arial"/>
                </w:rPr>
                <w:t>O</w:t>
              </w:r>
            </w:ins>
          </w:p>
        </w:tc>
        <w:tc>
          <w:tcPr>
            <w:tcW w:w="1152"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581" w:author="gur30938" w:date="2015-04-13T12:00:00Z"/>
                <w:rFonts w:cs="Arial"/>
              </w:rPr>
            </w:pPr>
            <w:ins w:id="2582" w:author="gur30938" w:date="2015-04-13T12:00:00Z">
              <w:r w:rsidRPr="00C72BB6">
                <w:rPr>
                  <w:rFonts w:cs="Arial"/>
                </w:rPr>
                <w:t>NA</w:t>
              </w:r>
            </w:ins>
          </w:p>
        </w:tc>
        <w:tc>
          <w:tcPr>
            <w:tcW w:w="3744"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583" w:author="gur30938" w:date="2015-04-13T12:00:00Z"/>
                <w:rFonts w:cs="Arial"/>
              </w:rPr>
            </w:pPr>
            <w:ins w:id="2584" w:author="gur30938" w:date="2015-04-13T12:00:00Z">
              <w:r w:rsidRPr="00C72BB6">
                <w:rPr>
                  <w:rFonts w:cs="Arial"/>
                </w:rPr>
                <w:t>Capping value of MK service</w:t>
              </w:r>
            </w:ins>
          </w:p>
        </w:tc>
      </w:tr>
      <w:tr w:rsidR="00B037D7" w:rsidRPr="00C72BB6" w:rsidTr="00B037D7">
        <w:trPr>
          <w:cnfStyle w:val="000000100000" w:firstRow="0" w:lastRow="0" w:firstColumn="0" w:lastColumn="0" w:oddVBand="0" w:evenVBand="0" w:oddHBand="1" w:evenHBand="0" w:firstRowFirstColumn="0" w:firstRowLastColumn="0" w:lastRowFirstColumn="0" w:lastRowLastColumn="0"/>
          <w:trHeight w:val="20"/>
          <w:ins w:id="2585" w:author="gur30938" w:date="2015-04-13T12:00:00Z"/>
        </w:trPr>
        <w:tc>
          <w:tcPr>
            <w:cnfStyle w:val="001000000000" w:firstRow="0" w:lastRow="0" w:firstColumn="1" w:lastColumn="0" w:oddVBand="0" w:evenVBand="0" w:oddHBand="0" w:evenHBand="0" w:firstRowFirstColumn="0" w:firstRowLastColumn="0" w:lastRowFirstColumn="0" w:lastRowLastColumn="0"/>
            <w:tcW w:w="3744" w:type="dxa"/>
          </w:tcPr>
          <w:p w:rsidR="00B037D7" w:rsidRPr="00C72BB6" w:rsidRDefault="00B037D7" w:rsidP="006931B0">
            <w:pPr>
              <w:rPr>
                <w:ins w:id="2586" w:author="gur30938" w:date="2015-04-13T12:00:00Z"/>
                <w:rFonts w:eastAsia="Times New Roman" w:cs="Arial"/>
                <w:sz w:val="24"/>
                <w:szCs w:val="24"/>
              </w:rPr>
            </w:pPr>
            <w:ins w:id="2587" w:author="gur30938" w:date="2015-04-13T12:00:00Z">
              <w:r w:rsidRPr="00C72BB6">
                <w:rPr>
                  <w:rFonts w:eastAsia="Times New Roman" w:cs="Arial"/>
                  <w:color w:val="000000"/>
                  <w:sz w:val="20"/>
                  <w:szCs w:val="20"/>
                </w:rPr>
                <w:t>IsMaDeployed</w:t>
              </w:r>
            </w:ins>
          </w:p>
        </w:tc>
        <w:tc>
          <w:tcPr>
            <w:tcW w:w="1152"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588" w:author="gur30938" w:date="2015-04-13T12:00:00Z"/>
                <w:rFonts w:cs="Arial"/>
              </w:rPr>
            </w:pPr>
            <w:ins w:id="2589" w:author="gur30938" w:date="2015-04-13T12:00:00Z">
              <w:r w:rsidRPr="00C72BB6">
                <w:rPr>
                  <w:rFonts w:cs="Arial"/>
                </w:rPr>
                <w:t>O</w:t>
              </w:r>
            </w:ins>
          </w:p>
        </w:tc>
        <w:tc>
          <w:tcPr>
            <w:tcW w:w="1152"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590" w:author="gur30938" w:date="2015-04-13T12:00:00Z"/>
                <w:rFonts w:cs="Arial"/>
              </w:rPr>
            </w:pPr>
            <w:ins w:id="2591" w:author="gur30938" w:date="2015-04-13T12:00:00Z">
              <w:r w:rsidRPr="00C72BB6">
                <w:rPr>
                  <w:rFonts w:cs="Arial"/>
                </w:rPr>
                <w:t>NA</w:t>
              </w:r>
            </w:ins>
          </w:p>
        </w:tc>
        <w:tc>
          <w:tcPr>
            <w:tcW w:w="3744"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592" w:author="gur30938" w:date="2015-04-13T12:00:00Z"/>
                <w:rFonts w:cs="Arial"/>
              </w:rPr>
            </w:pPr>
            <w:ins w:id="2593" w:author="gur30938" w:date="2015-04-13T12:00:00Z">
              <w:r w:rsidRPr="00C72BB6">
                <w:rPr>
                  <w:rFonts w:cs="Arial"/>
                </w:rPr>
                <w:t>Deployment status of  MA service</w:t>
              </w:r>
            </w:ins>
          </w:p>
        </w:tc>
      </w:tr>
      <w:tr w:rsidR="00B037D7" w:rsidRPr="00C72BB6" w:rsidTr="00B037D7">
        <w:trPr>
          <w:trHeight w:val="20"/>
          <w:ins w:id="2594" w:author="gur30938" w:date="2015-04-13T12:00:00Z"/>
        </w:trPr>
        <w:tc>
          <w:tcPr>
            <w:cnfStyle w:val="001000000000" w:firstRow="0" w:lastRow="0" w:firstColumn="1" w:lastColumn="0" w:oddVBand="0" w:evenVBand="0" w:oddHBand="0" w:evenHBand="0" w:firstRowFirstColumn="0" w:firstRowLastColumn="0" w:lastRowFirstColumn="0" w:lastRowLastColumn="0"/>
            <w:tcW w:w="3744" w:type="dxa"/>
          </w:tcPr>
          <w:p w:rsidR="00B037D7" w:rsidRPr="00C72BB6" w:rsidRDefault="00B037D7" w:rsidP="006931B0">
            <w:pPr>
              <w:rPr>
                <w:ins w:id="2595" w:author="gur30938" w:date="2015-04-13T12:00:00Z"/>
                <w:rFonts w:eastAsia="Times New Roman" w:cs="Arial"/>
                <w:sz w:val="24"/>
                <w:szCs w:val="24"/>
              </w:rPr>
            </w:pPr>
            <w:ins w:id="2596" w:author="gur30938" w:date="2015-04-13T12:00:00Z">
              <w:r w:rsidRPr="00C72BB6">
                <w:rPr>
                  <w:rFonts w:eastAsia="Times New Roman" w:cs="Arial"/>
                  <w:color w:val="000000"/>
                  <w:sz w:val="20"/>
                  <w:szCs w:val="20"/>
                </w:rPr>
                <w:t>IsMkDeployed</w:t>
              </w:r>
            </w:ins>
          </w:p>
        </w:tc>
        <w:tc>
          <w:tcPr>
            <w:tcW w:w="1152"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597" w:author="gur30938" w:date="2015-04-13T12:00:00Z"/>
                <w:rFonts w:cs="Arial"/>
              </w:rPr>
            </w:pPr>
            <w:ins w:id="2598" w:author="gur30938" w:date="2015-04-13T12:00:00Z">
              <w:r w:rsidRPr="00C72BB6">
                <w:rPr>
                  <w:rFonts w:cs="Arial"/>
                </w:rPr>
                <w:t>O</w:t>
              </w:r>
            </w:ins>
          </w:p>
        </w:tc>
        <w:tc>
          <w:tcPr>
            <w:tcW w:w="1152"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599" w:author="gur30938" w:date="2015-04-13T12:00:00Z"/>
                <w:rFonts w:cs="Arial"/>
              </w:rPr>
            </w:pPr>
            <w:ins w:id="2600" w:author="gur30938" w:date="2015-04-13T12:00:00Z">
              <w:r w:rsidRPr="00C72BB6">
                <w:rPr>
                  <w:rFonts w:cs="Arial"/>
                </w:rPr>
                <w:t>NA</w:t>
              </w:r>
            </w:ins>
          </w:p>
        </w:tc>
        <w:tc>
          <w:tcPr>
            <w:tcW w:w="3744"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601" w:author="gur30938" w:date="2015-04-13T12:00:00Z"/>
                <w:rFonts w:cs="Arial"/>
              </w:rPr>
            </w:pPr>
            <w:ins w:id="2602" w:author="gur30938" w:date="2015-04-13T12:00:00Z">
              <w:r w:rsidRPr="00C72BB6">
                <w:rPr>
                  <w:rFonts w:cs="Arial"/>
                </w:rPr>
                <w:t>Deployment status of  MK service</w:t>
              </w:r>
            </w:ins>
          </w:p>
        </w:tc>
      </w:tr>
      <w:tr w:rsidR="00B037D7" w:rsidRPr="00C72BB6" w:rsidTr="00B037D7">
        <w:trPr>
          <w:cnfStyle w:val="000000100000" w:firstRow="0" w:lastRow="0" w:firstColumn="0" w:lastColumn="0" w:oddVBand="0" w:evenVBand="0" w:oddHBand="1" w:evenHBand="0" w:firstRowFirstColumn="0" w:firstRowLastColumn="0" w:lastRowFirstColumn="0" w:lastRowLastColumn="0"/>
          <w:trHeight w:val="20"/>
          <w:ins w:id="2603" w:author="gur30938" w:date="2015-04-13T12:00:00Z"/>
        </w:trPr>
        <w:tc>
          <w:tcPr>
            <w:cnfStyle w:val="001000000000" w:firstRow="0" w:lastRow="0" w:firstColumn="1" w:lastColumn="0" w:oddVBand="0" w:evenVBand="0" w:oddHBand="0" w:evenHBand="0" w:firstRowFirstColumn="0" w:firstRowLastColumn="0" w:lastRowFirstColumn="0" w:lastRowLastColumn="0"/>
            <w:tcW w:w="3744" w:type="dxa"/>
          </w:tcPr>
          <w:p w:rsidR="00B037D7" w:rsidRPr="00C72BB6" w:rsidRDefault="00B037D7" w:rsidP="006931B0">
            <w:pPr>
              <w:rPr>
                <w:ins w:id="2604" w:author="gur30938" w:date="2015-04-13T12:00:00Z"/>
                <w:rFonts w:eastAsia="Times New Roman" w:cs="Arial"/>
                <w:sz w:val="24"/>
                <w:szCs w:val="24"/>
              </w:rPr>
            </w:pPr>
            <w:ins w:id="2605" w:author="gur30938" w:date="2015-04-13T12:00:00Z">
              <w:r w:rsidRPr="00C72BB6">
                <w:rPr>
                  <w:rFonts w:eastAsia="Times New Roman" w:cs="Arial"/>
                  <w:color w:val="000000"/>
                  <w:sz w:val="20"/>
                  <w:szCs w:val="20"/>
                </w:rPr>
                <w:t>IsKkDeployed</w:t>
              </w:r>
            </w:ins>
          </w:p>
        </w:tc>
        <w:tc>
          <w:tcPr>
            <w:tcW w:w="1152"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606" w:author="gur30938" w:date="2015-04-13T12:00:00Z"/>
                <w:rFonts w:cs="Arial"/>
              </w:rPr>
            </w:pPr>
            <w:ins w:id="2607" w:author="gur30938" w:date="2015-04-13T12:00:00Z">
              <w:r w:rsidRPr="00C72BB6">
                <w:rPr>
                  <w:rFonts w:cs="Arial"/>
                </w:rPr>
                <w:t>O</w:t>
              </w:r>
            </w:ins>
          </w:p>
        </w:tc>
        <w:tc>
          <w:tcPr>
            <w:tcW w:w="1152"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608" w:author="gur30938" w:date="2015-04-13T12:00:00Z"/>
                <w:rFonts w:cs="Arial"/>
              </w:rPr>
            </w:pPr>
            <w:ins w:id="2609" w:author="gur30938" w:date="2015-04-13T12:00:00Z">
              <w:r w:rsidRPr="00C72BB6">
                <w:rPr>
                  <w:rFonts w:cs="Arial"/>
                </w:rPr>
                <w:t>NA</w:t>
              </w:r>
            </w:ins>
          </w:p>
        </w:tc>
        <w:tc>
          <w:tcPr>
            <w:tcW w:w="3744" w:type="dxa"/>
          </w:tcPr>
          <w:p w:rsidR="00B037D7" w:rsidRPr="00C72BB6" w:rsidRDefault="00B037D7" w:rsidP="006931B0">
            <w:pPr>
              <w:cnfStyle w:val="000000100000" w:firstRow="0" w:lastRow="0" w:firstColumn="0" w:lastColumn="0" w:oddVBand="0" w:evenVBand="0" w:oddHBand="1" w:evenHBand="0" w:firstRowFirstColumn="0" w:firstRowLastColumn="0" w:lastRowFirstColumn="0" w:lastRowLastColumn="0"/>
              <w:rPr>
                <w:ins w:id="2610" w:author="gur30938" w:date="2015-04-13T12:00:00Z"/>
                <w:rFonts w:cs="Arial"/>
              </w:rPr>
            </w:pPr>
            <w:ins w:id="2611" w:author="gur30938" w:date="2015-04-13T12:00:00Z">
              <w:r w:rsidRPr="00C72BB6">
                <w:rPr>
                  <w:rFonts w:cs="Arial"/>
                </w:rPr>
                <w:t>Deployment status of  KK service</w:t>
              </w:r>
            </w:ins>
          </w:p>
        </w:tc>
      </w:tr>
      <w:tr w:rsidR="00B037D7" w:rsidRPr="00C72BB6" w:rsidTr="00B037D7">
        <w:trPr>
          <w:trHeight w:val="20"/>
          <w:ins w:id="2612" w:author="gur30938" w:date="2015-04-13T12:00:00Z"/>
        </w:trPr>
        <w:tc>
          <w:tcPr>
            <w:cnfStyle w:val="001000000000" w:firstRow="0" w:lastRow="0" w:firstColumn="1" w:lastColumn="0" w:oddVBand="0" w:evenVBand="0" w:oddHBand="0" w:evenHBand="0" w:firstRowFirstColumn="0" w:firstRowLastColumn="0" w:lastRowFirstColumn="0" w:lastRowLastColumn="0"/>
            <w:tcW w:w="3744" w:type="dxa"/>
          </w:tcPr>
          <w:p w:rsidR="00B037D7" w:rsidRPr="00C72BB6" w:rsidRDefault="00B037D7" w:rsidP="006931B0">
            <w:pPr>
              <w:rPr>
                <w:ins w:id="2613" w:author="gur30938" w:date="2015-04-13T12:00:00Z"/>
                <w:rFonts w:eastAsia="Times New Roman" w:cs="Arial"/>
                <w:sz w:val="24"/>
                <w:szCs w:val="24"/>
              </w:rPr>
            </w:pPr>
            <w:ins w:id="2614" w:author="gur30938" w:date="2015-04-13T12:00:00Z">
              <w:r w:rsidRPr="00C72BB6">
                <w:rPr>
                  <w:rFonts w:eastAsia="Times New Roman" w:cs="Arial"/>
                  <w:color w:val="000000"/>
                  <w:sz w:val="20"/>
                  <w:szCs w:val="20"/>
                </w:rPr>
                <w:t>IsWhiteListEnable</w:t>
              </w:r>
            </w:ins>
          </w:p>
        </w:tc>
        <w:tc>
          <w:tcPr>
            <w:tcW w:w="1152"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615" w:author="gur30938" w:date="2015-04-13T12:00:00Z"/>
                <w:rFonts w:cs="Arial"/>
              </w:rPr>
            </w:pPr>
            <w:ins w:id="2616" w:author="gur30938" w:date="2015-04-13T12:00:00Z">
              <w:r w:rsidRPr="00C72BB6">
                <w:rPr>
                  <w:rFonts w:cs="Arial"/>
                </w:rPr>
                <w:t>O</w:t>
              </w:r>
            </w:ins>
          </w:p>
        </w:tc>
        <w:tc>
          <w:tcPr>
            <w:tcW w:w="1152"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617" w:author="gur30938" w:date="2015-04-13T12:00:00Z"/>
                <w:rFonts w:cs="Arial"/>
              </w:rPr>
            </w:pPr>
            <w:ins w:id="2618" w:author="gur30938" w:date="2015-04-13T12:00:00Z">
              <w:r w:rsidRPr="00C72BB6">
                <w:rPr>
                  <w:rFonts w:cs="Arial"/>
                </w:rPr>
                <w:t>NA</w:t>
              </w:r>
            </w:ins>
          </w:p>
        </w:tc>
        <w:tc>
          <w:tcPr>
            <w:tcW w:w="3744" w:type="dxa"/>
          </w:tcPr>
          <w:p w:rsidR="00B037D7" w:rsidRPr="00C72BB6" w:rsidRDefault="00B037D7" w:rsidP="006931B0">
            <w:pPr>
              <w:cnfStyle w:val="000000000000" w:firstRow="0" w:lastRow="0" w:firstColumn="0" w:lastColumn="0" w:oddVBand="0" w:evenVBand="0" w:oddHBand="0" w:evenHBand="0" w:firstRowFirstColumn="0" w:firstRowLastColumn="0" w:lastRowFirstColumn="0" w:lastRowLastColumn="0"/>
              <w:rPr>
                <w:ins w:id="2619" w:author="gur30938" w:date="2015-04-13T12:00:00Z"/>
                <w:rFonts w:cs="Arial"/>
              </w:rPr>
            </w:pPr>
            <w:ins w:id="2620" w:author="gur30938" w:date="2015-04-13T12:00:00Z">
              <w:r w:rsidRPr="00C72BB6">
                <w:rPr>
                  <w:rFonts w:cs="Arial"/>
                </w:rPr>
                <w:t>White List enable status</w:t>
              </w:r>
            </w:ins>
          </w:p>
        </w:tc>
      </w:tr>
    </w:tbl>
    <w:p w:rsidR="00D77014" w:rsidRPr="00C72BB6" w:rsidRDefault="00D77014" w:rsidP="00D77014">
      <w:pPr>
        <w:rPr>
          <w:del w:id="2621" w:author="gur30938" w:date="2015-04-13T12:00:00Z"/>
          <w:rFonts w:ascii="Arial" w:hAnsi="Arial" w:cs="Arial"/>
        </w:rPr>
      </w:pPr>
    </w:p>
    <w:p w:rsidR="00D77014" w:rsidRPr="00C72BB6" w:rsidRDefault="008126C9" w:rsidP="00AD5C2F">
      <w:pPr>
        <w:pStyle w:val="Heading5"/>
      </w:pPr>
      <w:r w:rsidRPr="00C72BB6">
        <w:t>District Data</w:t>
      </w:r>
    </w:p>
    <w:tbl>
      <w:tblPr>
        <w:tblStyle w:val="LightList-Accent11"/>
        <w:tblW w:w="9648" w:type="dxa"/>
        <w:tblLook w:val="04A0" w:firstRow="1" w:lastRow="0" w:firstColumn="1" w:lastColumn="0" w:noHBand="0" w:noVBand="1"/>
      </w:tblPr>
      <w:tblGrid>
        <w:gridCol w:w="3744"/>
        <w:gridCol w:w="1152"/>
        <w:gridCol w:w="1152"/>
        <w:gridCol w:w="3600"/>
      </w:tblGrid>
      <w:tr w:rsidR="00D77014"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D77014"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districtCode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District  ID </w:t>
            </w:r>
          </w:p>
        </w:tc>
      </w:tr>
      <w:tr w:rsidR="00D77014"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English Name </w:t>
            </w:r>
          </w:p>
        </w:tc>
      </w:tr>
      <w:tr w:rsidR="00D77014"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State ID </w:t>
            </w:r>
          </w:p>
        </w:tc>
      </w:tr>
    </w:tbl>
    <w:p w:rsidR="00D77014" w:rsidRPr="00C72BB6" w:rsidRDefault="00D77014" w:rsidP="00D77014">
      <w:pPr>
        <w:rPr>
          <w:rFonts w:ascii="Arial" w:hAnsi="Arial" w:cs="Arial"/>
        </w:rPr>
      </w:pPr>
    </w:p>
    <w:p w:rsidR="00D77014" w:rsidRPr="00C72BB6" w:rsidRDefault="008126C9" w:rsidP="00AD5C2F">
      <w:pPr>
        <w:pStyle w:val="Heading5"/>
      </w:pPr>
      <w:r w:rsidRPr="00C72BB6">
        <w:t>Taluka Data</w:t>
      </w:r>
    </w:p>
    <w:tbl>
      <w:tblPr>
        <w:tblStyle w:val="LightList-Accent11"/>
        <w:tblW w:w="9648" w:type="dxa"/>
        <w:tblLook w:val="04A0" w:firstRow="1" w:lastRow="0" w:firstColumn="1" w:lastColumn="0" w:noHBand="0" w:noVBand="1"/>
      </w:tblPr>
      <w:tblGrid>
        <w:gridCol w:w="3744"/>
        <w:gridCol w:w="1152"/>
        <w:gridCol w:w="1152"/>
        <w:gridCol w:w="3600"/>
      </w:tblGrid>
      <w:tr w:rsidR="005B4D0E"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5B4D0E"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talukaCode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Taluka ID </w:t>
            </w:r>
          </w:p>
        </w:tc>
      </w:tr>
      <w:tr w:rsidR="005B4D0E"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name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English Name </w:t>
            </w:r>
          </w:p>
        </w:tc>
      </w:tr>
      <w:tr w:rsidR="005B4D0E"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districtCode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District  ID </w:t>
            </w:r>
          </w:p>
        </w:tc>
      </w:tr>
      <w:tr w:rsidR="00B64C4F"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State ID </w:t>
            </w:r>
          </w:p>
        </w:tc>
      </w:tr>
    </w:tbl>
    <w:p w:rsidR="005B4D0E" w:rsidRPr="00C72BB6" w:rsidRDefault="005B4D0E" w:rsidP="005B4D0E">
      <w:pPr>
        <w:rPr>
          <w:rFonts w:ascii="Arial" w:hAnsi="Arial" w:cs="Arial"/>
        </w:rPr>
      </w:pPr>
    </w:p>
    <w:p w:rsidR="00D77014" w:rsidRPr="00C72BB6" w:rsidRDefault="008126C9" w:rsidP="00AD5C2F">
      <w:pPr>
        <w:pStyle w:val="Heading5"/>
      </w:pPr>
      <w:r w:rsidRPr="00C72BB6">
        <w:t>Health Block Data</w:t>
      </w:r>
    </w:p>
    <w:tbl>
      <w:tblPr>
        <w:tblStyle w:val="LightList-Accent11"/>
        <w:tblW w:w="9648" w:type="dxa"/>
        <w:tblLook w:val="04A0" w:firstRow="1" w:lastRow="0" w:firstColumn="1" w:lastColumn="0" w:noHBand="0" w:noVBand="1"/>
      </w:tblPr>
      <w:tblGrid>
        <w:gridCol w:w="3744"/>
        <w:gridCol w:w="1152"/>
        <w:gridCol w:w="1152"/>
        <w:gridCol w:w="3600"/>
      </w:tblGrid>
      <w:tr w:rsidR="007D7096"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Fields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7D7096"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healthBlockCode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Block ID </w:t>
            </w:r>
          </w:p>
        </w:tc>
      </w:tr>
      <w:tr w:rsidR="007D7096"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name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English Name </w:t>
            </w:r>
          </w:p>
        </w:tc>
      </w:tr>
      <w:tr w:rsidR="00236087"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State ID </w:t>
            </w:r>
          </w:p>
        </w:tc>
      </w:tr>
      <w:tr w:rsidR="00236087"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districtCode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District  Code </w:t>
            </w:r>
          </w:p>
        </w:tc>
      </w:tr>
      <w:tr w:rsidR="00236087"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talukaCode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Taluka  code </w:t>
            </w:r>
          </w:p>
        </w:tc>
      </w:tr>
    </w:tbl>
    <w:p w:rsidR="00D77014" w:rsidRPr="00C72BB6" w:rsidRDefault="008126C9" w:rsidP="0040015A">
      <w:pPr>
        <w:pStyle w:val="Heading5"/>
      </w:pPr>
      <w:r w:rsidRPr="00C72BB6">
        <w:t>Health Facility Data</w:t>
      </w:r>
    </w:p>
    <w:tbl>
      <w:tblPr>
        <w:tblStyle w:val="LightList-Accent11"/>
        <w:tblW w:w="9648" w:type="dxa"/>
        <w:tblLook w:val="04A0" w:firstRow="1" w:lastRow="0" w:firstColumn="1" w:lastColumn="0" w:noHBand="0" w:noVBand="1"/>
      </w:tblPr>
      <w:tblGrid>
        <w:gridCol w:w="3744"/>
        <w:gridCol w:w="1152"/>
        <w:gridCol w:w="1152"/>
        <w:gridCol w:w="3600"/>
      </w:tblGrid>
      <w:tr w:rsidR="001C1268"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1C1268"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healthFacilityCode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FacilityID (PID) </w:t>
            </w:r>
          </w:p>
        </w:tc>
      </w:tr>
      <w:tr w:rsidR="001C1268"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English Name </w:t>
            </w:r>
          </w:p>
        </w:tc>
      </w:tr>
      <w:tr w:rsidR="0045173F"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State ID </w:t>
            </w:r>
          </w:p>
        </w:tc>
      </w:tr>
      <w:tr w:rsidR="0045173F"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districtCode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District  Code </w:t>
            </w:r>
          </w:p>
        </w:tc>
      </w:tr>
      <w:tr w:rsidR="0045173F"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talukaCode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Taluka  code </w:t>
            </w:r>
          </w:p>
        </w:tc>
      </w:tr>
      <w:tr w:rsidR="0045173F"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healthBlockCode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Block ID </w:t>
            </w:r>
          </w:p>
        </w:tc>
      </w:tr>
      <w:tr w:rsidR="0045173F"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facilityType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Type of facility </w:t>
            </w:r>
          </w:p>
        </w:tc>
      </w:tr>
    </w:tbl>
    <w:p w:rsidR="001C1268" w:rsidRPr="00C72BB6" w:rsidRDefault="001C1268" w:rsidP="001C1268">
      <w:pPr>
        <w:rPr>
          <w:rFonts w:ascii="Arial" w:hAnsi="Arial" w:cs="Arial"/>
        </w:rPr>
      </w:pPr>
    </w:p>
    <w:p w:rsidR="00D77014" w:rsidRPr="00C72BB6" w:rsidRDefault="008126C9" w:rsidP="00AD5C2F">
      <w:pPr>
        <w:pStyle w:val="Heading5"/>
      </w:pPr>
      <w:r w:rsidRPr="00C72BB6">
        <w:t>Health Sub Facility Data</w:t>
      </w:r>
    </w:p>
    <w:tbl>
      <w:tblPr>
        <w:tblStyle w:val="LightList-Accent11"/>
        <w:tblW w:w="9648" w:type="dxa"/>
        <w:tblLook w:val="04A0" w:firstRow="1" w:lastRow="0" w:firstColumn="1" w:lastColumn="0" w:noHBand="0" w:noVBand="1"/>
      </w:tblPr>
      <w:tblGrid>
        <w:gridCol w:w="3744"/>
        <w:gridCol w:w="1152"/>
        <w:gridCol w:w="1152"/>
        <w:gridCol w:w="3600"/>
      </w:tblGrid>
      <w:tr w:rsidR="00074671"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Fields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074671"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healthSubFacilityCode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Sub FacilityID </w:t>
            </w:r>
          </w:p>
        </w:tc>
      </w:tr>
      <w:tr w:rsidR="00074671"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 xml:space="preserve">name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English Name </w:t>
            </w:r>
          </w:p>
        </w:tc>
      </w:tr>
      <w:tr w:rsidR="0014643B"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State ID </w:t>
            </w:r>
          </w:p>
        </w:tc>
      </w:tr>
      <w:tr w:rsidR="0014643B"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districtCode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District  Code </w:t>
            </w:r>
          </w:p>
        </w:tc>
      </w:tr>
      <w:tr w:rsidR="0014643B"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talukaCode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Taluka  code </w:t>
            </w:r>
          </w:p>
        </w:tc>
      </w:tr>
      <w:tr w:rsidR="00467E99"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467E99" w:rsidRPr="00C72BB6" w:rsidRDefault="00467E99" w:rsidP="006F45C7">
            <w:pPr>
              <w:rPr>
                <w:rFonts w:cs="Arial"/>
              </w:rPr>
            </w:pPr>
            <w:r w:rsidRPr="00C72BB6">
              <w:rPr>
                <w:rFonts w:cs="Arial"/>
              </w:rPr>
              <w:t>healthBlockCode</w:t>
            </w:r>
          </w:p>
        </w:tc>
        <w:tc>
          <w:tcPr>
            <w:tcW w:w="1152" w:type="dxa"/>
            <w:tcBorders>
              <w:top w:val="single" w:sz="8" w:space="0" w:color="4F81BD" w:themeColor="accent1"/>
              <w:bottom w:val="single" w:sz="8" w:space="0" w:color="4F81BD" w:themeColor="accent1"/>
            </w:tcBorders>
            <w:hideMark/>
          </w:tcPr>
          <w:p w:rsidR="00467E99" w:rsidRPr="00C72BB6" w:rsidRDefault="00467E9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467E99" w:rsidRPr="00C72BB6" w:rsidRDefault="00467E9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467E99" w:rsidRPr="00C72BB6" w:rsidRDefault="00467E9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Block ID </w:t>
            </w:r>
          </w:p>
        </w:tc>
      </w:tr>
      <w:tr w:rsidR="00467E99"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467E99" w:rsidRPr="00C72BB6" w:rsidRDefault="00467E99" w:rsidP="006F45C7">
            <w:pPr>
              <w:rPr>
                <w:rFonts w:cs="Arial"/>
              </w:rPr>
            </w:pPr>
            <w:r w:rsidRPr="00C72BB6">
              <w:rPr>
                <w:rFonts w:cs="Arial"/>
              </w:rPr>
              <w:t>healthFacilityCode</w:t>
            </w:r>
          </w:p>
        </w:tc>
        <w:tc>
          <w:tcPr>
            <w:tcW w:w="1152" w:type="dxa"/>
            <w:hideMark/>
          </w:tcPr>
          <w:p w:rsidR="00467E99" w:rsidRPr="00C72BB6" w:rsidRDefault="00467E9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467E99" w:rsidRPr="00C72BB6" w:rsidRDefault="00467E9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467E99" w:rsidRPr="00C72BB6" w:rsidRDefault="00467E9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FacilityID (PID)</w:t>
            </w:r>
          </w:p>
        </w:tc>
      </w:tr>
    </w:tbl>
    <w:p w:rsidR="00074671" w:rsidRPr="00C72BB6" w:rsidRDefault="00074671" w:rsidP="00074671">
      <w:pPr>
        <w:rPr>
          <w:rFonts w:ascii="Arial" w:hAnsi="Arial" w:cs="Arial"/>
        </w:rPr>
      </w:pPr>
    </w:p>
    <w:p w:rsidR="00D77014" w:rsidRPr="00C72BB6" w:rsidRDefault="008126C9" w:rsidP="00AD5C2F">
      <w:pPr>
        <w:pStyle w:val="Heading5"/>
      </w:pPr>
      <w:r w:rsidRPr="00C72BB6">
        <w:t>Village Data</w:t>
      </w:r>
    </w:p>
    <w:tbl>
      <w:tblPr>
        <w:tblStyle w:val="LightList-Accent11"/>
        <w:tblW w:w="9648" w:type="dxa"/>
        <w:tblLayout w:type="fixed"/>
        <w:tblLook w:val="04A0" w:firstRow="1" w:lastRow="0" w:firstColumn="1" w:lastColumn="0" w:noHBand="0" w:noVBand="1"/>
      </w:tblPr>
      <w:tblGrid>
        <w:gridCol w:w="3744"/>
        <w:gridCol w:w="1152"/>
        <w:gridCol w:w="1152"/>
        <w:gridCol w:w="3600"/>
      </w:tblGrid>
      <w:tr w:rsidR="00E4564B"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E4564B"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villageCode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Village ID(VCode) </w:t>
            </w:r>
          </w:p>
        </w:tc>
      </w:tr>
      <w:tr w:rsidR="00E4564B"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name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English Name </w:t>
            </w:r>
          </w:p>
        </w:tc>
      </w:tr>
      <w:tr w:rsidR="00F56EC8"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stateCode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State ID </w:t>
            </w:r>
          </w:p>
        </w:tc>
      </w:tr>
      <w:tr w:rsidR="00F56EC8"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districtCode</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District  Code </w:t>
            </w:r>
          </w:p>
        </w:tc>
      </w:tr>
      <w:tr w:rsidR="00F56EC8"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talukaCode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Taluka  code </w:t>
            </w:r>
          </w:p>
        </w:tc>
      </w:tr>
    </w:tbl>
    <w:p w:rsidR="006029C0" w:rsidRPr="00C72BB6" w:rsidRDefault="008126C9" w:rsidP="0040015A">
      <w:pPr>
        <w:pStyle w:val="Heading5"/>
      </w:pPr>
      <w:bookmarkStart w:id="2622" w:name="_Toc410840476"/>
      <w:bookmarkStart w:id="2623" w:name="_Toc410840477"/>
      <w:bookmarkEnd w:id="2622"/>
      <w:bookmarkEnd w:id="2623"/>
      <w:r w:rsidRPr="00C72BB6">
        <w:t xml:space="preserve">Circle Codes </w:t>
      </w:r>
    </w:p>
    <w:tbl>
      <w:tblPr>
        <w:tblStyle w:val="LightList-Accent11"/>
        <w:tblW w:w="9648" w:type="dxa"/>
        <w:tblLayout w:type="fixed"/>
        <w:tblLook w:val="04A0" w:firstRow="1" w:lastRow="0" w:firstColumn="1" w:lastColumn="0" w:noHBand="0" w:noVBand="1"/>
      </w:tblPr>
      <w:tblGrid>
        <w:gridCol w:w="3744"/>
        <w:gridCol w:w="1152"/>
        <w:gridCol w:w="1152"/>
        <w:gridCol w:w="3600"/>
      </w:tblGrid>
      <w:tr w:rsidR="007249BB"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for NMS</w:t>
            </w:r>
          </w:p>
        </w:tc>
        <w:tc>
          <w:tcPr>
            <w:tcW w:w="1152" w:type="dxa"/>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in MCTS</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7249BB"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6F45C7">
            <w:pPr>
              <w:rPr>
                <w:rFonts w:cs="Arial"/>
              </w:rPr>
            </w:pPr>
            <w:r w:rsidRPr="00C72BB6">
              <w:rPr>
                <w:rFonts w:cs="Arial"/>
              </w:rPr>
              <w:t>name</w:t>
            </w:r>
          </w:p>
        </w:tc>
        <w:tc>
          <w:tcPr>
            <w:tcW w:w="115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NP</w:t>
            </w:r>
          </w:p>
        </w:tc>
        <w:tc>
          <w:tcPr>
            <w:tcW w:w="3600"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Name of the telecom circle</w:t>
            </w:r>
          </w:p>
        </w:tc>
      </w:tr>
      <w:tr w:rsidR="007249BB"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code</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Short code for the circle</w:t>
            </w:r>
          </w:p>
        </w:tc>
      </w:tr>
    </w:tbl>
    <w:p w:rsidR="006029C0" w:rsidRPr="00C72BB6" w:rsidRDefault="008126C9" w:rsidP="0040015A">
      <w:pPr>
        <w:pStyle w:val="Heading5"/>
      </w:pPr>
      <w:r w:rsidRPr="00C72BB6">
        <w:t xml:space="preserve">Operator Codes </w:t>
      </w:r>
    </w:p>
    <w:tbl>
      <w:tblPr>
        <w:tblStyle w:val="LightList-Accent11"/>
        <w:tblW w:w="9648" w:type="dxa"/>
        <w:tblLayout w:type="fixed"/>
        <w:tblLook w:val="04A0" w:firstRow="1" w:lastRow="0" w:firstColumn="1" w:lastColumn="0" w:noHBand="0" w:noVBand="1"/>
      </w:tblPr>
      <w:tblGrid>
        <w:gridCol w:w="3744"/>
        <w:gridCol w:w="1152"/>
        <w:gridCol w:w="1152"/>
        <w:gridCol w:w="3600"/>
      </w:tblGrid>
      <w:tr w:rsidR="007249BB" w:rsidRPr="00C72BB6" w:rsidTr="00C17FE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for NMS</w:t>
            </w:r>
          </w:p>
        </w:tc>
        <w:tc>
          <w:tcPr>
            <w:tcW w:w="1152" w:type="dxa"/>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in MCTS</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7249BB" w:rsidRPr="00C72BB6" w:rsidTr="00C17FE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6F45C7">
            <w:pPr>
              <w:rPr>
                <w:rFonts w:cs="Arial"/>
              </w:rPr>
            </w:pPr>
            <w:r w:rsidRPr="00C72BB6">
              <w:rPr>
                <w:rFonts w:cs="Arial"/>
              </w:rPr>
              <w:t>name</w:t>
            </w:r>
          </w:p>
        </w:tc>
        <w:tc>
          <w:tcPr>
            <w:tcW w:w="115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NP</w:t>
            </w:r>
          </w:p>
        </w:tc>
        <w:tc>
          <w:tcPr>
            <w:tcW w:w="3600"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Name of the telecom operator</w:t>
            </w:r>
          </w:p>
        </w:tc>
      </w:tr>
      <w:tr w:rsidR="007249BB" w:rsidRPr="00C72BB6" w:rsidTr="00C17FE1">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code</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2"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Short code for the Operator</w:t>
            </w:r>
          </w:p>
        </w:tc>
      </w:tr>
    </w:tbl>
    <w:p w:rsidR="006029C0" w:rsidRPr="00C72BB6" w:rsidRDefault="008126C9" w:rsidP="0040015A">
      <w:pPr>
        <w:pStyle w:val="Heading5"/>
      </w:pPr>
      <w:r w:rsidRPr="00C72BB6">
        <w:t>Location, Circle and Language Mapping</w:t>
      </w:r>
    </w:p>
    <w:tbl>
      <w:tblPr>
        <w:tblStyle w:val="LightList-Accent111"/>
        <w:tblW w:w="9812" w:type="dxa"/>
        <w:tblLook w:val="04A0" w:firstRow="1" w:lastRow="0" w:firstColumn="1" w:lastColumn="0" w:noHBand="0" w:noVBand="1"/>
      </w:tblPr>
      <w:tblGrid>
        <w:gridCol w:w="4066"/>
        <w:gridCol w:w="1195"/>
        <w:gridCol w:w="1195"/>
        <w:gridCol w:w="3356"/>
      </w:tblGrid>
      <w:tr w:rsidR="00990F4E" w:rsidRPr="00C72BB6" w:rsidTr="005B2B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68" w:type="dxa"/>
            <w:hideMark/>
          </w:tcPr>
          <w:p w:rsidR="008126C9" w:rsidRPr="00C72BB6" w:rsidRDefault="008126C9" w:rsidP="006F45C7">
            <w:pPr>
              <w:rPr>
                <w:rFonts w:ascii="Arial" w:hAnsi="Arial" w:cs="Arial"/>
              </w:rPr>
            </w:pPr>
            <w:r w:rsidRPr="00C72BB6">
              <w:rPr>
                <w:rFonts w:ascii="Arial" w:hAnsi="Arial" w:cs="Arial"/>
              </w:rPr>
              <w:t>Fields</w:t>
            </w:r>
          </w:p>
        </w:tc>
        <w:tc>
          <w:tcPr>
            <w:tcW w:w="1026" w:type="dxa"/>
            <w:hideMark/>
          </w:tcPr>
          <w:p w:rsidR="008126C9" w:rsidRPr="00C72BB6" w:rsidRDefault="008126C9" w:rsidP="006F45C7">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Presence for NMS</w:t>
            </w:r>
          </w:p>
        </w:tc>
        <w:tc>
          <w:tcPr>
            <w:tcW w:w="1026" w:type="dxa"/>
          </w:tcPr>
          <w:p w:rsidR="008126C9" w:rsidRPr="00C72BB6" w:rsidRDefault="00C93606" w:rsidP="006F45C7">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Presence in MCTS</w:t>
            </w:r>
          </w:p>
        </w:tc>
        <w:tc>
          <w:tcPr>
            <w:tcW w:w="3492" w:type="dxa"/>
            <w:hideMark/>
          </w:tcPr>
          <w:p w:rsidR="008126C9" w:rsidRPr="00C72BB6" w:rsidRDefault="00C93606" w:rsidP="006F45C7">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Remark</w:t>
            </w:r>
          </w:p>
        </w:tc>
      </w:tr>
      <w:tr w:rsidR="00990F4E" w:rsidRPr="00C72BB6" w:rsidTr="005B2B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68" w:type="dxa"/>
          </w:tcPr>
          <w:p w:rsidR="008126C9" w:rsidRPr="00C72BB6" w:rsidRDefault="008126C9" w:rsidP="006F45C7">
            <w:pPr>
              <w:rPr>
                <w:rFonts w:ascii="Arial" w:hAnsi="Arial" w:cs="Arial"/>
              </w:rPr>
            </w:pPr>
            <w:r w:rsidRPr="00C72BB6">
              <w:rPr>
                <w:rFonts w:ascii="Arial" w:hAnsi="Arial" w:cs="Arial"/>
              </w:rPr>
              <w:t>stateCode</w:t>
            </w:r>
          </w:p>
        </w:tc>
        <w:tc>
          <w:tcPr>
            <w:tcW w:w="1026"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NP</w:t>
            </w:r>
          </w:p>
        </w:tc>
        <w:tc>
          <w:tcPr>
            <w:tcW w:w="3492" w:type="dxa"/>
          </w:tcPr>
          <w:p w:rsidR="008126C9" w:rsidRPr="00C72BB6" w:rsidRDefault="008126C9" w:rsidP="006F45C7">
            <w:p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90F4E" w:rsidRPr="00C72BB6" w:rsidTr="005B2B76">
        <w:trPr>
          <w:trHeight w:val="20"/>
        </w:trPr>
        <w:tc>
          <w:tcPr>
            <w:cnfStyle w:val="001000000000" w:firstRow="0" w:lastRow="0" w:firstColumn="1" w:lastColumn="0" w:oddVBand="0" w:evenVBand="0" w:oddHBand="0" w:evenHBand="0" w:firstRowFirstColumn="0" w:firstRowLastColumn="0" w:lastRowFirstColumn="0" w:lastRowLastColumn="0"/>
            <w:tcW w:w="4268" w:type="dxa"/>
            <w:hideMark/>
          </w:tcPr>
          <w:p w:rsidR="008126C9" w:rsidRPr="00C72BB6" w:rsidRDefault="008126C9" w:rsidP="006F45C7">
            <w:pPr>
              <w:rPr>
                <w:rFonts w:ascii="Arial" w:hAnsi="Arial" w:cs="Arial"/>
              </w:rPr>
            </w:pPr>
            <w:r w:rsidRPr="00C72BB6">
              <w:rPr>
                <w:rFonts w:ascii="Arial" w:hAnsi="Arial" w:cs="Arial"/>
              </w:rPr>
              <w:t>districtCode</w:t>
            </w:r>
          </w:p>
        </w:tc>
        <w:tc>
          <w:tcPr>
            <w:tcW w:w="1026"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NP</w:t>
            </w:r>
          </w:p>
        </w:tc>
        <w:tc>
          <w:tcPr>
            <w:tcW w:w="3492" w:type="dxa"/>
            <w:hideMark/>
          </w:tcPr>
          <w:p w:rsidR="008126C9" w:rsidRPr="00C72BB6" w:rsidRDefault="008126C9" w:rsidP="006F45C7">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0F4E" w:rsidRPr="00C72BB6" w:rsidTr="005B2B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68" w:type="dxa"/>
            <w:hideMark/>
          </w:tcPr>
          <w:p w:rsidR="008126C9" w:rsidRPr="00C72BB6" w:rsidRDefault="008126C9" w:rsidP="006F45C7">
            <w:pPr>
              <w:rPr>
                <w:rFonts w:ascii="Arial" w:hAnsi="Arial" w:cs="Arial"/>
              </w:rPr>
            </w:pPr>
            <w:r w:rsidRPr="00C72BB6">
              <w:rPr>
                <w:rFonts w:ascii="Arial" w:hAnsi="Arial" w:cs="Arial"/>
              </w:rPr>
              <w:t>circleCode</w:t>
            </w:r>
          </w:p>
        </w:tc>
        <w:tc>
          <w:tcPr>
            <w:tcW w:w="102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NP</w:t>
            </w:r>
          </w:p>
        </w:tc>
        <w:tc>
          <w:tcPr>
            <w:tcW w:w="3492" w:type="dxa"/>
            <w:hideMark/>
          </w:tcPr>
          <w:p w:rsidR="008126C9" w:rsidRPr="00C72BB6" w:rsidRDefault="008126C9" w:rsidP="006F45C7">
            <w:p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6DF1" w:rsidRPr="00C72BB6" w:rsidTr="005B2B76">
        <w:trPr>
          <w:trHeight w:val="20"/>
        </w:trPr>
        <w:tc>
          <w:tcPr>
            <w:cnfStyle w:val="001000000000" w:firstRow="0" w:lastRow="0" w:firstColumn="1" w:lastColumn="0" w:oddVBand="0" w:evenVBand="0" w:oddHBand="0" w:evenHBand="0" w:firstRowFirstColumn="0" w:firstRowLastColumn="0" w:lastRowFirstColumn="0" w:lastRowLastColumn="0"/>
            <w:tcW w:w="4268" w:type="dxa"/>
          </w:tcPr>
          <w:p w:rsidR="008126C9" w:rsidRPr="00C72BB6" w:rsidRDefault="008126C9" w:rsidP="006F45C7">
            <w:pPr>
              <w:rPr>
                <w:rFonts w:ascii="Arial" w:hAnsi="Arial" w:cs="Arial"/>
              </w:rPr>
            </w:pPr>
            <w:r w:rsidRPr="00C72BB6">
              <w:rPr>
                <w:rFonts w:ascii="Arial" w:hAnsi="Arial" w:cs="Arial"/>
              </w:rPr>
              <w:t>isDefaultLanguageLocationCode</w:t>
            </w:r>
          </w:p>
        </w:tc>
        <w:tc>
          <w:tcPr>
            <w:tcW w:w="1026" w:type="dxa"/>
          </w:tcPr>
          <w:p w:rsidR="008126C9" w:rsidRPr="00C72BB6" w:rsidRDefault="000A7BA4"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NP</w:t>
            </w:r>
          </w:p>
        </w:tc>
        <w:tc>
          <w:tcPr>
            <w:tcW w:w="3492" w:type="dxa"/>
          </w:tcPr>
          <w:p w:rsidR="008126C9" w:rsidRPr="00C72BB6" w:rsidRDefault="008126C9" w:rsidP="006F45C7">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90F4E" w:rsidRPr="00C72BB6" w:rsidTr="005B2B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68" w:type="dxa"/>
            <w:hideMark/>
          </w:tcPr>
          <w:p w:rsidR="008126C9" w:rsidRPr="00C72BB6" w:rsidRDefault="008126C9" w:rsidP="006F45C7">
            <w:pPr>
              <w:rPr>
                <w:rFonts w:ascii="Arial" w:hAnsi="Arial" w:cs="Arial"/>
              </w:rPr>
            </w:pPr>
            <w:r w:rsidRPr="00C72BB6">
              <w:rPr>
                <w:rFonts w:ascii="Arial" w:hAnsi="Arial" w:cs="Arial"/>
              </w:rPr>
              <w:t>languageLocationCode</w:t>
            </w:r>
          </w:p>
        </w:tc>
        <w:tc>
          <w:tcPr>
            <w:tcW w:w="102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NP</w:t>
            </w:r>
          </w:p>
        </w:tc>
        <w:tc>
          <w:tcPr>
            <w:tcW w:w="3492" w:type="dxa"/>
            <w:hideMark/>
          </w:tcPr>
          <w:p w:rsidR="008126C9" w:rsidRPr="00C72BB6" w:rsidRDefault="00C93606" w:rsidP="006F45C7">
            <w:p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language location code to be used for MA</w:t>
            </w:r>
          </w:p>
        </w:tc>
      </w:tr>
      <w:tr w:rsidR="00990F4E" w:rsidRPr="00C72BB6" w:rsidTr="005B2B76">
        <w:trPr>
          <w:trHeight w:val="20"/>
        </w:trPr>
        <w:tc>
          <w:tcPr>
            <w:cnfStyle w:val="001000000000" w:firstRow="0" w:lastRow="0" w:firstColumn="1" w:lastColumn="0" w:oddVBand="0" w:evenVBand="0" w:oddHBand="0" w:evenHBand="0" w:firstRowFirstColumn="0" w:firstRowLastColumn="0" w:lastRowFirstColumn="0" w:lastRowLastColumn="0"/>
            <w:tcW w:w="4268" w:type="dxa"/>
          </w:tcPr>
          <w:p w:rsidR="008126C9" w:rsidRPr="00C72BB6" w:rsidRDefault="008126C9" w:rsidP="006F45C7">
            <w:pPr>
              <w:rPr>
                <w:rFonts w:ascii="Arial" w:hAnsi="Arial" w:cs="Arial"/>
              </w:rPr>
            </w:pPr>
            <w:r w:rsidRPr="00C72BB6">
              <w:rPr>
                <w:rFonts w:ascii="Arial" w:hAnsi="Arial" w:cs="Arial"/>
              </w:rPr>
              <w:t>languageMA</w:t>
            </w:r>
          </w:p>
        </w:tc>
        <w:tc>
          <w:tcPr>
            <w:tcW w:w="1026"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NP</w:t>
            </w:r>
          </w:p>
        </w:tc>
        <w:tc>
          <w:tcPr>
            <w:tcW w:w="3492" w:type="dxa"/>
          </w:tcPr>
          <w:p w:rsidR="008126C9" w:rsidRPr="00C72BB6" w:rsidRDefault="00C93606" w:rsidP="006F45C7">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language mapped to the MAlanguageLocationCode</w:t>
            </w:r>
          </w:p>
        </w:tc>
      </w:tr>
      <w:tr w:rsidR="00990F4E" w:rsidRPr="00C72BB6" w:rsidTr="005B2B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68" w:type="dxa"/>
          </w:tcPr>
          <w:p w:rsidR="008126C9" w:rsidRPr="00C72BB6" w:rsidRDefault="008126C9" w:rsidP="006F45C7">
            <w:pPr>
              <w:rPr>
                <w:rFonts w:ascii="Arial" w:hAnsi="Arial" w:cs="Arial"/>
              </w:rPr>
            </w:pPr>
            <w:r w:rsidRPr="00C72BB6">
              <w:rPr>
                <w:rFonts w:ascii="Arial" w:hAnsi="Arial" w:cs="Arial"/>
              </w:rPr>
              <w:t>languageMK</w:t>
            </w:r>
          </w:p>
        </w:tc>
        <w:tc>
          <w:tcPr>
            <w:tcW w:w="1026"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NP</w:t>
            </w:r>
          </w:p>
        </w:tc>
        <w:tc>
          <w:tcPr>
            <w:tcW w:w="3492" w:type="dxa"/>
          </w:tcPr>
          <w:p w:rsidR="008126C9" w:rsidRPr="00C72BB6" w:rsidRDefault="00C93606" w:rsidP="006F45C7">
            <w:p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72BB6">
              <w:rPr>
                <w:rFonts w:ascii="Arial" w:hAnsi="Arial" w:cs="Arial"/>
              </w:rPr>
              <w:t>language mapped to the MKlanguageLocationCode</w:t>
            </w:r>
          </w:p>
        </w:tc>
      </w:tr>
      <w:tr w:rsidR="00990F4E" w:rsidRPr="00C72BB6" w:rsidTr="005B2B76">
        <w:trPr>
          <w:trHeight w:val="20"/>
        </w:trPr>
        <w:tc>
          <w:tcPr>
            <w:cnfStyle w:val="001000000000" w:firstRow="0" w:lastRow="0" w:firstColumn="1" w:lastColumn="0" w:oddVBand="0" w:evenVBand="0" w:oddHBand="0" w:evenHBand="0" w:firstRowFirstColumn="0" w:firstRowLastColumn="0" w:lastRowFirstColumn="0" w:lastRowLastColumn="0"/>
            <w:tcW w:w="4268" w:type="dxa"/>
          </w:tcPr>
          <w:p w:rsidR="008126C9" w:rsidRPr="00C72BB6" w:rsidRDefault="008126C9" w:rsidP="006F45C7">
            <w:pPr>
              <w:rPr>
                <w:rFonts w:ascii="Arial" w:hAnsi="Arial" w:cs="Arial"/>
              </w:rPr>
            </w:pPr>
            <w:r w:rsidRPr="00C72BB6">
              <w:rPr>
                <w:rFonts w:ascii="Arial" w:hAnsi="Arial" w:cs="Arial"/>
              </w:rPr>
              <w:t>languageKK</w:t>
            </w:r>
          </w:p>
        </w:tc>
        <w:tc>
          <w:tcPr>
            <w:tcW w:w="1026"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M</w:t>
            </w:r>
          </w:p>
        </w:tc>
        <w:tc>
          <w:tcPr>
            <w:tcW w:w="1026"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NP</w:t>
            </w:r>
          </w:p>
        </w:tc>
        <w:tc>
          <w:tcPr>
            <w:tcW w:w="3492" w:type="dxa"/>
          </w:tcPr>
          <w:p w:rsidR="008126C9" w:rsidRPr="00C72BB6" w:rsidRDefault="00C93606" w:rsidP="006F45C7">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C72BB6">
              <w:rPr>
                <w:rFonts w:ascii="Arial" w:hAnsi="Arial" w:cs="Arial"/>
              </w:rPr>
              <w:t>language mapped to the KilkarilanguageLocationCode</w:t>
            </w:r>
          </w:p>
        </w:tc>
      </w:tr>
    </w:tbl>
    <w:p w:rsidR="0089233C" w:rsidRPr="00C72BB6" w:rsidRDefault="008126C9" w:rsidP="0040015A">
      <w:pPr>
        <w:pStyle w:val="Heading4"/>
      </w:pPr>
      <w:bookmarkStart w:id="2624" w:name="_Ref412094675"/>
      <w:r w:rsidRPr="00C72BB6">
        <w:t>MCTS Mother, Child Data CSV Files</w:t>
      </w:r>
      <w:bookmarkEnd w:id="2624"/>
    </w:p>
    <w:p w:rsidR="00A526EE" w:rsidRPr="00C72BB6" w:rsidRDefault="008126C9" w:rsidP="00AD5C2F">
      <w:pPr>
        <w:pStyle w:val="Heading5"/>
      </w:pPr>
      <w:bookmarkStart w:id="2625" w:name="_Ref415050522"/>
      <w:r w:rsidRPr="00C72BB6">
        <w:t>Mother Data</w:t>
      </w:r>
      <w:bookmarkEnd w:id="2625"/>
    </w:p>
    <w:tbl>
      <w:tblPr>
        <w:tblStyle w:val="LightList-Accent11"/>
        <w:tblW w:w="9576" w:type="dxa"/>
        <w:tblLook w:val="04A0" w:firstRow="1" w:lastRow="0" w:firstColumn="1" w:lastColumn="0" w:noHBand="0" w:noVBand="1"/>
      </w:tblPr>
      <w:tblGrid>
        <w:gridCol w:w="3710"/>
        <w:gridCol w:w="1150"/>
        <w:gridCol w:w="1150"/>
        <w:gridCol w:w="3566"/>
      </w:tblGrid>
      <w:tr w:rsidR="00B452A2" w:rsidRPr="00C72BB6" w:rsidTr="007C0A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126C9" w:rsidP="006F45C7">
            <w:pPr>
              <w:rPr>
                <w:rFonts w:cs="Arial"/>
              </w:rPr>
            </w:pPr>
            <w:r w:rsidRPr="00C72BB6">
              <w:rPr>
                <w:rFonts w:cs="Arial"/>
              </w:rPr>
              <w:t>Fields</w:t>
            </w:r>
          </w:p>
        </w:tc>
        <w:tc>
          <w:tcPr>
            <w:tcW w:w="115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566"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B2422" w:rsidRPr="00C72BB6" w:rsidRDefault="008B2422" w:rsidP="006F45C7">
            <w:pPr>
              <w:rPr>
                <w:rFonts w:cs="Arial"/>
              </w:rPr>
            </w:pPr>
            <w:r w:rsidRPr="00C72BB6">
              <w:rPr>
                <w:rFonts w:cs="Arial"/>
              </w:rPr>
              <w:t>stateCode</w:t>
            </w:r>
          </w:p>
        </w:tc>
        <w:tc>
          <w:tcPr>
            <w:tcW w:w="1150" w:type="dxa"/>
            <w:hideMark/>
          </w:tcPr>
          <w:p w:rsidR="008B2422"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0" w:type="dxa"/>
            <w:hideMark/>
          </w:tcPr>
          <w:p w:rsidR="008B2422"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B2422"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417750"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B2422" w:rsidRPr="00C72BB6" w:rsidRDefault="008B2422" w:rsidP="006F45C7">
            <w:pPr>
              <w:rPr>
                <w:rFonts w:cs="Arial"/>
              </w:rPr>
            </w:pPr>
            <w:r w:rsidRPr="00C72BB6">
              <w:rPr>
                <w:rFonts w:cs="Arial"/>
              </w:rPr>
              <w:t>districtCode</w:t>
            </w:r>
          </w:p>
        </w:tc>
        <w:tc>
          <w:tcPr>
            <w:tcW w:w="1150" w:type="dxa"/>
            <w:hideMark/>
          </w:tcPr>
          <w:p w:rsidR="008B2422"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0" w:type="dxa"/>
            <w:hideMark/>
          </w:tcPr>
          <w:p w:rsidR="008B2422"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566" w:type="dxa"/>
            <w:hideMark/>
          </w:tcPr>
          <w:p w:rsidR="008B2422"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126C9" w:rsidP="006F45C7">
            <w:pPr>
              <w:rPr>
                <w:rFonts w:cs="Arial"/>
              </w:rPr>
            </w:pPr>
            <w:r w:rsidRPr="00C72BB6">
              <w:rPr>
                <w:rFonts w:cs="Arial"/>
              </w:rPr>
              <w:t>talukaCode</w:t>
            </w:r>
          </w:p>
        </w:tc>
        <w:tc>
          <w:tcPr>
            <w:tcW w:w="115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healthBlockCode</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phcCode</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subCentreCode</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villageCode</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IdNo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Name</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WhomPhoneNo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This is the contact number</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lmpDate</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abortion</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3566"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not present then its value will be assumed as None</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outcomeNos</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3566"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not present then Null value is assumed</w:t>
            </w: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age</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entryType</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566"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not present then Active shall be assumed</w:t>
            </w: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10" w:type="dxa"/>
            <w:hideMark/>
          </w:tcPr>
          <w:p w:rsidR="008126C9" w:rsidRPr="00C72BB6" w:rsidRDefault="008B2422" w:rsidP="006F45C7">
            <w:pPr>
              <w:rPr>
                <w:rFonts w:cs="Arial"/>
              </w:rPr>
            </w:pPr>
            <w:r w:rsidRPr="00C72BB6">
              <w:rPr>
                <w:rFonts w:cs="Arial"/>
              </w:rPr>
              <w:t>aadharNo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3566"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bl>
    <w:p w:rsidR="0089233C" w:rsidRPr="00C72BB6" w:rsidRDefault="008126C9" w:rsidP="008B2422">
      <w:pPr>
        <w:pStyle w:val="Heading5"/>
      </w:pPr>
      <w:bookmarkStart w:id="2626" w:name="_Ref415051078"/>
      <w:r w:rsidRPr="00C72BB6">
        <w:t>Child Data</w:t>
      </w:r>
      <w:bookmarkEnd w:id="2626"/>
    </w:p>
    <w:tbl>
      <w:tblPr>
        <w:tblStyle w:val="LightList-Accent11"/>
        <w:tblW w:w="9648" w:type="dxa"/>
        <w:tblLayout w:type="fixed"/>
        <w:tblLook w:val="04A0" w:firstRow="1" w:lastRow="0" w:firstColumn="1" w:lastColumn="0" w:noHBand="0" w:noVBand="1"/>
      </w:tblPr>
      <w:tblGrid>
        <w:gridCol w:w="3744"/>
        <w:gridCol w:w="1152"/>
        <w:gridCol w:w="1152"/>
        <w:gridCol w:w="3600"/>
      </w:tblGrid>
      <w:tr w:rsidR="005462D6" w:rsidRPr="00C72BB6" w:rsidTr="007C0A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stateCode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districtCode</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talukaCode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healthBlockCode</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phcCode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subCentreCode</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villageCode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IdNo</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This is MCTS Id</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motherName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motherID</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whomPhoneNo</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This is the contact number of beneficiary</w:t>
            </w:r>
          </w:p>
        </w:tc>
      </w:tr>
      <w:tr w:rsidR="008B2422" w:rsidRPr="00C72BB6" w:rsidTr="00417750">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birthdate</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B2422" w:rsidP="006F45C7">
            <w:pPr>
              <w:rPr>
                <w:rFonts w:cs="Arial"/>
              </w:rPr>
            </w:pPr>
            <w:r w:rsidRPr="00C72BB6">
              <w:rPr>
                <w:rFonts w:cs="Arial"/>
              </w:rPr>
              <w:t>entryType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not present then Active shall be assumed</w:t>
            </w:r>
          </w:p>
        </w:tc>
      </w:tr>
    </w:tbl>
    <w:p w:rsidR="0089233C" w:rsidRPr="00C72BB6" w:rsidRDefault="0089233C" w:rsidP="008B2422">
      <w:pPr>
        <w:rPr>
          <w:rFonts w:ascii="Arial" w:hAnsi="Arial" w:cs="Arial"/>
        </w:rPr>
      </w:pPr>
    </w:p>
    <w:p w:rsidR="003A7C53" w:rsidRPr="00C72BB6" w:rsidRDefault="008126C9" w:rsidP="00AD5C2F">
      <w:pPr>
        <w:pStyle w:val="Heading4"/>
      </w:pPr>
      <w:r w:rsidRPr="00C72BB6">
        <w:t>FLW Registration Data CSV Files</w:t>
      </w:r>
    </w:p>
    <w:p w:rsidR="00C02BCF" w:rsidRPr="00C72BB6" w:rsidRDefault="008126C9" w:rsidP="00AD5C2F">
      <w:pPr>
        <w:pStyle w:val="Heading5"/>
      </w:pPr>
      <w:bookmarkStart w:id="2627" w:name="_Ref413853367"/>
      <w:r w:rsidRPr="00C72BB6">
        <w:t>FLW Data</w:t>
      </w:r>
      <w:bookmarkEnd w:id="2627"/>
    </w:p>
    <w:tbl>
      <w:tblPr>
        <w:tblStyle w:val="LightList-Accent11"/>
        <w:tblW w:w="9648" w:type="dxa"/>
        <w:tblLayout w:type="fixed"/>
        <w:tblLook w:val="04A0" w:firstRow="1" w:lastRow="0" w:firstColumn="1" w:lastColumn="0" w:noHBand="0" w:noVBand="1"/>
      </w:tblPr>
      <w:tblGrid>
        <w:gridCol w:w="3744"/>
        <w:gridCol w:w="1152"/>
        <w:gridCol w:w="1152"/>
        <w:gridCol w:w="3600"/>
      </w:tblGrid>
      <w:tr w:rsidR="00D84DC5" w:rsidRPr="00C72BB6" w:rsidTr="007C0A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FLW CSV Fields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for NMS </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in MCTS </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Remark </w:t>
            </w: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flwId</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FLWID </w:t>
            </w:r>
          </w:p>
        </w:tc>
      </w:tr>
      <w:tr w:rsidR="006C6D47"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467E99" w:rsidP="006F45C7">
            <w:pPr>
              <w:rPr>
                <w:rFonts w:cs="Arial"/>
              </w:rPr>
            </w:pPr>
            <w:r w:rsidRPr="00C72BB6">
              <w:rPr>
                <w:rFonts w:cs="Arial"/>
              </w:rPr>
              <w:t>nmsFlw</w:t>
            </w:r>
            <w:r w:rsidR="006C6D47" w:rsidRPr="00C72BB6">
              <w:rPr>
                <w:rFonts w:cs="Arial"/>
              </w:rPr>
              <w:t>Id</w:t>
            </w:r>
          </w:p>
        </w:tc>
        <w:tc>
          <w:tcPr>
            <w:tcW w:w="1152" w:type="dxa"/>
            <w:tcBorders>
              <w:top w:val="single" w:sz="8" w:space="0" w:color="4F81BD" w:themeColor="accent1"/>
              <w:bottom w:val="single" w:sz="8" w:space="0" w:color="4F81BD" w:themeColor="accent1"/>
            </w:tcBorders>
            <w:hideMark/>
          </w:tcPr>
          <w:p w:rsidR="008126C9" w:rsidRPr="00C72BB6" w:rsidRDefault="006C6D47"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2" w:type="dxa"/>
            <w:tcBorders>
              <w:top w:val="single" w:sz="8" w:space="0" w:color="4F81BD" w:themeColor="accent1"/>
              <w:bottom w:val="single" w:sz="8" w:space="0" w:color="4F81BD" w:themeColor="accent1"/>
            </w:tcBorders>
            <w:hideMark/>
          </w:tcPr>
          <w:p w:rsidR="008126C9" w:rsidRPr="00C72BB6" w:rsidRDefault="006C6D47"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6C6D47"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NMS FLW id</w:t>
            </w: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contactNo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Mobile Number </w:t>
            </w:r>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name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type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Designation</w:t>
            </w:r>
            <w:ins w:id="2628" w:author="gur30938" w:date="2015-04-13T19:27:00Z">
              <w:r w:rsidRPr="00C72BB6">
                <w:rPr>
                  <w:rFonts w:cs="Arial"/>
                </w:rPr>
                <w:t xml:space="preserve"> </w:t>
              </w:r>
            </w:ins>
            <w:ins w:id="2629" w:author="gur30938" w:date="2015-04-13T12:00:00Z">
              <w:r w:rsidR="00B037D7" w:rsidRPr="00C72BB6">
                <w:rPr>
                  <w:rFonts w:cs="Arial"/>
                </w:rPr>
                <w:t>, ANM,AWW,ASHA,USHA</w:t>
              </w:r>
            </w:ins>
            <w:del w:id="2630" w:author="gur30938" w:date="2015-04-13T19:27:00Z">
              <w:r w:rsidRPr="00C72BB6">
                <w:rPr>
                  <w:rFonts w:cs="Arial"/>
                </w:rPr>
                <w:delText xml:space="preserve"> </w:delText>
              </w:r>
            </w:del>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stateCode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Must be provided by MCTS.</w:t>
            </w: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districtCode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healthBlockCode</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O </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talukaCode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phcCode</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subCentreCode</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villageCode</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ashaNumber</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NP</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isValidated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O </w:t>
            </w:r>
          </w:p>
        </w:tc>
        <w:tc>
          <w:tcPr>
            <w:tcW w:w="360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B452A2" w:rsidRPr="00C72BB6" w:rsidTr="007C0A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 xml:space="preserve">adhaarNo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O </w:t>
            </w:r>
          </w:p>
        </w:tc>
        <w:tc>
          <w:tcPr>
            <w:tcW w:w="115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O </w:t>
            </w:r>
          </w:p>
        </w:tc>
        <w:tc>
          <w:tcPr>
            <w:tcW w:w="360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B452A2" w:rsidRPr="00C72BB6" w:rsidTr="007C0ABE">
        <w:trPr>
          <w:trHeight w:val="2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6F45C7">
            <w:pPr>
              <w:rPr>
                <w:rFonts w:cs="Arial"/>
              </w:rPr>
            </w:pPr>
            <w:r w:rsidRPr="00C72BB6">
              <w:rPr>
                <w:rFonts w:cs="Arial"/>
              </w:rPr>
              <w:t>isValid</w:t>
            </w:r>
          </w:p>
        </w:tc>
        <w:tc>
          <w:tcPr>
            <w:tcW w:w="1152"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1152"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TRUE/FALSE. Default TRUE.</w:t>
            </w:r>
          </w:p>
        </w:tc>
      </w:tr>
    </w:tbl>
    <w:p w:rsidR="00995E66" w:rsidRPr="00C72BB6" w:rsidRDefault="00995E66" w:rsidP="00995E66">
      <w:pPr>
        <w:rPr>
          <w:rFonts w:ascii="Arial" w:hAnsi="Arial" w:cs="Arial"/>
        </w:rPr>
      </w:pPr>
    </w:p>
    <w:p w:rsidR="00770AD6" w:rsidRPr="00C72BB6" w:rsidRDefault="008126C9" w:rsidP="00AD5C2F">
      <w:pPr>
        <w:pStyle w:val="Heading4"/>
      </w:pPr>
      <w:r w:rsidRPr="00C72BB6">
        <w:t>Content Upload CSV Files</w:t>
      </w:r>
    </w:p>
    <w:p w:rsidR="0008299B" w:rsidRPr="00C72BB6" w:rsidRDefault="008126C9" w:rsidP="00AD5C2F">
      <w:pPr>
        <w:pStyle w:val="Heading5"/>
        <w:numPr>
          <w:ilvl w:val="4"/>
          <w:numId w:val="1"/>
        </w:numPr>
      </w:pPr>
      <w:bookmarkStart w:id="2631" w:name="_Ref411518993"/>
      <w:r w:rsidRPr="00C72BB6">
        <w:t>Mobile Academy Content Data</w:t>
      </w:r>
      <w:bookmarkEnd w:id="2631"/>
    </w:p>
    <w:tbl>
      <w:tblPr>
        <w:tblStyle w:val="LightList-Accent11"/>
        <w:tblW w:w="9576" w:type="dxa"/>
        <w:tblLayout w:type="fixed"/>
        <w:tblLook w:val="04A0" w:firstRow="1" w:lastRow="0" w:firstColumn="1" w:lastColumn="0" w:noHBand="0" w:noVBand="1"/>
      </w:tblPr>
      <w:tblGrid>
        <w:gridCol w:w="2467"/>
        <w:gridCol w:w="1167"/>
        <w:gridCol w:w="5942"/>
      </w:tblGrid>
      <w:tr w:rsidR="0008299B" w:rsidRPr="00C72BB6" w:rsidTr="00D75E7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67" w:type="dxa"/>
            <w:hideMark/>
          </w:tcPr>
          <w:p w:rsidR="008126C9" w:rsidRPr="00C72BB6" w:rsidRDefault="008126C9" w:rsidP="006F45C7">
            <w:pPr>
              <w:rPr>
                <w:rFonts w:cs="Arial"/>
              </w:rPr>
            </w:pPr>
            <w:r w:rsidRPr="00C72BB6">
              <w:rPr>
                <w:rFonts w:cs="Arial"/>
              </w:rPr>
              <w:t>Fields</w:t>
            </w:r>
          </w:p>
        </w:tc>
        <w:tc>
          <w:tcPr>
            <w:tcW w:w="1167"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Presence </w:t>
            </w:r>
          </w:p>
        </w:tc>
        <w:tc>
          <w:tcPr>
            <w:tcW w:w="594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08299B"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67" w:type="dxa"/>
            <w:hideMark/>
          </w:tcPr>
          <w:p w:rsidR="008126C9" w:rsidRPr="00C72BB6" w:rsidRDefault="008126C9" w:rsidP="006F45C7">
            <w:pPr>
              <w:rPr>
                <w:rFonts w:cs="Arial"/>
              </w:rPr>
            </w:pPr>
            <w:r w:rsidRPr="00C72BB6">
              <w:rPr>
                <w:rFonts w:cs="Arial"/>
              </w:rPr>
              <w:t>Content ID</w:t>
            </w:r>
          </w:p>
        </w:tc>
        <w:tc>
          <w:tcPr>
            <w:tcW w:w="1167"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594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Unique identifier of the content</w:t>
            </w:r>
          </w:p>
        </w:tc>
      </w:tr>
      <w:tr w:rsidR="0008299B"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467"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Circle</w:t>
            </w:r>
          </w:p>
        </w:tc>
        <w:tc>
          <w:tcPr>
            <w:tcW w:w="1167"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M </w:t>
            </w:r>
          </w:p>
        </w:tc>
        <w:tc>
          <w:tcPr>
            <w:tcW w:w="5942"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Circle code</w:t>
            </w:r>
          </w:p>
        </w:tc>
      </w:tr>
      <w:tr w:rsidR="0008299B"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67" w:type="dxa"/>
            <w:hideMark/>
          </w:tcPr>
          <w:p w:rsidR="008126C9" w:rsidRPr="00C72BB6" w:rsidRDefault="008126C9" w:rsidP="006F45C7">
            <w:pPr>
              <w:rPr>
                <w:rFonts w:cs="Arial"/>
              </w:rPr>
            </w:pPr>
            <w:r w:rsidRPr="00C72BB6">
              <w:rPr>
                <w:rFonts w:cs="Arial"/>
              </w:rPr>
              <w:t>Language Location Code</w:t>
            </w:r>
          </w:p>
        </w:tc>
        <w:tc>
          <w:tcPr>
            <w:tcW w:w="1167"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 </w:t>
            </w:r>
          </w:p>
        </w:tc>
        <w:tc>
          <w:tcPr>
            <w:tcW w:w="594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Language location code for the content. One circle may have multiple language location codes. </w:t>
            </w:r>
          </w:p>
        </w:tc>
      </w:tr>
      <w:tr w:rsidR="0008299B"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4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Content Name</w:t>
            </w:r>
          </w:p>
        </w:tc>
        <w:tc>
          <w:tcPr>
            <w:tcW w:w="1167"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594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Name of the course content. Naming convention defined in the following table.</w:t>
            </w:r>
          </w:p>
        </w:tc>
      </w:tr>
      <w:tr w:rsidR="0008299B"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67" w:type="dxa"/>
          </w:tcPr>
          <w:p w:rsidR="008126C9" w:rsidRPr="00C72BB6" w:rsidRDefault="008126C9" w:rsidP="006F45C7">
            <w:pPr>
              <w:rPr>
                <w:rFonts w:cs="Arial"/>
              </w:rPr>
            </w:pPr>
            <w:r w:rsidRPr="00C72BB6">
              <w:rPr>
                <w:rFonts w:cs="Arial"/>
              </w:rPr>
              <w:t>Content Type</w:t>
            </w:r>
          </w:p>
        </w:tc>
        <w:tc>
          <w:tcPr>
            <w:tcW w:w="1167"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594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Type of the content – prompt or content</w:t>
            </w:r>
          </w:p>
        </w:tc>
      </w:tr>
      <w:tr w:rsidR="0008299B"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4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Content File</w:t>
            </w:r>
          </w:p>
        </w:tc>
        <w:tc>
          <w:tcPr>
            <w:tcW w:w="1167"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594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Name of the content audio file</w:t>
            </w:r>
          </w:p>
        </w:tc>
      </w:tr>
      <w:tr w:rsidR="0008299B"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67" w:type="dxa"/>
          </w:tcPr>
          <w:p w:rsidR="008126C9" w:rsidRPr="00C72BB6" w:rsidRDefault="008126C9" w:rsidP="006F45C7">
            <w:pPr>
              <w:rPr>
                <w:rFonts w:cs="Arial"/>
              </w:rPr>
            </w:pPr>
            <w:r w:rsidRPr="00C72BB6">
              <w:rPr>
                <w:rFonts w:cs="Arial"/>
              </w:rPr>
              <w:t>Content Duration</w:t>
            </w:r>
          </w:p>
        </w:tc>
        <w:tc>
          <w:tcPr>
            <w:tcW w:w="1167"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594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Duration of the content audio file</w:t>
            </w:r>
          </w:p>
        </w:tc>
      </w:tr>
      <w:tr w:rsidR="0008299B"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4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Metadata</w:t>
            </w:r>
          </w:p>
        </w:tc>
        <w:tc>
          <w:tcPr>
            <w:tcW w:w="1167"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w:t>
            </w:r>
          </w:p>
        </w:tc>
        <w:tc>
          <w:tcPr>
            <w:tcW w:w="5942" w:type="dxa"/>
            <w:tcBorders>
              <w:top w:val="single" w:sz="8" w:space="0" w:color="4F81BD" w:themeColor="accent1"/>
              <w:bottom w:val="single" w:sz="8" w:space="0" w:color="4F81BD" w:themeColor="accent1"/>
              <w:right w:val="single" w:sz="8" w:space="0" w:color="4F81BD" w:themeColor="accent1"/>
            </w:tcBorders>
          </w:tcPr>
          <w:p w:rsidR="005D66BB" w:rsidRPr="00C72BB6" w:rsidRDefault="005D66B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It is applicable only for question records. It contains a name-value pair for correct answer option of the question. The name-value pair is separated by a colon (: ). It takes the format ‘correctAnswer:1’</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bl>
    <w:p w:rsidR="00C76AD9" w:rsidRPr="00C72BB6" w:rsidRDefault="008126C9" w:rsidP="005B1FD3">
      <w:pPr>
        <w:pStyle w:val="ListParagraph"/>
        <w:numPr>
          <w:ilvl w:val="0"/>
          <w:numId w:val="21"/>
        </w:numPr>
        <w:spacing w:before="240" w:after="240" w:line="240" w:lineRule="auto"/>
        <w:rPr>
          <w:rFonts w:ascii="Arial" w:hAnsi="Arial" w:cs="Arial"/>
        </w:rPr>
      </w:pPr>
      <w:r w:rsidRPr="00C72BB6">
        <w:rPr>
          <w:rFonts w:ascii="Arial" w:hAnsi="Arial" w:cs="Arial"/>
        </w:rPr>
        <w:t>Naming convention for MA course “Content Name”:</w:t>
      </w:r>
    </w:p>
    <w:tbl>
      <w:tblPr>
        <w:tblStyle w:val="LightList-Accent11"/>
        <w:tblW w:w="0" w:type="auto"/>
        <w:tblLook w:val="04A0" w:firstRow="1" w:lastRow="0" w:firstColumn="1" w:lastColumn="0" w:noHBand="0" w:noVBand="1"/>
        <w:tblPrChange w:id="2632" w:author="Sumit Pabbi" w:date="2015-04-13T19:27:00Z">
          <w:tblPr>
            <w:tblStyle w:val="LightList-Accent11"/>
            <w:tblW w:w="0" w:type="auto"/>
            <w:tblLook w:val="04A0" w:firstRow="1" w:lastRow="0" w:firstColumn="1" w:lastColumn="0" w:noHBand="0" w:noVBand="1"/>
          </w:tblPr>
        </w:tblPrChange>
      </w:tblPr>
      <w:tblGrid>
        <w:gridCol w:w="677"/>
        <w:gridCol w:w="3033"/>
        <w:gridCol w:w="6136"/>
        <w:tblGridChange w:id="2633">
          <w:tblGrid>
            <w:gridCol w:w="677"/>
            <w:gridCol w:w="2936"/>
            <w:gridCol w:w="5963"/>
          </w:tblGrid>
        </w:tblGridChange>
      </w:tblGrid>
      <w:tr w:rsidR="00D84DC5" w:rsidRPr="00C72BB6" w:rsidTr="00BB4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Change w:id="2634" w:author="Sumit Pabbi" w:date="2015-04-13T19:27:00Z">
              <w:tcPr>
                <w:tcW w:w="0" w:type="auto"/>
              </w:tcPr>
            </w:tcPrChange>
          </w:tcPr>
          <w:p w:rsidR="008126C9" w:rsidRPr="00C72BB6" w:rsidRDefault="008126C9" w:rsidP="006F45C7">
            <w:pPr>
              <w:cnfStyle w:val="101000000000" w:firstRow="1" w:lastRow="0" w:firstColumn="1" w:lastColumn="0" w:oddVBand="0" w:evenVBand="0" w:oddHBand="0" w:evenHBand="0" w:firstRowFirstColumn="0" w:firstRowLastColumn="0" w:lastRowFirstColumn="0" w:lastRowLastColumn="0"/>
              <w:rPr>
                <w:rFonts w:cs="Arial"/>
              </w:rPr>
            </w:pPr>
            <w:r w:rsidRPr="00C72BB6">
              <w:rPr>
                <w:rFonts w:cs="Arial"/>
              </w:rPr>
              <w:t>S.No.</w:t>
            </w:r>
          </w:p>
        </w:tc>
        <w:tc>
          <w:tcPr>
            <w:tcW w:w="0" w:type="auto"/>
            <w:tcPrChange w:id="2635" w:author="Sumit Pabbi" w:date="2015-04-13T19:27:00Z">
              <w:tcPr>
                <w:tcW w:w="0" w:type="auto"/>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Content name</w:t>
            </w:r>
          </w:p>
        </w:tc>
        <w:tc>
          <w:tcPr>
            <w:tcW w:w="0" w:type="auto"/>
            <w:tcPrChange w:id="2636" w:author="Sumit Pabbi" w:date="2015-04-13T19:27:00Z">
              <w:tcPr>
                <w:tcW w:w="0" w:type="auto"/>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Naming convention</w:t>
            </w:r>
          </w:p>
        </w:tc>
      </w:tr>
      <w:tr w:rsidR="00B452A2" w:rsidRPr="00C72BB6" w:rsidTr="00BB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Change w:id="2637"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1</w:t>
            </w:r>
          </w:p>
        </w:tc>
        <w:tc>
          <w:tcPr>
            <w:tcW w:w="0" w:type="auto"/>
            <w:tcPrChange w:id="2638"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Lesson file in a chapter</w:t>
            </w:r>
          </w:p>
        </w:tc>
        <w:tc>
          <w:tcPr>
            <w:tcW w:w="0" w:type="auto"/>
            <w:tcPrChange w:id="2639"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Chapter&lt;chapter index in two digits&gt;_Lesson-&lt;lesson index in two digits&gt;</w:t>
            </w:r>
          </w:p>
        </w:tc>
      </w:tr>
      <w:tr w:rsidR="00B452A2" w:rsidRPr="00C72BB6" w:rsidTr="00BB4FA0">
        <w:tc>
          <w:tcPr>
            <w:cnfStyle w:val="001000000000" w:firstRow="0" w:lastRow="0" w:firstColumn="1" w:lastColumn="0" w:oddVBand="0" w:evenVBand="0" w:oddHBand="0" w:evenHBand="0" w:firstRowFirstColumn="0" w:firstRowLastColumn="0" w:lastRowFirstColumn="0" w:lastRowLastColumn="0"/>
            <w:tcW w:w="0" w:type="auto"/>
            <w:tcPrChange w:id="2640" w:author="Sumit Pabbi" w:date="2015-04-13T19:27:00Z">
              <w:tcPr>
                <w:tcW w:w="0" w:type="auto"/>
              </w:tcPr>
            </w:tcPrChange>
          </w:tcPr>
          <w:p w:rsidR="008126C9" w:rsidRPr="00C72BB6" w:rsidRDefault="008126C9" w:rsidP="006F45C7">
            <w:pPr>
              <w:rPr>
                <w:rFonts w:cs="Arial"/>
              </w:rPr>
            </w:pPr>
            <w:r w:rsidRPr="00C72BB6">
              <w:rPr>
                <w:rFonts w:cs="Arial"/>
              </w:rPr>
              <w:t>2</w:t>
            </w:r>
          </w:p>
        </w:tc>
        <w:tc>
          <w:tcPr>
            <w:tcW w:w="0" w:type="auto"/>
            <w:tcPrChange w:id="2641"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Lesson End Menu file</w:t>
            </w:r>
          </w:p>
        </w:tc>
        <w:tc>
          <w:tcPr>
            <w:tcW w:w="0" w:type="auto"/>
            <w:tcPrChange w:id="2642"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Chapter&lt;chapter index in two digits&gt;_LessonEndMenu-&lt;lesson index in two digits&gt;</w:t>
            </w:r>
          </w:p>
        </w:tc>
      </w:tr>
      <w:tr w:rsidR="00B452A2" w:rsidRPr="00C72BB6" w:rsidTr="00BB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Change w:id="2643"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3</w:t>
            </w:r>
          </w:p>
        </w:tc>
        <w:tc>
          <w:tcPr>
            <w:tcW w:w="0" w:type="auto"/>
            <w:tcPrChange w:id="2644"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Quiz header file in a chapter</w:t>
            </w:r>
          </w:p>
        </w:tc>
        <w:tc>
          <w:tcPr>
            <w:tcW w:w="0" w:type="auto"/>
            <w:tcPrChange w:id="2645"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Chapter&lt;chapter index in two digits&gt;_QuizHeader</w:t>
            </w:r>
          </w:p>
        </w:tc>
      </w:tr>
      <w:tr w:rsidR="00B452A2" w:rsidRPr="00C72BB6" w:rsidTr="00BB4FA0">
        <w:tc>
          <w:tcPr>
            <w:cnfStyle w:val="001000000000" w:firstRow="0" w:lastRow="0" w:firstColumn="1" w:lastColumn="0" w:oddVBand="0" w:evenVBand="0" w:oddHBand="0" w:evenHBand="0" w:firstRowFirstColumn="0" w:firstRowLastColumn="0" w:lastRowFirstColumn="0" w:lastRowLastColumn="0"/>
            <w:tcW w:w="0" w:type="auto"/>
            <w:tcPrChange w:id="2646" w:author="Sumit Pabbi" w:date="2015-04-13T19:27:00Z">
              <w:tcPr>
                <w:tcW w:w="0" w:type="auto"/>
              </w:tcPr>
            </w:tcPrChange>
          </w:tcPr>
          <w:p w:rsidR="008126C9" w:rsidRPr="00C72BB6" w:rsidRDefault="008126C9" w:rsidP="006F45C7">
            <w:pPr>
              <w:rPr>
                <w:rFonts w:cs="Arial"/>
              </w:rPr>
            </w:pPr>
            <w:r w:rsidRPr="00C72BB6">
              <w:rPr>
                <w:rFonts w:cs="Arial"/>
              </w:rPr>
              <w:t>4</w:t>
            </w:r>
          </w:p>
        </w:tc>
        <w:tc>
          <w:tcPr>
            <w:tcW w:w="0" w:type="auto"/>
            <w:tcPrChange w:id="2647"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Question file in quiz of a chapter</w:t>
            </w:r>
          </w:p>
        </w:tc>
        <w:tc>
          <w:tcPr>
            <w:tcW w:w="0" w:type="auto"/>
            <w:tcPrChange w:id="2648"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Chapter&lt;chapter index in two digits&gt;_Question&lt;question index in two digits&gt;</w:t>
            </w:r>
          </w:p>
        </w:tc>
      </w:tr>
      <w:tr w:rsidR="00B452A2" w:rsidRPr="00C72BB6" w:rsidTr="00BB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Change w:id="2649"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5</w:t>
            </w:r>
          </w:p>
        </w:tc>
        <w:tc>
          <w:tcPr>
            <w:tcW w:w="0" w:type="auto"/>
            <w:tcPrChange w:id="2650"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Correct answer file for a question in quiz</w:t>
            </w:r>
          </w:p>
        </w:tc>
        <w:tc>
          <w:tcPr>
            <w:tcW w:w="0" w:type="auto"/>
            <w:tcPrChange w:id="2651"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Chapter&lt;chapter index in two digits&gt;_CorrectAnswer&lt; question index in two digits&gt;</w:t>
            </w:r>
          </w:p>
        </w:tc>
      </w:tr>
      <w:tr w:rsidR="00B452A2" w:rsidRPr="00C72BB6" w:rsidTr="00BB4FA0">
        <w:tc>
          <w:tcPr>
            <w:cnfStyle w:val="001000000000" w:firstRow="0" w:lastRow="0" w:firstColumn="1" w:lastColumn="0" w:oddVBand="0" w:evenVBand="0" w:oddHBand="0" w:evenHBand="0" w:firstRowFirstColumn="0" w:firstRowLastColumn="0" w:lastRowFirstColumn="0" w:lastRowLastColumn="0"/>
            <w:tcW w:w="0" w:type="auto"/>
            <w:tcPrChange w:id="2652" w:author="Sumit Pabbi" w:date="2015-04-13T19:27:00Z">
              <w:tcPr>
                <w:tcW w:w="0" w:type="auto"/>
              </w:tcPr>
            </w:tcPrChange>
          </w:tcPr>
          <w:p w:rsidR="008126C9" w:rsidRPr="00C72BB6" w:rsidRDefault="008126C9" w:rsidP="006F45C7">
            <w:pPr>
              <w:rPr>
                <w:rFonts w:cs="Arial"/>
              </w:rPr>
            </w:pPr>
            <w:r w:rsidRPr="00C72BB6">
              <w:rPr>
                <w:rFonts w:cs="Arial"/>
              </w:rPr>
              <w:t>6</w:t>
            </w:r>
          </w:p>
        </w:tc>
        <w:tc>
          <w:tcPr>
            <w:tcW w:w="0" w:type="auto"/>
            <w:tcPrChange w:id="2653"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Wrong answer file for a question in quiz</w:t>
            </w:r>
          </w:p>
        </w:tc>
        <w:tc>
          <w:tcPr>
            <w:tcW w:w="0" w:type="auto"/>
            <w:tcPrChange w:id="2654"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Chapter&lt;chapter index in two digits&gt;_WrongAnswer&lt; question index in two digits&gt;</w:t>
            </w:r>
          </w:p>
        </w:tc>
      </w:tr>
      <w:tr w:rsidR="00B452A2" w:rsidRPr="00C72BB6" w:rsidTr="00BB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Change w:id="2655"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7</w:t>
            </w:r>
          </w:p>
        </w:tc>
        <w:tc>
          <w:tcPr>
            <w:tcW w:w="0" w:type="auto"/>
            <w:tcPrChange w:id="2656"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End menu file in a chapter</w:t>
            </w:r>
          </w:p>
        </w:tc>
        <w:tc>
          <w:tcPr>
            <w:tcW w:w="0" w:type="auto"/>
            <w:tcPrChange w:id="2657"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Chapter&lt;chapter index in two digits&gt;_EndMenu</w:t>
            </w:r>
          </w:p>
        </w:tc>
      </w:tr>
      <w:tr w:rsidR="00B452A2" w:rsidRPr="00C72BB6" w:rsidTr="00BB4FA0">
        <w:tc>
          <w:tcPr>
            <w:cnfStyle w:val="001000000000" w:firstRow="0" w:lastRow="0" w:firstColumn="1" w:lastColumn="0" w:oddVBand="0" w:evenVBand="0" w:oddHBand="0" w:evenHBand="0" w:firstRowFirstColumn="0" w:firstRowLastColumn="0" w:lastRowFirstColumn="0" w:lastRowLastColumn="0"/>
            <w:tcW w:w="0" w:type="auto"/>
            <w:tcPrChange w:id="2658" w:author="Sumit Pabbi" w:date="2015-04-13T19:27:00Z">
              <w:tcPr>
                <w:tcW w:w="0" w:type="auto"/>
              </w:tcPr>
            </w:tcPrChange>
          </w:tcPr>
          <w:p w:rsidR="008126C9" w:rsidRPr="00C72BB6" w:rsidRDefault="008126C9" w:rsidP="006F45C7">
            <w:pPr>
              <w:rPr>
                <w:rFonts w:cs="Arial"/>
              </w:rPr>
            </w:pPr>
            <w:r w:rsidRPr="00C72BB6">
              <w:rPr>
                <w:rFonts w:cs="Arial"/>
              </w:rPr>
              <w:t>8</w:t>
            </w:r>
          </w:p>
        </w:tc>
        <w:tc>
          <w:tcPr>
            <w:tcW w:w="0" w:type="auto"/>
            <w:tcPrChange w:id="2659"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Score file in a chapter</w:t>
            </w:r>
          </w:p>
        </w:tc>
        <w:tc>
          <w:tcPr>
            <w:tcW w:w="0" w:type="auto"/>
            <w:tcPrChange w:id="2660"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Chapter&lt;chapter index in two digits&gt;_Score&lt; score in two digits&gt;</w:t>
            </w:r>
          </w:p>
        </w:tc>
      </w:tr>
    </w:tbl>
    <w:p w:rsidR="00C76AD9" w:rsidRPr="00C72BB6" w:rsidRDefault="008126C9" w:rsidP="005B1FD3">
      <w:pPr>
        <w:pStyle w:val="ListParagraph"/>
        <w:numPr>
          <w:ilvl w:val="0"/>
          <w:numId w:val="21"/>
        </w:numPr>
        <w:spacing w:before="240"/>
        <w:contextualSpacing w:val="0"/>
        <w:rPr>
          <w:rFonts w:ascii="Arial" w:hAnsi="Arial" w:cs="Arial"/>
        </w:rPr>
      </w:pPr>
      <w:r w:rsidRPr="00C72BB6">
        <w:rPr>
          <w:rFonts w:ascii="Arial" w:hAnsi="Arial" w:cs="Arial"/>
        </w:rPr>
        <w:t>For a given “Language Location Code”, it is expected that complete MA Content information is present in the CSV file (i.e., content information for all MA Chapters, Lessons, Questions, etc.). If for a given “Language Location Code”, incomplete MA Content information is present in the CSV file, all the records for the “Language Location Code” shall be rejected.</w:t>
      </w:r>
    </w:p>
    <w:p w:rsidR="00C76AD9" w:rsidRPr="00C72BB6" w:rsidRDefault="008126C9" w:rsidP="005B1FD3">
      <w:pPr>
        <w:pStyle w:val="ListParagraph"/>
        <w:numPr>
          <w:ilvl w:val="0"/>
          <w:numId w:val="21"/>
        </w:numPr>
        <w:spacing w:before="240"/>
        <w:contextualSpacing w:val="0"/>
        <w:rPr>
          <w:rFonts w:ascii="Arial" w:hAnsi="Arial" w:cs="Arial"/>
        </w:rPr>
      </w:pPr>
      <w:r w:rsidRPr="00C72BB6">
        <w:rPr>
          <w:rFonts w:ascii="Arial" w:hAnsi="Arial" w:cs="Arial"/>
        </w:rPr>
        <w:t xml:space="preserve">A sample MA content data file is available at </w:t>
      </w:r>
      <w:r w:rsidR="00087E3E">
        <w:fldChar w:fldCharType="begin"/>
      </w:r>
      <w:r w:rsidR="00087E3E">
        <w:instrText xml:space="preserve"> REF _Ref410920093 \r \h  \* MERGEFORMAT </w:instrText>
      </w:r>
      <w:r w:rsidR="00087E3E">
        <w:fldChar w:fldCharType="separate"/>
      </w:r>
      <w:ins w:id="2661" w:author="Sumit Pabbi" w:date="2015-04-13T20:05:00Z">
        <w:r w:rsidR="00655E56" w:rsidRPr="00C72BB6">
          <w:rPr>
            <w:rFonts w:ascii="Arial" w:hAnsi="Arial" w:cs="Arial"/>
          </w:rPr>
          <w:t>13.1</w:t>
        </w:r>
      </w:ins>
      <w:del w:id="2662" w:author="Sumit Pabbi" w:date="2015-04-10T23:02:00Z">
        <w:r w:rsidR="00D6491D" w:rsidRPr="00C72BB6" w:rsidDel="00C7075E">
          <w:rPr>
            <w:rFonts w:ascii="Arial" w:hAnsi="Arial" w:cs="Arial"/>
          </w:rPr>
          <w:delText>12.1</w:delText>
        </w:r>
      </w:del>
      <w:r w:rsidR="00087E3E">
        <w:fldChar w:fldCharType="end"/>
      </w:r>
    </w:p>
    <w:p w:rsidR="00990F4E" w:rsidRPr="00C72BB6" w:rsidRDefault="008126C9" w:rsidP="00AD5C2F">
      <w:pPr>
        <w:pStyle w:val="Heading5"/>
      </w:pPr>
      <w:bookmarkStart w:id="2663" w:name="_Ref415068686"/>
      <w:r w:rsidRPr="00C72BB6">
        <w:t>Mobile Kunji Content Data</w:t>
      </w:r>
      <w:bookmarkEnd w:id="2663"/>
    </w:p>
    <w:tbl>
      <w:tblPr>
        <w:tblStyle w:val="LightList-Accent11"/>
        <w:tblW w:w="0" w:type="auto"/>
        <w:tblLook w:val="04A0" w:firstRow="1" w:lastRow="0" w:firstColumn="1" w:lastColumn="0" w:noHBand="0" w:noVBand="1"/>
      </w:tblPr>
      <w:tblGrid>
        <w:gridCol w:w="2367"/>
        <w:gridCol w:w="1117"/>
        <w:gridCol w:w="6092"/>
      </w:tblGrid>
      <w:tr w:rsidR="00D84DC5" w:rsidRPr="00C72BB6" w:rsidTr="00D75E7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67" w:type="dxa"/>
            <w:hideMark/>
          </w:tcPr>
          <w:p w:rsidR="008126C9" w:rsidRPr="00C72BB6" w:rsidRDefault="008126C9" w:rsidP="006F45C7">
            <w:pPr>
              <w:rPr>
                <w:rFonts w:cs="Arial"/>
              </w:rPr>
            </w:pPr>
            <w:r w:rsidRPr="00C72BB6">
              <w:rPr>
                <w:rFonts w:cs="Arial"/>
              </w:rPr>
              <w:t>Fields</w:t>
            </w:r>
          </w:p>
        </w:tc>
        <w:tc>
          <w:tcPr>
            <w:tcW w:w="1117"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w:t>
            </w:r>
          </w:p>
        </w:tc>
        <w:tc>
          <w:tcPr>
            <w:tcW w:w="609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D84DC5"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67" w:type="dxa"/>
          </w:tcPr>
          <w:p w:rsidR="008126C9" w:rsidRPr="00C72BB6" w:rsidRDefault="008126C9" w:rsidP="006F45C7">
            <w:pPr>
              <w:rPr>
                <w:rFonts w:cs="Arial"/>
              </w:rPr>
            </w:pPr>
            <w:r w:rsidRPr="00C72BB6">
              <w:rPr>
                <w:rFonts w:cs="Arial"/>
              </w:rPr>
              <w:t>contentId</w:t>
            </w:r>
          </w:p>
        </w:tc>
        <w:tc>
          <w:tcPr>
            <w:tcW w:w="1117"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609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Unique identifier of the content</w:t>
            </w:r>
          </w:p>
        </w:tc>
      </w:tr>
      <w:tr w:rsidR="00D84DC5"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3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circleCode</w:t>
            </w:r>
          </w:p>
        </w:tc>
        <w:tc>
          <w:tcPr>
            <w:tcW w:w="1117"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Circle code</w:t>
            </w:r>
          </w:p>
        </w:tc>
      </w:tr>
      <w:tr w:rsidR="00D84DC5"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67" w:type="dxa"/>
            <w:hideMark/>
          </w:tcPr>
          <w:p w:rsidR="008126C9" w:rsidRPr="00C72BB6" w:rsidRDefault="008126C9" w:rsidP="006F45C7">
            <w:pPr>
              <w:rPr>
                <w:rFonts w:cs="Arial"/>
              </w:rPr>
            </w:pPr>
            <w:r w:rsidRPr="00C72BB6">
              <w:rPr>
                <w:rFonts w:cs="Arial"/>
              </w:rPr>
              <w:t>languageLocationCode</w:t>
            </w:r>
          </w:p>
        </w:tc>
        <w:tc>
          <w:tcPr>
            <w:tcW w:w="1117"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6092"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Language location code for the content. One circle may have multiple language location codes. </w:t>
            </w:r>
          </w:p>
        </w:tc>
      </w:tr>
      <w:tr w:rsidR="00D84DC5"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367"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contentName</w:t>
            </w:r>
          </w:p>
        </w:tc>
        <w:tc>
          <w:tcPr>
            <w:tcW w:w="1117"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Name of the content</w:t>
            </w:r>
          </w:p>
        </w:tc>
      </w:tr>
      <w:tr w:rsidR="00D84DC5"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67" w:type="dxa"/>
          </w:tcPr>
          <w:p w:rsidR="008126C9" w:rsidRPr="00C72BB6" w:rsidRDefault="008126C9" w:rsidP="006F45C7">
            <w:pPr>
              <w:rPr>
                <w:rFonts w:cs="Arial"/>
              </w:rPr>
            </w:pPr>
            <w:r w:rsidRPr="00C72BB6">
              <w:rPr>
                <w:rFonts w:cs="Arial"/>
              </w:rPr>
              <w:t>contentType</w:t>
            </w:r>
          </w:p>
        </w:tc>
        <w:tc>
          <w:tcPr>
            <w:tcW w:w="1117"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609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Prompt / Content</w:t>
            </w:r>
          </w:p>
        </w:tc>
      </w:tr>
      <w:tr w:rsidR="00D84DC5"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367"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126C9" w:rsidP="006F45C7">
            <w:pPr>
              <w:rPr>
                <w:rFonts w:cs="Arial"/>
              </w:rPr>
            </w:pPr>
            <w:r w:rsidRPr="00C72BB6">
              <w:rPr>
                <w:rFonts w:cs="Arial"/>
              </w:rPr>
              <w:t>contentFile</w:t>
            </w:r>
          </w:p>
        </w:tc>
        <w:tc>
          <w:tcPr>
            <w:tcW w:w="1117" w:type="dxa"/>
            <w:tcBorders>
              <w:top w:val="single" w:sz="8" w:space="0" w:color="4F81BD" w:themeColor="accent1"/>
              <w:bottom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Name of the content audio file</w:t>
            </w:r>
          </w:p>
        </w:tc>
      </w:tr>
      <w:tr w:rsidR="00D84DC5" w:rsidRPr="00C72BB6" w:rsidTr="00D75E7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67" w:type="dxa"/>
          </w:tcPr>
          <w:p w:rsidR="008126C9" w:rsidRPr="00C72BB6" w:rsidRDefault="008126C9" w:rsidP="006F45C7">
            <w:pPr>
              <w:rPr>
                <w:rFonts w:cs="Arial"/>
              </w:rPr>
            </w:pPr>
            <w:r w:rsidRPr="00C72BB6">
              <w:rPr>
                <w:rFonts w:cs="Arial"/>
              </w:rPr>
              <w:t>cardNumber</w:t>
            </w:r>
          </w:p>
        </w:tc>
        <w:tc>
          <w:tcPr>
            <w:tcW w:w="1117"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6092"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MK Card number</w:t>
            </w:r>
          </w:p>
        </w:tc>
      </w:tr>
      <w:tr w:rsidR="00D84DC5" w:rsidRPr="00C72BB6" w:rsidTr="00D75E7E">
        <w:trPr>
          <w:trHeight w:val="20"/>
        </w:trPr>
        <w:tc>
          <w:tcPr>
            <w:cnfStyle w:val="001000000000" w:firstRow="0" w:lastRow="0" w:firstColumn="1" w:lastColumn="0" w:oddVBand="0" w:evenVBand="0" w:oddHBand="0" w:evenHBand="0" w:firstRowFirstColumn="0" w:firstRowLastColumn="0" w:lastRowFirstColumn="0" w:lastRowLastColumn="0"/>
            <w:tcW w:w="2367" w:type="dxa"/>
            <w:tcBorders>
              <w:top w:val="single" w:sz="8" w:space="0" w:color="4F81BD" w:themeColor="accent1"/>
              <w:left w:val="single" w:sz="8" w:space="0" w:color="4F81BD" w:themeColor="accent1"/>
              <w:bottom w:val="single" w:sz="8" w:space="0" w:color="4F81BD" w:themeColor="accent1"/>
            </w:tcBorders>
          </w:tcPr>
          <w:p w:rsidR="008126C9" w:rsidRPr="00C72BB6" w:rsidRDefault="008126C9" w:rsidP="006F45C7">
            <w:pPr>
              <w:rPr>
                <w:rFonts w:cs="Arial"/>
              </w:rPr>
            </w:pPr>
            <w:r w:rsidRPr="00C72BB6">
              <w:rPr>
                <w:rFonts w:cs="Arial"/>
              </w:rPr>
              <w:t>contentDuration</w:t>
            </w:r>
          </w:p>
        </w:tc>
        <w:tc>
          <w:tcPr>
            <w:tcW w:w="1117" w:type="dxa"/>
            <w:tcBorders>
              <w:top w:val="single" w:sz="8" w:space="0" w:color="4F81BD" w:themeColor="accent1"/>
              <w:bottom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6092" w:type="dxa"/>
            <w:tcBorders>
              <w:top w:val="single" w:sz="8" w:space="0" w:color="4F81BD" w:themeColor="accent1"/>
              <w:bottom w:val="single" w:sz="8" w:space="0" w:color="4F81BD" w:themeColor="accent1"/>
              <w:right w:val="single" w:sz="8" w:space="0" w:color="4F81BD" w:themeColor="accent1"/>
            </w:tcBorders>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Duration of the content audio file (In seconds)</w:t>
            </w:r>
          </w:p>
        </w:tc>
      </w:tr>
    </w:tbl>
    <w:p w:rsidR="00770AD6" w:rsidRPr="00C72BB6" w:rsidRDefault="00770AD6" w:rsidP="006622E9">
      <w:pPr>
        <w:rPr>
          <w:rFonts w:ascii="Arial" w:hAnsi="Arial" w:cs="Arial"/>
        </w:rPr>
      </w:pPr>
    </w:p>
    <w:p w:rsidR="00990F4E" w:rsidRPr="00C72BB6" w:rsidRDefault="008126C9" w:rsidP="00AD5C2F">
      <w:pPr>
        <w:pStyle w:val="Heading5"/>
      </w:pPr>
      <w:bookmarkStart w:id="2664" w:name="_Ref415051114"/>
      <w:r w:rsidRPr="00C72BB6">
        <w:t>Kilkari Content Data</w:t>
      </w:r>
      <w:bookmarkEnd w:id="2664"/>
    </w:p>
    <w:tbl>
      <w:tblPr>
        <w:tblStyle w:val="LightList-Accent11"/>
        <w:tblpPr w:leftFromText="180" w:rightFromText="180" w:vertAnchor="text" w:tblpY="1"/>
        <w:tblW w:w="0" w:type="auto"/>
        <w:tblLook w:val="04A0" w:firstRow="1" w:lastRow="0" w:firstColumn="1" w:lastColumn="0" w:noHBand="0" w:noVBand="1"/>
      </w:tblPr>
      <w:tblGrid>
        <w:gridCol w:w="3744"/>
        <w:gridCol w:w="1152"/>
        <w:gridCol w:w="3600"/>
      </w:tblGrid>
      <w:tr w:rsidR="00D84DC5" w:rsidRPr="00C72BB6" w:rsidTr="00BB4FA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Fields</w:t>
            </w:r>
          </w:p>
        </w:tc>
        <w:tc>
          <w:tcPr>
            <w:tcW w:w="1152"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w:t>
            </w:r>
          </w:p>
        </w:tc>
        <w:tc>
          <w:tcPr>
            <w:tcW w:w="360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8B2422" w:rsidRPr="00C72BB6" w:rsidTr="00BB4FA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B2422" w:rsidP="006F45C7">
            <w:pPr>
              <w:rPr>
                <w:rFonts w:cs="Arial"/>
              </w:rPr>
            </w:pPr>
            <w:r w:rsidRPr="00C72BB6">
              <w:rPr>
                <w:rFonts w:cs="Arial"/>
              </w:rPr>
              <w:t>contentId</w:t>
            </w:r>
          </w:p>
        </w:tc>
        <w:tc>
          <w:tcPr>
            <w:tcW w:w="1152" w:type="dxa"/>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Unique identifier of the content</w:t>
            </w:r>
          </w:p>
        </w:tc>
      </w:tr>
      <w:tr w:rsidR="00417750" w:rsidRPr="00C72BB6" w:rsidTr="00BB4FA0">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B2422" w:rsidP="006F45C7">
            <w:pPr>
              <w:rPr>
                <w:rFonts w:cs="Arial"/>
              </w:rPr>
            </w:pPr>
            <w:r w:rsidRPr="00C72BB6">
              <w:rPr>
                <w:rFonts w:cs="Arial"/>
              </w:rPr>
              <w:t>circleCode</w:t>
            </w:r>
          </w:p>
        </w:tc>
        <w:tc>
          <w:tcPr>
            <w:tcW w:w="1152" w:type="dxa"/>
            <w:tcBorders>
              <w:top w:val="single" w:sz="8" w:space="0" w:color="4F81BD" w:themeColor="accent1"/>
              <w:bottom w:val="single" w:sz="8" w:space="0" w:color="4F81BD" w:themeColor="accent1"/>
            </w:tcBorders>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Circle code</w:t>
            </w:r>
          </w:p>
        </w:tc>
      </w:tr>
      <w:tr w:rsidR="008B2422" w:rsidRPr="00C72BB6" w:rsidTr="00BB4FA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6F45C7">
            <w:pPr>
              <w:rPr>
                <w:rFonts w:cs="Arial"/>
              </w:rPr>
            </w:pPr>
            <w:r w:rsidRPr="00C72BB6">
              <w:rPr>
                <w:rFonts w:cs="Arial"/>
              </w:rPr>
              <w:t>languageLocationCode</w:t>
            </w:r>
          </w:p>
        </w:tc>
        <w:tc>
          <w:tcPr>
            <w:tcW w:w="1152" w:type="dxa"/>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Language location code for the content. One circle may have multiple language location codes. </w:t>
            </w:r>
          </w:p>
        </w:tc>
      </w:tr>
      <w:tr w:rsidR="00417750" w:rsidRPr="00C72BB6" w:rsidTr="00BB4FA0">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tcPr>
          <w:p w:rsidR="008126C9" w:rsidRPr="00C72BB6" w:rsidRDefault="008B2422" w:rsidP="006F45C7">
            <w:pPr>
              <w:rPr>
                <w:rFonts w:cs="Arial"/>
              </w:rPr>
            </w:pPr>
            <w:r w:rsidRPr="00C72BB6">
              <w:rPr>
                <w:rFonts w:cs="Arial"/>
              </w:rPr>
              <w:t>contentName</w:t>
            </w:r>
          </w:p>
        </w:tc>
        <w:tc>
          <w:tcPr>
            <w:tcW w:w="1152" w:type="dxa"/>
            <w:tcBorders>
              <w:top w:val="single" w:sz="8" w:space="0" w:color="4F81BD" w:themeColor="accent1"/>
              <w:bottom w:val="single" w:sz="8" w:space="0" w:color="4F81BD" w:themeColor="accent1"/>
            </w:tcBorders>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tcBorders>
              <w:top w:val="single" w:sz="8" w:space="0" w:color="4F81BD" w:themeColor="accent1"/>
              <w:bottom w:val="single" w:sz="8" w:space="0" w:color="4F81BD" w:themeColor="accent1"/>
              <w:right w:val="single" w:sz="8" w:space="0" w:color="4F81BD" w:themeColor="accent1"/>
            </w:tcBorders>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Name of the content</w:t>
            </w:r>
          </w:p>
        </w:tc>
      </w:tr>
      <w:tr w:rsidR="008B2422" w:rsidRPr="00C72BB6" w:rsidTr="00BB4FA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hideMark/>
          </w:tcPr>
          <w:p w:rsidR="008126C9" w:rsidRPr="00C72BB6" w:rsidRDefault="008126C9" w:rsidP="006F45C7">
            <w:pPr>
              <w:rPr>
                <w:rFonts w:cs="Arial"/>
              </w:rPr>
            </w:pPr>
            <w:r w:rsidRPr="00C72BB6">
              <w:rPr>
                <w:rFonts w:cs="Arial"/>
              </w:rPr>
              <w:t>contentType</w:t>
            </w:r>
          </w:p>
        </w:tc>
        <w:tc>
          <w:tcPr>
            <w:tcW w:w="1152"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hideMark/>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Prompt / Content</w:t>
            </w:r>
          </w:p>
        </w:tc>
      </w:tr>
      <w:tr w:rsidR="00417750" w:rsidRPr="00C72BB6" w:rsidTr="00BB4FA0">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hideMark/>
          </w:tcPr>
          <w:p w:rsidR="008126C9" w:rsidRPr="00C72BB6" w:rsidRDefault="008B2422" w:rsidP="006F45C7">
            <w:pPr>
              <w:rPr>
                <w:rFonts w:cs="Arial"/>
              </w:rPr>
            </w:pPr>
            <w:r w:rsidRPr="00C72BB6">
              <w:rPr>
                <w:rFonts w:cs="Arial"/>
              </w:rPr>
              <w:t>contentFile</w:t>
            </w:r>
          </w:p>
        </w:tc>
        <w:tc>
          <w:tcPr>
            <w:tcW w:w="1152" w:type="dxa"/>
            <w:tcBorders>
              <w:top w:val="single" w:sz="8" w:space="0" w:color="4F81BD" w:themeColor="accent1"/>
              <w:bottom w:val="single" w:sz="8" w:space="0" w:color="4F81BD" w:themeColor="accent1"/>
            </w:tcBorders>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3600" w:type="dxa"/>
            <w:tcBorders>
              <w:top w:val="single" w:sz="8" w:space="0" w:color="4F81BD" w:themeColor="accent1"/>
              <w:bottom w:val="single" w:sz="8" w:space="0" w:color="4F81BD" w:themeColor="accent1"/>
              <w:right w:val="single" w:sz="8" w:space="0" w:color="4F81BD" w:themeColor="accent1"/>
            </w:tcBorders>
            <w:hideMark/>
          </w:tcPr>
          <w:p w:rsidR="008126C9" w:rsidRPr="00C72BB6" w:rsidRDefault="008B2422"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Name of the content audio file</w:t>
            </w:r>
          </w:p>
        </w:tc>
      </w:tr>
      <w:tr w:rsidR="008B2422" w:rsidRPr="00C72BB6" w:rsidTr="00BB4FA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tcPr>
          <w:p w:rsidR="008126C9" w:rsidRPr="00C72BB6" w:rsidRDefault="008126C9" w:rsidP="006F45C7">
            <w:pPr>
              <w:rPr>
                <w:rFonts w:cs="Arial"/>
              </w:rPr>
            </w:pPr>
            <w:r w:rsidRPr="00C72BB6">
              <w:rPr>
                <w:rFonts w:cs="Arial"/>
              </w:rPr>
              <w:t>contentDuration</w:t>
            </w:r>
          </w:p>
        </w:tc>
        <w:tc>
          <w:tcPr>
            <w:tcW w:w="1152" w:type="dxa"/>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3600" w:type="dxa"/>
          </w:tcPr>
          <w:p w:rsidR="008126C9" w:rsidRPr="00C72BB6" w:rsidRDefault="008B2422"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Duration of the content audio file (In seconds)</w:t>
            </w:r>
          </w:p>
        </w:tc>
      </w:tr>
    </w:tbl>
    <w:p w:rsidR="00770AD6" w:rsidRPr="00C72BB6" w:rsidRDefault="008126C9" w:rsidP="009C5EDB">
      <w:pPr>
        <w:rPr>
          <w:rFonts w:ascii="Arial" w:hAnsi="Arial" w:cs="Arial"/>
        </w:rPr>
      </w:pPr>
      <w:r w:rsidRPr="00C72BB6">
        <w:rPr>
          <w:rFonts w:ascii="Arial" w:hAnsi="Arial" w:cs="Arial"/>
        </w:rPr>
        <w:br w:type="textWrapping" w:clear="all"/>
      </w:r>
    </w:p>
    <w:p w:rsidR="00834AB9" w:rsidRPr="00C72BB6" w:rsidRDefault="008126C9" w:rsidP="00AD5C2F">
      <w:pPr>
        <w:pStyle w:val="Heading4"/>
      </w:pPr>
      <w:bookmarkStart w:id="2665" w:name="_Ref412095604"/>
      <w:r w:rsidRPr="00C72BB6">
        <w:t xml:space="preserve">Capping </w:t>
      </w:r>
      <w:ins w:id="2666" w:author="Sumit Pabbi" w:date="2015-04-11T00:58:00Z">
        <w:r w:rsidR="00CE3364" w:rsidRPr="00C72BB6">
          <w:t xml:space="preserve">and White-Listing </w:t>
        </w:r>
      </w:ins>
      <w:r w:rsidRPr="00C72BB6">
        <w:t>Data</w:t>
      </w:r>
      <w:bookmarkEnd w:id="2665"/>
    </w:p>
    <w:p w:rsidR="00834AB9" w:rsidRPr="00C72BB6" w:rsidRDefault="008126C9" w:rsidP="00AD5C2F">
      <w:pPr>
        <w:pStyle w:val="Heading5"/>
        <w:numPr>
          <w:ilvl w:val="4"/>
          <w:numId w:val="1"/>
        </w:numPr>
      </w:pPr>
      <w:bookmarkStart w:id="2667" w:name="_Ref412038909"/>
      <w:r w:rsidRPr="00C72BB6">
        <w:t>MK State-Wise Capping Data</w:t>
      </w:r>
      <w:bookmarkEnd w:id="2667"/>
    </w:p>
    <w:tbl>
      <w:tblPr>
        <w:tblStyle w:val="LightList-Accent11"/>
        <w:tblW w:w="9648" w:type="dxa"/>
        <w:tblLayout w:type="fixed"/>
        <w:tblLook w:val="04A0" w:firstRow="1" w:lastRow="0" w:firstColumn="1" w:lastColumn="0" w:noHBand="0" w:noVBand="1"/>
      </w:tblPr>
      <w:tblGrid>
        <w:gridCol w:w="3744"/>
        <w:gridCol w:w="1152"/>
        <w:gridCol w:w="1152"/>
        <w:gridCol w:w="3600"/>
      </w:tblGrid>
      <w:tr w:rsidR="00834AB9" w:rsidRPr="00C72BB6" w:rsidTr="00FF2EF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vAlign w:val="center"/>
            <w:hideMark/>
          </w:tcPr>
          <w:p w:rsidR="008126C9" w:rsidRPr="00C72BB6" w:rsidRDefault="008126C9" w:rsidP="00FF2EF2">
            <w:pPr>
              <w:rPr>
                <w:rFonts w:cs="Arial"/>
              </w:rPr>
            </w:pPr>
            <w:r w:rsidRPr="00C72BB6">
              <w:rPr>
                <w:rFonts w:cs="Arial"/>
              </w:rPr>
              <w:t>Fields</w:t>
            </w:r>
          </w:p>
        </w:tc>
        <w:tc>
          <w:tcPr>
            <w:tcW w:w="1152" w:type="dxa"/>
            <w:vAlign w:val="center"/>
            <w:hideMark/>
          </w:tcPr>
          <w:p w:rsidR="008126C9" w:rsidRPr="00C72BB6" w:rsidRDefault="008126C9" w:rsidP="00FF2EF2">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for NMS</w:t>
            </w:r>
          </w:p>
        </w:tc>
        <w:tc>
          <w:tcPr>
            <w:tcW w:w="1152" w:type="dxa"/>
            <w:vAlign w:val="center"/>
          </w:tcPr>
          <w:p w:rsidR="008126C9" w:rsidRPr="00C72BB6" w:rsidRDefault="008126C9" w:rsidP="00FF2EF2">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in MCTS</w:t>
            </w:r>
          </w:p>
        </w:tc>
        <w:tc>
          <w:tcPr>
            <w:tcW w:w="3600" w:type="dxa"/>
            <w:vAlign w:val="center"/>
            <w:hideMark/>
          </w:tcPr>
          <w:p w:rsidR="008126C9" w:rsidRPr="00C72BB6" w:rsidRDefault="008126C9" w:rsidP="00FF2EF2">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834AB9" w:rsidRPr="00C72BB6" w:rsidTr="00FF2EF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vAlign w:val="center"/>
          </w:tcPr>
          <w:p w:rsidR="008126C9" w:rsidRPr="00C72BB6" w:rsidRDefault="008126C9" w:rsidP="00FF2EF2">
            <w:pPr>
              <w:rPr>
                <w:rFonts w:cs="Arial"/>
              </w:rPr>
            </w:pPr>
            <w:r w:rsidRPr="00C72BB6">
              <w:rPr>
                <w:rFonts w:cs="Arial"/>
              </w:rPr>
              <w:t>StateId</w:t>
            </w:r>
          </w:p>
        </w:tc>
        <w:tc>
          <w:tcPr>
            <w:tcW w:w="1152" w:type="dxa"/>
            <w:vAlign w:val="center"/>
          </w:tcPr>
          <w:p w:rsidR="008126C9" w:rsidRPr="00C72BB6" w:rsidRDefault="008126C9" w:rsidP="00FF2EF2">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2" w:type="dxa"/>
            <w:vAlign w:val="center"/>
          </w:tcPr>
          <w:p w:rsidR="008126C9" w:rsidRPr="00C72BB6" w:rsidRDefault="008126C9" w:rsidP="00FF2EF2">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NP</w:t>
            </w:r>
          </w:p>
        </w:tc>
        <w:tc>
          <w:tcPr>
            <w:tcW w:w="3600" w:type="dxa"/>
            <w:vAlign w:val="center"/>
          </w:tcPr>
          <w:p w:rsidR="008126C9" w:rsidRPr="00C72BB6" w:rsidRDefault="008126C9" w:rsidP="00FF2EF2">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Census ID of state</w:t>
            </w:r>
          </w:p>
        </w:tc>
      </w:tr>
      <w:tr w:rsidR="00834AB9" w:rsidRPr="00C72BB6" w:rsidTr="00FF2EF2">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vAlign w:val="center"/>
          </w:tcPr>
          <w:p w:rsidR="008126C9" w:rsidRPr="00C72BB6" w:rsidRDefault="008126C9" w:rsidP="00FF2EF2">
            <w:pPr>
              <w:rPr>
                <w:rFonts w:cs="Arial"/>
              </w:rPr>
            </w:pPr>
            <w:r w:rsidRPr="00C72BB6">
              <w:rPr>
                <w:rFonts w:cs="Arial"/>
              </w:rPr>
              <w:t>CapValue</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FF2EF2">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FF2EF2">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vAlign w:val="center"/>
          </w:tcPr>
          <w:p w:rsidR="008126C9" w:rsidRPr="00C72BB6" w:rsidRDefault="008126C9" w:rsidP="00FF2EF2">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Monthly Cap Value in pulses</w:t>
            </w:r>
          </w:p>
        </w:tc>
      </w:tr>
    </w:tbl>
    <w:p w:rsidR="00834AB9" w:rsidRPr="00C72BB6" w:rsidRDefault="008126C9" w:rsidP="00834AB9">
      <w:pPr>
        <w:pStyle w:val="Heading5"/>
        <w:numPr>
          <w:ilvl w:val="4"/>
          <w:numId w:val="1"/>
        </w:numPr>
      </w:pPr>
      <w:bookmarkStart w:id="2668" w:name="_Ref412038949"/>
      <w:r w:rsidRPr="00C72BB6">
        <w:t>MA State-Wise Capping Data</w:t>
      </w:r>
      <w:bookmarkEnd w:id="2668"/>
    </w:p>
    <w:tbl>
      <w:tblPr>
        <w:tblStyle w:val="LightList-Accent11"/>
        <w:tblW w:w="9648" w:type="dxa"/>
        <w:tblLayout w:type="fixed"/>
        <w:tblLook w:val="04A0" w:firstRow="1" w:lastRow="0" w:firstColumn="1" w:lastColumn="0" w:noHBand="0" w:noVBand="1"/>
      </w:tblPr>
      <w:tblGrid>
        <w:gridCol w:w="3744"/>
        <w:gridCol w:w="1152"/>
        <w:gridCol w:w="1152"/>
        <w:gridCol w:w="3600"/>
      </w:tblGrid>
      <w:tr w:rsidR="00834AB9" w:rsidRPr="00C72BB6" w:rsidTr="00FF2EF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vAlign w:val="center"/>
            <w:hideMark/>
          </w:tcPr>
          <w:p w:rsidR="008126C9" w:rsidRPr="00C72BB6" w:rsidRDefault="008126C9" w:rsidP="003E4AE4">
            <w:pPr>
              <w:rPr>
                <w:rFonts w:cs="Arial"/>
              </w:rPr>
            </w:pPr>
            <w:r w:rsidRPr="00C72BB6">
              <w:rPr>
                <w:rFonts w:cs="Arial"/>
              </w:rPr>
              <w:t>Fields</w:t>
            </w:r>
          </w:p>
        </w:tc>
        <w:tc>
          <w:tcPr>
            <w:tcW w:w="1152" w:type="dxa"/>
            <w:vAlign w:val="center"/>
            <w:hideMark/>
          </w:tcPr>
          <w:p w:rsidR="008126C9" w:rsidRPr="00C72BB6" w:rsidRDefault="008126C9" w:rsidP="003E4AE4">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for NMS</w:t>
            </w:r>
          </w:p>
        </w:tc>
        <w:tc>
          <w:tcPr>
            <w:tcW w:w="1152" w:type="dxa"/>
            <w:vAlign w:val="center"/>
          </w:tcPr>
          <w:p w:rsidR="008126C9" w:rsidRPr="00C72BB6" w:rsidRDefault="008126C9" w:rsidP="003E4AE4">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Presence in MCTS</w:t>
            </w:r>
          </w:p>
        </w:tc>
        <w:tc>
          <w:tcPr>
            <w:tcW w:w="3600" w:type="dxa"/>
            <w:vAlign w:val="center"/>
            <w:hideMark/>
          </w:tcPr>
          <w:p w:rsidR="008126C9" w:rsidRPr="00C72BB6" w:rsidRDefault="008126C9" w:rsidP="003E4AE4">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Remark</w:t>
            </w:r>
          </w:p>
        </w:tc>
      </w:tr>
      <w:tr w:rsidR="00834AB9" w:rsidRPr="00C72BB6" w:rsidTr="00FF2EF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44" w:type="dxa"/>
            <w:vAlign w:val="center"/>
          </w:tcPr>
          <w:p w:rsidR="008126C9" w:rsidRPr="00C72BB6" w:rsidRDefault="008126C9" w:rsidP="003E4AE4">
            <w:pPr>
              <w:rPr>
                <w:rFonts w:cs="Arial"/>
              </w:rPr>
            </w:pPr>
            <w:r w:rsidRPr="00C72BB6">
              <w:rPr>
                <w:rFonts w:cs="Arial"/>
              </w:rPr>
              <w:t>StateId</w:t>
            </w:r>
          </w:p>
        </w:tc>
        <w:tc>
          <w:tcPr>
            <w:tcW w:w="1152" w:type="dxa"/>
            <w:vAlign w:val="center"/>
          </w:tcPr>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w:t>
            </w:r>
          </w:p>
        </w:tc>
        <w:tc>
          <w:tcPr>
            <w:tcW w:w="1152" w:type="dxa"/>
            <w:vAlign w:val="center"/>
          </w:tcPr>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NP</w:t>
            </w:r>
          </w:p>
        </w:tc>
        <w:tc>
          <w:tcPr>
            <w:tcW w:w="3600" w:type="dxa"/>
            <w:vAlign w:val="center"/>
          </w:tcPr>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Census ID of state</w:t>
            </w:r>
          </w:p>
        </w:tc>
      </w:tr>
      <w:tr w:rsidR="00834AB9" w:rsidRPr="00C72BB6" w:rsidTr="00FF2EF2">
        <w:trPr>
          <w:trHeight w:val="20"/>
        </w:trPr>
        <w:tc>
          <w:tcPr>
            <w:cnfStyle w:val="001000000000" w:firstRow="0" w:lastRow="0" w:firstColumn="1" w:lastColumn="0" w:oddVBand="0" w:evenVBand="0" w:oddHBand="0" w:evenHBand="0" w:firstRowFirstColumn="0" w:firstRowLastColumn="0" w:lastRowFirstColumn="0" w:lastRowLastColumn="0"/>
            <w:tcW w:w="3744" w:type="dxa"/>
            <w:tcBorders>
              <w:top w:val="single" w:sz="8" w:space="0" w:color="4F81BD" w:themeColor="accent1"/>
              <w:left w:val="single" w:sz="8" w:space="0" w:color="4F81BD" w:themeColor="accent1"/>
              <w:bottom w:val="single" w:sz="8" w:space="0" w:color="4F81BD" w:themeColor="accent1"/>
            </w:tcBorders>
            <w:vAlign w:val="center"/>
          </w:tcPr>
          <w:p w:rsidR="008126C9" w:rsidRPr="00C72BB6" w:rsidRDefault="008126C9" w:rsidP="003E4AE4">
            <w:pPr>
              <w:rPr>
                <w:rFonts w:cs="Arial"/>
              </w:rPr>
            </w:pPr>
            <w:r w:rsidRPr="00C72BB6">
              <w:rPr>
                <w:rFonts w:cs="Arial"/>
              </w:rPr>
              <w:t>CapValue</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w:t>
            </w:r>
          </w:p>
        </w:tc>
        <w:tc>
          <w:tcPr>
            <w:tcW w:w="1152" w:type="dxa"/>
            <w:tcBorders>
              <w:top w:val="single" w:sz="8" w:space="0" w:color="4F81BD" w:themeColor="accent1"/>
              <w:bottom w:val="single" w:sz="8" w:space="0" w:color="4F81BD" w:themeColor="accent1"/>
            </w:tcBorders>
            <w:vAlign w:val="center"/>
          </w:tcPr>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NP</w:t>
            </w:r>
          </w:p>
        </w:tc>
        <w:tc>
          <w:tcPr>
            <w:tcW w:w="3600" w:type="dxa"/>
            <w:tcBorders>
              <w:top w:val="single" w:sz="8" w:space="0" w:color="4F81BD" w:themeColor="accent1"/>
              <w:bottom w:val="single" w:sz="8" w:space="0" w:color="4F81BD" w:themeColor="accent1"/>
              <w:right w:val="single" w:sz="8" w:space="0" w:color="4F81BD" w:themeColor="accent1"/>
            </w:tcBorders>
            <w:vAlign w:val="center"/>
          </w:tcPr>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Monthly Cap Value in pulses</w:t>
            </w:r>
          </w:p>
        </w:tc>
      </w:tr>
    </w:tbl>
    <w:p w:rsidR="00CE3364" w:rsidRPr="00C72BB6" w:rsidRDefault="00BC5949" w:rsidP="00CE3364">
      <w:pPr>
        <w:pStyle w:val="Heading5"/>
        <w:numPr>
          <w:ilvl w:val="4"/>
          <w:numId w:val="1"/>
        </w:numPr>
        <w:rPr>
          <w:ins w:id="2669" w:author="Sumit Pabbi" w:date="2015-04-11T00:58:00Z"/>
        </w:rPr>
      </w:pPr>
      <w:bookmarkStart w:id="2670" w:name="_Ref416632915"/>
      <w:ins w:id="2671" w:author="Sumit Pabbi" w:date="2015-04-11T00:58:00Z">
        <w:r w:rsidRPr="00C72BB6">
          <w:t>FLW White</w:t>
        </w:r>
      </w:ins>
      <w:ins w:id="2672" w:author="Sumit Pabbi" w:date="2015-04-11T01:16:00Z">
        <w:r w:rsidRPr="00C72BB6">
          <w:t>-</w:t>
        </w:r>
      </w:ins>
      <w:ins w:id="2673" w:author="Sumit Pabbi" w:date="2015-04-11T00:58:00Z">
        <w:r w:rsidR="00CE3364" w:rsidRPr="00C72BB6">
          <w:t>List Data</w:t>
        </w:r>
        <w:bookmarkEnd w:id="2670"/>
      </w:ins>
    </w:p>
    <w:tbl>
      <w:tblPr>
        <w:tblStyle w:val="LightList-Accent11"/>
        <w:tblW w:w="9648" w:type="dxa"/>
        <w:tblLayout w:type="fixed"/>
        <w:tblLook w:val="04A0" w:firstRow="1" w:lastRow="0" w:firstColumn="1" w:lastColumn="0" w:noHBand="0" w:noVBand="1"/>
      </w:tblPr>
      <w:tblGrid>
        <w:gridCol w:w="3744"/>
        <w:gridCol w:w="1152"/>
        <w:gridCol w:w="1152"/>
        <w:gridCol w:w="3600"/>
      </w:tblGrid>
      <w:tr w:rsidR="000E4099" w:rsidRPr="00C72BB6" w:rsidTr="00CE3364">
        <w:trPr>
          <w:cnfStyle w:val="100000000000" w:firstRow="1" w:lastRow="0" w:firstColumn="0" w:lastColumn="0" w:oddVBand="0" w:evenVBand="0" w:oddHBand="0" w:evenHBand="0" w:firstRowFirstColumn="0" w:firstRowLastColumn="0" w:lastRowFirstColumn="0" w:lastRowLastColumn="0"/>
          <w:trHeight w:val="20"/>
          <w:ins w:id="2674" w:author="Sumit Pabbi" w:date="2015-04-11T00:58:00Z"/>
        </w:trPr>
        <w:tc>
          <w:tcPr>
            <w:cnfStyle w:val="001000000000" w:firstRow="0" w:lastRow="0" w:firstColumn="1" w:lastColumn="0" w:oddVBand="0" w:evenVBand="0" w:oddHBand="0" w:evenHBand="0" w:firstRowFirstColumn="0" w:firstRowLastColumn="0" w:lastRowFirstColumn="0" w:lastRowLastColumn="0"/>
            <w:tcW w:w="3744" w:type="dxa"/>
            <w:vAlign w:val="center"/>
            <w:hideMark/>
          </w:tcPr>
          <w:p w:rsidR="00CE3364" w:rsidRPr="00C72BB6" w:rsidRDefault="00CE3364" w:rsidP="000E4099">
            <w:pPr>
              <w:rPr>
                <w:ins w:id="2675" w:author="Sumit Pabbi" w:date="2015-04-11T00:58:00Z"/>
                <w:rFonts w:cs="Arial"/>
              </w:rPr>
            </w:pPr>
            <w:ins w:id="2676" w:author="Sumit Pabbi" w:date="2015-04-11T00:58:00Z">
              <w:r w:rsidRPr="00C72BB6">
                <w:rPr>
                  <w:rFonts w:cs="Arial"/>
                </w:rPr>
                <w:t xml:space="preserve">FLW White List CSV Fields </w:t>
              </w:r>
            </w:ins>
          </w:p>
        </w:tc>
        <w:tc>
          <w:tcPr>
            <w:tcW w:w="1152" w:type="dxa"/>
            <w:vAlign w:val="center"/>
            <w:hideMark/>
          </w:tcPr>
          <w:p w:rsidR="00CE3364" w:rsidRPr="00C72BB6" w:rsidRDefault="00CE3364" w:rsidP="000E4099">
            <w:pPr>
              <w:cnfStyle w:val="100000000000" w:firstRow="1" w:lastRow="0" w:firstColumn="0" w:lastColumn="0" w:oddVBand="0" w:evenVBand="0" w:oddHBand="0" w:evenHBand="0" w:firstRowFirstColumn="0" w:firstRowLastColumn="0" w:lastRowFirstColumn="0" w:lastRowLastColumn="0"/>
              <w:rPr>
                <w:ins w:id="2677" w:author="Sumit Pabbi" w:date="2015-04-11T00:58:00Z"/>
                <w:rFonts w:cs="Arial"/>
              </w:rPr>
            </w:pPr>
            <w:ins w:id="2678" w:author="Sumit Pabbi" w:date="2015-04-11T00:58:00Z">
              <w:r w:rsidRPr="00C72BB6">
                <w:rPr>
                  <w:rFonts w:cs="Arial"/>
                </w:rPr>
                <w:t xml:space="preserve">Presence for NMS </w:t>
              </w:r>
            </w:ins>
          </w:p>
        </w:tc>
        <w:tc>
          <w:tcPr>
            <w:tcW w:w="1152" w:type="dxa"/>
            <w:vAlign w:val="center"/>
            <w:hideMark/>
          </w:tcPr>
          <w:p w:rsidR="00CE3364" w:rsidRPr="00C72BB6" w:rsidRDefault="00CE3364" w:rsidP="000E4099">
            <w:pPr>
              <w:cnfStyle w:val="100000000000" w:firstRow="1" w:lastRow="0" w:firstColumn="0" w:lastColumn="0" w:oddVBand="0" w:evenVBand="0" w:oddHBand="0" w:evenHBand="0" w:firstRowFirstColumn="0" w:firstRowLastColumn="0" w:lastRowFirstColumn="0" w:lastRowLastColumn="0"/>
              <w:rPr>
                <w:ins w:id="2679" w:author="Sumit Pabbi" w:date="2015-04-11T00:58:00Z"/>
                <w:rFonts w:cs="Arial"/>
              </w:rPr>
            </w:pPr>
            <w:ins w:id="2680" w:author="Sumit Pabbi" w:date="2015-04-11T00:58:00Z">
              <w:r w:rsidRPr="00C72BB6">
                <w:rPr>
                  <w:rFonts w:cs="Arial"/>
                </w:rPr>
                <w:t xml:space="preserve">Presence in MCTS </w:t>
              </w:r>
            </w:ins>
          </w:p>
        </w:tc>
        <w:tc>
          <w:tcPr>
            <w:tcW w:w="3600" w:type="dxa"/>
            <w:vAlign w:val="center"/>
            <w:hideMark/>
          </w:tcPr>
          <w:p w:rsidR="00CE3364" w:rsidRPr="00C72BB6" w:rsidRDefault="00CE3364" w:rsidP="000E4099">
            <w:pPr>
              <w:cnfStyle w:val="100000000000" w:firstRow="1" w:lastRow="0" w:firstColumn="0" w:lastColumn="0" w:oddVBand="0" w:evenVBand="0" w:oddHBand="0" w:evenHBand="0" w:firstRowFirstColumn="0" w:firstRowLastColumn="0" w:lastRowFirstColumn="0" w:lastRowLastColumn="0"/>
              <w:rPr>
                <w:ins w:id="2681" w:author="Sumit Pabbi" w:date="2015-04-11T00:58:00Z"/>
                <w:rFonts w:cs="Arial"/>
              </w:rPr>
            </w:pPr>
            <w:ins w:id="2682" w:author="Sumit Pabbi" w:date="2015-04-11T00:58:00Z">
              <w:r w:rsidRPr="00C72BB6">
                <w:rPr>
                  <w:rFonts w:cs="Arial"/>
                </w:rPr>
                <w:t xml:space="preserve">Remark </w:t>
              </w:r>
            </w:ins>
          </w:p>
        </w:tc>
      </w:tr>
      <w:tr w:rsidR="00CE3364" w:rsidRPr="00C72BB6" w:rsidTr="00CE3364">
        <w:trPr>
          <w:cnfStyle w:val="000000100000" w:firstRow="0" w:lastRow="0" w:firstColumn="0" w:lastColumn="0" w:oddVBand="0" w:evenVBand="0" w:oddHBand="1" w:evenHBand="0" w:firstRowFirstColumn="0" w:firstRowLastColumn="0" w:lastRowFirstColumn="0" w:lastRowLastColumn="0"/>
          <w:trHeight w:val="20"/>
          <w:ins w:id="2683" w:author="Sumit Pabbi" w:date="2015-04-11T00:58:00Z"/>
        </w:trPr>
        <w:tc>
          <w:tcPr>
            <w:cnfStyle w:val="001000000000" w:firstRow="0" w:lastRow="0" w:firstColumn="1" w:lastColumn="0" w:oddVBand="0" w:evenVBand="0" w:oddHBand="0" w:evenHBand="0" w:firstRowFirstColumn="0" w:firstRowLastColumn="0" w:lastRowFirstColumn="0" w:lastRowLastColumn="0"/>
            <w:tcW w:w="3744" w:type="dxa"/>
            <w:vAlign w:val="center"/>
          </w:tcPr>
          <w:p w:rsidR="00CE3364" w:rsidRPr="00C72BB6" w:rsidRDefault="00CE3364" w:rsidP="000E4099">
            <w:pPr>
              <w:rPr>
                <w:ins w:id="2684" w:author="Sumit Pabbi" w:date="2015-04-11T00:58:00Z"/>
                <w:del w:id="2685" w:author="gur30938" w:date="2015-04-13T11:59:00Z"/>
                <w:rFonts w:cs="Arial"/>
              </w:rPr>
            </w:pPr>
            <w:ins w:id="2686" w:author="Sumit Pabbi" w:date="2015-04-11T00:58:00Z">
              <w:del w:id="2687" w:author="gur30938" w:date="2015-04-13T11:59:00Z">
                <w:r w:rsidRPr="00C72BB6">
                  <w:rPr>
                    <w:rFonts w:cs="Arial"/>
                  </w:rPr>
                  <w:delText>operation</w:delText>
                </w:r>
              </w:del>
            </w:ins>
          </w:p>
        </w:tc>
        <w:tc>
          <w:tcPr>
            <w:tcW w:w="1152" w:type="dxa"/>
            <w:vAlign w:val="center"/>
          </w:tcPr>
          <w:p w:rsidR="00CE3364" w:rsidRPr="00C72BB6" w:rsidRDefault="00CE3364" w:rsidP="000E4099">
            <w:pPr>
              <w:cnfStyle w:val="000000100000" w:firstRow="0" w:lastRow="0" w:firstColumn="0" w:lastColumn="0" w:oddVBand="0" w:evenVBand="0" w:oddHBand="1" w:evenHBand="0" w:firstRowFirstColumn="0" w:firstRowLastColumn="0" w:lastRowFirstColumn="0" w:lastRowLastColumn="0"/>
              <w:rPr>
                <w:ins w:id="2688" w:author="Sumit Pabbi" w:date="2015-04-11T00:58:00Z"/>
                <w:del w:id="2689" w:author="gur30938" w:date="2015-04-13T11:59:00Z"/>
                <w:rFonts w:cs="Arial"/>
              </w:rPr>
            </w:pPr>
            <w:ins w:id="2690" w:author="Sumit Pabbi" w:date="2015-04-11T00:58:00Z">
              <w:del w:id="2691" w:author="gur30938" w:date="2015-04-13T11:59:00Z">
                <w:r w:rsidRPr="00C72BB6">
                  <w:rPr>
                    <w:rFonts w:cs="Arial"/>
                  </w:rPr>
                  <w:delText>O</w:delText>
                </w:r>
              </w:del>
            </w:ins>
          </w:p>
        </w:tc>
        <w:tc>
          <w:tcPr>
            <w:tcW w:w="1152" w:type="dxa"/>
            <w:vAlign w:val="center"/>
          </w:tcPr>
          <w:p w:rsidR="00CE3364" w:rsidRPr="00C72BB6" w:rsidRDefault="00CE3364" w:rsidP="000E4099">
            <w:pPr>
              <w:cnfStyle w:val="000000100000" w:firstRow="0" w:lastRow="0" w:firstColumn="0" w:lastColumn="0" w:oddVBand="0" w:evenVBand="0" w:oddHBand="1" w:evenHBand="0" w:firstRowFirstColumn="0" w:firstRowLastColumn="0" w:lastRowFirstColumn="0" w:lastRowLastColumn="0"/>
              <w:rPr>
                <w:ins w:id="2692" w:author="Sumit Pabbi" w:date="2015-04-11T00:58:00Z"/>
                <w:del w:id="2693" w:author="gur30938" w:date="2015-04-13T11:59:00Z"/>
                <w:rFonts w:cs="Arial"/>
              </w:rPr>
            </w:pPr>
            <w:ins w:id="2694" w:author="Sumit Pabbi" w:date="2015-04-11T00:58:00Z">
              <w:del w:id="2695" w:author="gur30938" w:date="2015-04-13T11:59:00Z">
                <w:r w:rsidRPr="00C72BB6">
                  <w:rPr>
                    <w:rFonts w:cs="Arial"/>
                  </w:rPr>
                  <w:delText>NA</w:delText>
                </w:r>
              </w:del>
            </w:ins>
          </w:p>
        </w:tc>
        <w:tc>
          <w:tcPr>
            <w:tcW w:w="3600" w:type="dxa"/>
            <w:vAlign w:val="center"/>
          </w:tcPr>
          <w:p w:rsidR="00CE3364" w:rsidRPr="00C72BB6" w:rsidRDefault="00CE3364" w:rsidP="000E4099">
            <w:pPr>
              <w:cnfStyle w:val="000000100000" w:firstRow="0" w:lastRow="0" w:firstColumn="0" w:lastColumn="0" w:oddVBand="0" w:evenVBand="0" w:oddHBand="1" w:evenHBand="0" w:firstRowFirstColumn="0" w:firstRowLastColumn="0" w:lastRowFirstColumn="0" w:lastRowLastColumn="0"/>
              <w:rPr>
                <w:ins w:id="2696" w:author="Sumit Pabbi" w:date="2015-04-11T00:58:00Z"/>
                <w:del w:id="2697" w:author="gur30938" w:date="2015-04-13T11:59:00Z"/>
                <w:rFonts w:cs="Arial"/>
              </w:rPr>
            </w:pPr>
            <w:ins w:id="2698" w:author="Sumit Pabbi" w:date="2015-04-11T00:58:00Z">
              <w:del w:id="2699" w:author="gur30938" w:date="2015-04-13T11:59:00Z">
                <w:r w:rsidRPr="00C72BB6">
                  <w:rPr>
                    <w:rFonts w:cs="Arial"/>
                  </w:rPr>
                  <w:delText>ADD/DEL</w:delText>
                </w:r>
              </w:del>
            </w:ins>
          </w:p>
        </w:tc>
      </w:tr>
      <w:tr w:rsidR="00594A3B" w:rsidRPr="00C72BB6" w:rsidTr="00CE3364">
        <w:trPr>
          <w:trHeight w:val="20"/>
          <w:ins w:id="2700" w:author="Sumit Pabbi" w:date="2015-04-11T00:58:00Z"/>
        </w:trPr>
        <w:tc>
          <w:tcPr>
            <w:cnfStyle w:val="001000000000" w:firstRow="0" w:lastRow="0" w:firstColumn="1" w:lastColumn="0" w:oddVBand="0" w:evenVBand="0" w:oddHBand="0" w:evenHBand="0" w:firstRowFirstColumn="0" w:firstRowLastColumn="0" w:lastRowFirstColumn="0" w:lastRowLastColumn="0"/>
            <w:tcW w:w="3744" w:type="dxa"/>
            <w:vAlign w:val="center"/>
            <w:hideMark/>
          </w:tcPr>
          <w:p w:rsidR="00CE3364" w:rsidRPr="00C72BB6" w:rsidRDefault="00CE3364" w:rsidP="000E4099">
            <w:pPr>
              <w:rPr>
                <w:ins w:id="2701" w:author="Sumit Pabbi" w:date="2015-04-11T00:58:00Z"/>
                <w:rFonts w:cs="Arial"/>
              </w:rPr>
            </w:pPr>
            <w:ins w:id="2702" w:author="Sumit Pabbi" w:date="2015-04-11T00:58:00Z">
              <w:r w:rsidRPr="00C72BB6">
                <w:rPr>
                  <w:rFonts w:cs="Arial"/>
                </w:rPr>
                <w:t xml:space="preserve">contactNo </w:t>
              </w:r>
            </w:ins>
          </w:p>
        </w:tc>
        <w:tc>
          <w:tcPr>
            <w:tcW w:w="1152" w:type="dxa"/>
            <w:vAlign w:val="center"/>
            <w:hideMark/>
          </w:tcPr>
          <w:p w:rsidR="00CE3364" w:rsidRPr="00C72BB6" w:rsidRDefault="00CE3364" w:rsidP="000E4099">
            <w:pPr>
              <w:cnfStyle w:val="000000000000" w:firstRow="0" w:lastRow="0" w:firstColumn="0" w:lastColumn="0" w:oddVBand="0" w:evenVBand="0" w:oddHBand="0" w:evenHBand="0" w:firstRowFirstColumn="0" w:firstRowLastColumn="0" w:lastRowFirstColumn="0" w:lastRowLastColumn="0"/>
              <w:rPr>
                <w:ins w:id="2703" w:author="Sumit Pabbi" w:date="2015-04-11T00:58:00Z"/>
                <w:rFonts w:cs="Arial"/>
              </w:rPr>
            </w:pPr>
            <w:ins w:id="2704" w:author="Sumit Pabbi" w:date="2015-04-11T00:58:00Z">
              <w:r w:rsidRPr="00C72BB6">
                <w:rPr>
                  <w:rFonts w:cs="Arial"/>
                </w:rPr>
                <w:t xml:space="preserve">M </w:t>
              </w:r>
            </w:ins>
          </w:p>
        </w:tc>
        <w:tc>
          <w:tcPr>
            <w:tcW w:w="1152" w:type="dxa"/>
            <w:vAlign w:val="center"/>
            <w:hideMark/>
          </w:tcPr>
          <w:p w:rsidR="00CE3364" w:rsidRPr="00C72BB6" w:rsidRDefault="00CE3364" w:rsidP="000E4099">
            <w:pPr>
              <w:cnfStyle w:val="000000000000" w:firstRow="0" w:lastRow="0" w:firstColumn="0" w:lastColumn="0" w:oddVBand="0" w:evenVBand="0" w:oddHBand="0" w:evenHBand="0" w:firstRowFirstColumn="0" w:firstRowLastColumn="0" w:lastRowFirstColumn="0" w:lastRowLastColumn="0"/>
              <w:rPr>
                <w:ins w:id="2705" w:author="Sumit Pabbi" w:date="2015-04-11T00:58:00Z"/>
                <w:rFonts w:cs="Arial"/>
              </w:rPr>
            </w:pPr>
            <w:ins w:id="2706" w:author="Sumit Pabbi" w:date="2015-04-11T00:58:00Z">
              <w:r w:rsidRPr="00C72BB6">
                <w:rPr>
                  <w:rFonts w:cs="Arial"/>
                </w:rPr>
                <w:t>NA</w:t>
              </w:r>
            </w:ins>
          </w:p>
        </w:tc>
        <w:tc>
          <w:tcPr>
            <w:tcW w:w="3600" w:type="dxa"/>
            <w:vAlign w:val="center"/>
            <w:hideMark/>
          </w:tcPr>
          <w:p w:rsidR="00CE3364" w:rsidRPr="00C72BB6" w:rsidRDefault="00CE3364" w:rsidP="000E4099">
            <w:pPr>
              <w:cnfStyle w:val="000000000000" w:firstRow="0" w:lastRow="0" w:firstColumn="0" w:lastColumn="0" w:oddVBand="0" w:evenVBand="0" w:oddHBand="0" w:evenHBand="0" w:firstRowFirstColumn="0" w:firstRowLastColumn="0" w:lastRowFirstColumn="0" w:lastRowLastColumn="0"/>
              <w:rPr>
                <w:ins w:id="2707" w:author="Sumit Pabbi" w:date="2015-04-11T00:58:00Z"/>
                <w:rFonts w:cs="Arial"/>
              </w:rPr>
            </w:pPr>
            <w:ins w:id="2708" w:author="Sumit Pabbi" w:date="2015-04-11T00:58:00Z">
              <w:r w:rsidRPr="00C72BB6">
                <w:rPr>
                  <w:rFonts w:cs="Arial"/>
                </w:rPr>
                <w:t xml:space="preserve">Mobile Number </w:t>
              </w:r>
            </w:ins>
          </w:p>
        </w:tc>
      </w:tr>
    </w:tbl>
    <w:p w:rsidR="00834AB9" w:rsidRPr="00C72BB6" w:rsidDel="00CE3364" w:rsidRDefault="00834AB9" w:rsidP="00770AD6">
      <w:pPr>
        <w:rPr>
          <w:del w:id="2709" w:author="Sumit Pabbi" w:date="2015-04-11T00:58:00Z"/>
          <w:rFonts w:ascii="Arial" w:hAnsi="Arial" w:cs="Arial"/>
        </w:rPr>
      </w:pPr>
      <w:bookmarkStart w:id="2710" w:name="_Toc416478168"/>
      <w:bookmarkStart w:id="2711" w:name="_Toc416478308"/>
      <w:bookmarkStart w:id="2712" w:name="_Toc416478437"/>
      <w:bookmarkStart w:id="2713" w:name="_Toc416478566"/>
      <w:bookmarkStart w:id="2714" w:name="_Toc416478694"/>
      <w:bookmarkStart w:id="2715" w:name="_Toc416718023"/>
      <w:bookmarkStart w:id="2716" w:name="_Toc416719501"/>
      <w:bookmarkEnd w:id="2710"/>
      <w:bookmarkEnd w:id="2711"/>
      <w:bookmarkEnd w:id="2712"/>
      <w:bookmarkEnd w:id="2713"/>
      <w:bookmarkEnd w:id="2714"/>
      <w:bookmarkEnd w:id="2715"/>
      <w:bookmarkEnd w:id="2716"/>
    </w:p>
    <w:p w:rsidR="00A526EE" w:rsidRPr="00C72BB6" w:rsidRDefault="008126C9" w:rsidP="00AD5C2F">
      <w:pPr>
        <w:pStyle w:val="Heading3"/>
      </w:pPr>
      <w:bookmarkStart w:id="2717" w:name="_Ref415051137"/>
      <w:bookmarkStart w:id="2718" w:name="_Toc416719502"/>
      <w:r w:rsidRPr="00C72BB6">
        <w:t>Data Validation</w:t>
      </w:r>
      <w:bookmarkEnd w:id="2717"/>
      <w:bookmarkEnd w:id="2718"/>
    </w:p>
    <w:p w:rsidR="006622E9" w:rsidRPr="00C72BB6" w:rsidRDefault="008126C9" w:rsidP="00AD5C2F">
      <w:pPr>
        <w:pStyle w:val="Heading4"/>
      </w:pPr>
      <w:bookmarkStart w:id="2719" w:name="_Toc410840481"/>
      <w:bookmarkStart w:id="2720" w:name="_Toc410840494"/>
      <w:bookmarkStart w:id="2721" w:name="_Toc410840495"/>
      <w:bookmarkStart w:id="2722" w:name="_Toc410840496"/>
      <w:bookmarkStart w:id="2723" w:name="_Toc410840497"/>
      <w:bookmarkStart w:id="2724" w:name="_Toc410840498"/>
      <w:bookmarkStart w:id="2725" w:name="_Toc410840499"/>
      <w:bookmarkStart w:id="2726" w:name="_Ref411459883"/>
      <w:bookmarkEnd w:id="2719"/>
      <w:bookmarkEnd w:id="2720"/>
      <w:bookmarkEnd w:id="2721"/>
      <w:bookmarkEnd w:id="2722"/>
      <w:bookmarkEnd w:id="2723"/>
      <w:bookmarkEnd w:id="2724"/>
      <w:bookmarkEnd w:id="2725"/>
      <w:r w:rsidRPr="00C72BB6">
        <w:t>MCTS Mother Data Validation Checks</w:t>
      </w:r>
      <w:bookmarkEnd w:id="2726"/>
    </w:p>
    <w:tbl>
      <w:tblPr>
        <w:tblStyle w:val="LightList-Accent12"/>
        <w:tblW w:w="0" w:type="auto"/>
        <w:tblLook w:val="04A0" w:firstRow="1" w:lastRow="0" w:firstColumn="1" w:lastColumn="0" w:noHBand="0" w:noVBand="1"/>
        <w:tblPrChange w:id="2727" w:author="Sumit Pabbi" w:date="2015-04-13T19:27:00Z">
          <w:tblPr>
            <w:tblStyle w:val="LightList-Accent12"/>
            <w:tblW w:w="0" w:type="auto"/>
            <w:tblLook w:val="04A0" w:firstRow="1" w:lastRow="0" w:firstColumn="1" w:lastColumn="0" w:noHBand="0" w:noVBand="1"/>
          </w:tblPr>
        </w:tblPrChange>
      </w:tblPr>
      <w:tblGrid>
        <w:gridCol w:w="2500"/>
        <w:gridCol w:w="4011"/>
        <w:gridCol w:w="1662"/>
        <w:gridCol w:w="1673"/>
        <w:tblGridChange w:id="2728">
          <w:tblGrid>
            <w:gridCol w:w="2431"/>
            <w:gridCol w:w="3852"/>
            <w:gridCol w:w="1653"/>
            <w:gridCol w:w="1640"/>
          </w:tblGrid>
        </w:tblGridChange>
      </w:tblGrid>
      <w:tr w:rsidR="008B2422" w:rsidRPr="00C72BB6" w:rsidTr="00417750">
        <w:trPr>
          <w:cnfStyle w:val="100000000000" w:firstRow="1" w:lastRow="0" w:firstColumn="0" w:lastColumn="0" w:oddVBand="0" w:evenVBand="0" w:oddHBand="0" w:evenHBand="0" w:firstRowFirstColumn="0" w:firstRowLastColumn="0" w:lastRowFirstColumn="0" w:lastRowLastColumn="0"/>
          <w:trHeight w:val="20"/>
          <w:trPrChange w:id="2729"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30" w:author="Sumit Pabbi" w:date="2015-04-13T19:27:00Z">
              <w:tcPr>
                <w:tcW w:w="0" w:type="auto"/>
                <w:hideMark/>
              </w:tcPr>
            </w:tcPrChange>
          </w:tcPr>
          <w:p w:rsidR="008126C9" w:rsidRPr="00C72BB6" w:rsidRDefault="008126C9" w:rsidP="003E4AE4">
            <w:pPr>
              <w:cnfStyle w:val="101000000000" w:firstRow="1" w:lastRow="0" w:firstColumn="1" w:lastColumn="0" w:oddVBand="0" w:evenVBand="0" w:oddHBand="0" w:evenHBand="0" w:firstRowFirstColumn="0" w:firstRowLastColumn="0" w:lastRowFirstColumn="0" w:lastRowLastColumn="0"/>
              <w:rPr>
                <w:rFonts w:cs="Arial"/>
              </w:rPr>
            </w:pPr>
            <w:r w:rsidRPr="00C72BB6">
              <w:rPr>
                <w:rFonts w:cs="Arial"/>
              </w:rPr>
              <w:t xml:space="preserve">FIELD </w:t>
            </w:r>
          </w:p>
        </w:tc>
        <w:tc>
          <w:tcPr>
            <w:tcW w:w="0" w:type="auto"/>
            <w:hideMark/>
            <w:tcPrChange w:id="2731" w:author="Sumit Pabbi" w:date="2015-04-13T19:27:00Z">
              <w:tcPr>
                <w:tcW w:w="0" w:type="auto"/>
                <w:hideMark/>
              </w:tcPr>
            </w:tcPrChange>
          </w:tcPr>
          <w:p w:rsidR="008126C9" w:rsidRPr="00C72BB6" w:rsidRDefault="008126C9" w:rsidP="003E4AE4">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REASON </w:t>
            </w:r>
          </w:p>
        </w:tc>
        <w:tc>
          <w:tcPr>
            <w:tcW w:w="0" w:type="auto"/>
            <w:hideMark/>
            <w:tcPrChange w:id="2732" w:author="Sumit Pabbi" w:date="2015-04-13T19:27:00Z">
              <w:tcPr>
                <w:tcW w:w="0" w:type="auto"/>
                <w:hideMark/>
              </w:tcPr>
            </w:tcPrChange>
          </w:tcPr>
          <w:p w:rsidR="008126C9" w:rsidRPr="00C72BB6" w:rsidRDefault="008126C9" w:rsidP="003E4AE4">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CAUSE </w:t>
            </w:r>
          </w:p>
        </w:tc>
        <w:tc>
          <w:tcPr>
            <w:tcW w:w="0" w:type="auto"/>
            <w:hideMark/>
            <w:tcPrChange w:id="2733" w:author="Sumit Pabbi" w:date="2015-04-13T19:27:00Z">
              <w:tcPr>
                <w:tcW w:w="0" w:type="auto"/>
                <w:hideMark/>
              </w:tcPr>
            </w:tcPrChange>
          </w:tcPr>
          <w:p w:rsidR="008126C9" w:rsidRPr="00C72BB6" w:rsidRDefault="008126C9" w:rsidP="003E4AE4">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ERROR STRING </w:t>
            </w:r>
          </w:p>
        </w:tc>
      </w:tr>
      <w:tr w:rsidR="009C5EDB" w:rsidRPr="00C72BB6" w:rsidTr="00417750">
        <w:trPr>
          <w:cnfStyle w:val="000000100000" w:firstRow="0" w:lastRow="0" w:firstColumn="0" w:lastColumn="0" w:oddVBand="0" w:evenVBand="0" w:oddHBand="1" w:evenHBand="0" w:firstRowFirstColumn="0" w:firstRowLastColumn="0" w:lastRowFirstColumn="0" w:lastRowLastColumn="0"/>
          <w:trHeight w:val="20"/>
          <w:trPrChange w:id="2734"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35" w:author="Sumit Pabbi" w:date="2015-04-13T19:27:00Z">
              <w:tcPr>
                <w:tcW w:w="0" w:type="auto"/>
                <w:hideMark/>
              </w:tcPr>
            </w:tcPrChange>
          </w:tcPr>
          <w:p w:rsidR="008126C9" w:rsidRPr="00C72BB6" w:rsidRDefault="008B2422" w:rsidP="003E4AE4">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IdNo (MCTS ID)</w:t>
            </w:r>
          </w:p>
        </w:tc>
        <w:tc>
          <w:tcPr>
            <w:tcW w:w="0" w:type="auto"/>
            <w:hideMark/>
            <w:tcPrChange w:id="2736" w:author="Sumit Pabbi" w:date="2015-04-13T19:27:00Z">
              <w:tcPr>
                <w:tcW w:w="0" w:type="auto"/>
                <w:hideMark/>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MCTS ID is missing in the CSV, then the new record cannot be imported.</w:t>
            </w:r>
          </w:p>
        </w:tc>
        <w:tc>
          <w:tcPr>
            <w:tcW w:w="0" w:type="auto"/>
            <w:hideMark/>
            <w:tcPrChange w:id="2737" w:author="Sumit Pabbi" w:date="2015-04-13T19:27:00Z">
              <w:tcPr>
                <w:tcW w:w="0" w:type="auto"/>
                <w:hideMark/>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738" w:author="Sumit Pabbi" w:date="2015-04-13T19:27:00Z">
              <w:tcPr>
                <w:tcW w:w="0" w:type="auto"/>
                <w:hideMark/>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MCTS ID missing. </w:t>
            </w:r>
          </w:p>
        </w:tc>
      </w:tr>
      <w:tr w:rsidR="009C5EDB" w:rsidRPr="00C72BB6" w:rsidTr="00417750">
        <w:trPr>
          <w:trHeight w:val="20"/>
          <w:trPrChange w:id="2739"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0" w:author="Sumit Pabbi" w:date="2015-04-13T19:27:00Z">
              <w:tcPr>
                <w:tcW w:w="0" w:type="auto"/>
                <w:hideMark/>
              </w:tcPr>
            </w:tcPrChange>
          </w:tcPr>
          <w:p w:rsidR="008126C9" w:rsidRPr="00C72BB6" w:rsidRDefault="008B2422" w:rsidP="003E4AE4">
            <w:pPr>
              <w:rPr>
                <w:rFonts w:cs="Arial"/>
              </w:rPr>
            </w:pPr>
            <w:r w:rsidRPr="00C72BB6">
              <w:rPr>
                <w:rFonts w:cs="Arial"/>
              </w:rPr>
              <w:t>whomPhoneNo (MSISDN)</w:t>
            </w:r>
          </w:p>
        </w:tc>
        <w:tc>
          <w:tcPr>
            <w:tcW w:w="0" w:type="auto"/>
            <w:hideMark/>
            <w:tcPrChange w:id="2741" w:author="Sumit Pabbi" w:date="2015-04-13T19:27:00Z">
              <w:tcPr>
                <w:tcW w:w="0" w:type="auto"/>
                <w:hideMark/>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MSISDN is missing in the CSV, then the new record cannot be imported.</w:t>
            </w:r>
          </w:p>
        </w:tc>
        <w:tc>
          <w:tcPr>
            <w:tcW w:w="0" w:type="auto"/>
            <w:hideMark/>
            <w:tcPrChange w:id="2742" w:author="Sumit Pabbi" w:date="2015-04-13T19:27:00Z">
              <w:tcPr>
                <w:tcW w:w="0" w:type="auto"/>
                <w:hideMark/>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hideMark/>
            <w:tcPrChange w:id="2743" w:author="Sumit Pabbi" w:date="2015-04-13T19:27:00Z">
              <w:tcPr>
                <w:tcW w:w="0" w:type="auto"/>
                <w:hideMark/>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MSISDN missing. </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Change w:id="2744"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5" w:author="Sumit Pabbi" w:date="2015-04-13T19:27:00Z">
              <w:tcPr>
                <w:tcW w:w="0" w:type="auto"/>
                <w:hideMark/>
              </w:tcPr>
            </w:tcPrChange>
          </w:tcPr>
          <w:p w:rsidR="008126C9" w:rsidRPr="00C72BB6" w:rsidRDefault="008126C9" w:rsidP="003E4AE4">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hideMark/>
            <w:tcPrChange w:id="2746" w:author="Sumit Pabbi" w:date="2015-04-13T19:27:00Z">
              <w:tcPr>
                <w:tcW w:w="0" w:type="auto"/>
                <w:hideMark/>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MSISDN is searched in MDS. If it is present  with different MCTS ID and has a subscription to 72 weeks pack with status as Active/PendingActivation. Then new record is rejected (as same pack cannot be activated multiple times on same MSISDN).</w:t>
            </w:r>
          </w:p>
        </w:tc>
        <w:tc>
          <w:tcPr>
            <w:tcW w:w="0" w:type="auto"/>
            <w:hideMark/>
            <w:tcPrChange w:id="2747" w:author="Sumit Pabbi" w:date="2015-04-13T19:27:00Z">
              <w:tcPr>
                <w:tcW w:w="0" w:type="auto"/>
                <w:hideMark/>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Inconsistent Data</w:t>
            </w:r>
          </w:p>
        </w:tc>
        <w:tc>
          <w:tcPr>
            <w:tcW w:w="0" w:type="auto"/>
            <w:hideMark/>
            <w:tcPrChange w:id="2748" w:author="Sumit Pabbi" w:date="2015-04-13T19:27:00Z">
              <w:tcPr>
                <w:tcW w:w="0" w:type="auto"/>
                <w:hideMark/>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Pack Alre</w:t>
            </w:r>
            <w:r w:rsidR="008126C9" w:rsidRPr="00C72BB6">
              <w:rPr>
                <w:rFonts w:cs="Arial"/>
              </w:rPr>
              <w:t xml:space="preserve">ady Subscribed to MSISDN. </w:t>
            </w:r>
          </w:p>
        </w:tc>
      </w:tr>
      <w:tr w:rsidR="009C5EDB" w:rsidRPr="00C72BB6" w:rsidTr="00417750">
        <w:trPr>
          <w:trHeight w:val="20"/>
          <w:trPrChange w:id="2749"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50" w:author="Sumit Pabbi" w:date="2015-04-13T19:27:00Z">
              <w:tcPr>
                <w:tcW w:w="0" w:type="auto"/>
                <w:hideMark/>
              </w:tcPr>
            </w:tcPrChange>
          </w:tcPr>
          <w:p w:rsidR="008126C9" w:rsidRPr="00C72BB6" w:rsidRDefault="008B2422" w:rsidP="003E4AE4">
            <w:pPr>
              <w:rPr>
                <w:rFonts w:cs="Arial"/>
              </w:rPr>
            </w:pPr>
            <w:r w:rsidRPr="00C72BB6">
              <w:rPr>
                <w:rFonts w:cs="Arial"/>
              </w:rPr>
              <w:t>LOCATION (stateCode/ districtCode/ talukaCode/ healthBlockCode/ phcCode/ subCentreCode/ villageCode)</w:t>
            </w:r>
          </w:p>
        </w:tc>
        <w:tc>
          <w:tcPr>
            <w:tcW w:w="0" w:type="auto"/>
            <w:hideMark/>
            <w:tcPrChange w:id="2751" w:author="Sumit Pabbi" w:date="2015-04-13T19:27:00Z">
              <w:tcPr>
                <w:tcW w:w="0" w:type="auto"/>
                <w:hideMark/>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any of the fields of location (State and /or, District) is missing in the CSV, then the new record cannot be imported.</w:t>
            </w:r>
          </w:p>
        </w:tc>
        <w:tc>
          <w:tcPr>
            <w:tcW w:w="0" w:type="auto"/>
            <w:hideMark/>
            <w:tcPrChange w:id="2752" w:author="Sumit Pabbi" w:date="2015-04-13T19:27:00Z">
              <w:tcPr>
                <w:tcW w:w="0" w:type="auto"/>
                <w:hideMark/>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hideMark/>
            <w:tcPrChange w:id="2753" w:author="Sumit Pabbi" w:date="2015-04-13T19:27:00Z">
              <w:tcPr>
                <w:tcW w:w="0" w:type="auto"/>
                <w:hideMark/>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w:t>
            </w:r>
          </w:p>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State Missing.</w:t>
            </w:r>
          </w:p>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Or</w:t>
            </w:r>
          </w:p>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w:t>
            </w:r>
          </w:p>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District Missing.</w:t>
            </w:r>
          </w:p>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p>
        </w:tc>
      </w:tr>
      <w:tr w:rsidR="008B2422" w:rsidRPr="00C72BB6" w:rsidDel="005E5CD5" w:rsidTr="00417750">
        <w:trPr>
          <w:cnfStyle w:val="000000100000" w:firstRow="0" w:lastRow="0" w:firstColumn="0" w:lastColumn="0" w:oddVBand="0" w:evenVBand="0" w:oddHBand="1" w:evenHBand="0" w:firstRowFirstColumn="0" w:firstRowLastColumn="0" w:lastRowFirstColumn="0" w:lastRowLastColumn="0"/>
          <w:trHeight w:val="20"/>
          <w:trPrChange w:id="2754"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755" w:author="Sumit Pabbi" w:date="2015-04-13T19:27:00Z">
              <w:tcPr>
                <w:tcW w:w="0" w:type="auto"/>
              </w:tcPr>
            </w:tcPrChange>
          </w:tcPr>
          <w:p w:rsidR="008126C9" w:rsidRPr="00C72BB6" w:rsidRDefault="008126C9" w:rsidP="003E4AE4">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tcPrChange w:id="2756"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any field of the location which is present but doesn’t match to location in Master Location data</w:t>
            </w:r>
          </w:p>
        </w:tc>
        <w:tc>
          <w:tcPr>
            <w:tcW w:w="0" w:type="auto"/>
            <w:tcPrChange w:id="2757"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tcPrChange w:id="2758" w:author="Sumit Pabbi" w:date="2015-04-13T19:27:00Z">
              <w:tcPr>
                <w:tcW w:w="0" w:type="auto"/>
              </w:tcPr>
            </w:tcPrChange>
          </w:tcPr>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Invalid State Information. </w:t>
            </w:r>
          </w:p>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Or</w:t>
            </w:r>
          </w:p>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Invalid Village Information. </w:t>
            </w:r>
          </w:p>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w:t>
            </w:r>
          </w:p>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Etc.</w:t>
            </w:r>
          </w:p>
          <w:p w:rsidR="008126C9" w:rsidRPr="00C72BB6" w:rsidRDefault="008126C9" w:rsidP="003E4AE4">
            <w:pPr>
              <w:cnfStyle w:val="000000100000" w:firstRow="0" w:lastRow="0" w:firstColumn="0" w:lastColumn="0" w:oddVBand="0" w:evenVBand="0" w:oddHBand="1" w:evenHBand="0" w:firstRowFirstColumn="0" w:firstRowLastColumn="0" w:lastRowFirstColumn="0" w:lastRowLastColumn="0"/>
              <w:rPr>
                <w:rFonts w:cs="Arial"/>
              </w:rPr>
            </w:pPr>
          </w:p>
        </w:tc>
      </w:tr>
      <w:tr w:rsidR="009C5EDB" w:rsidRPr="00C72BB6" w:rsidTr="00417750">
        <w:trPr>
          <w:trHeight w:val="20"/>
          <w:trPrChange w:id="2759"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760" w:author="Sumit Pabbi" w:date="2015-04-13T19:27:00Z">
              <w:tcPr>
                <w:tcW w:w="0" w:type="auto"/>
              </w:tcPr>
            </w:tcPrChange>
          </w:tcPr>
          <w:p w:rsidR="008126C9" w:rsidRPr="00C72BB6" w:rsidRDefault="008B2422" w:rsidP="003E4AE4">
            <w:pPr>
              <w:rPr>
                <w:rFonts w:cs="Arial"/>
              </w:rPr>
            </w:pPr>
            <w:r w:rsidRPr="00C72BB6">
              <w:rPr>
                <w:rFonts w:cs="Arial"/>
              </w:rPr>
              <w:t>abortion</w:t>
            </w:r>
          </w:p>
        </w:tc>
        <w:tc>
          <w:tcPr>
            <w:tcW w:w="0" w:type="auto"/>
            <w:tcPrChange w:id="2761"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If it is present then value should be one of (MTP&gt;12 Weeks, MTP&lt;12 Weeks, Spontaneous, None). </w:t>
            </w:r>
          </w:p>
        </w:tc>
        <w:tc>
          <w:tcPr>
            <w:tcW w:w="0" w:type="auto"/>
            <w:tcPrChange w:id="2762"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auto"/>
            <w:tcPrChange w:id="2763"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Invalid Abortion information. </w:t>
            </w:r>
          </w:p>
        </w:tc>
      </w:tr>
      <w:tr w:rsidR="009C5EDB" w:rsidRPr="00C72BB6" w:rsidTr="00417750">
        <w:trPr>
          <w:cnfStyle w:val="000000100000" w:firstRow="0" w:lastRow="0" w:firstColumn="0" w:lastColumn="0" w:oddVBand="0" w:evenVBand="0" w:oddHBand="1" w:evenHBand="0" w:firstRowFirstColumn="0" w:firstRowLastColumn="0" w:lastRowFirstColumn="0" w:lastRowLastColumn="0"/>
          <w:trHeight w:val="20"/>
          <w:trPrChange w:id="2764"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765" w:author="Sumit Pabbi" w:date="2015-04-13T19:27:00Z">
              <w:tcPr>
                <w:tcW w:w="0" w:type="auto"/>
              </w:tcPr>
            </w:tcPrChange>
          </w:tcPr>
          <w:p w:rsidR="008126C9" w:rsidRPr="00C72BB6" w:rsidRDefault="008B2422" w:rsidP="003E4AE4">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entryType</w:t>
            </w:r>
          </w:p>
        </w:tc>
        <w:tc>
          <w:tcPr>
            <w:tcW w:w="0" w:type="auto"/>
            <w:tcPrChange w:id="2766"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If it is present then value should be one of (1-Active, 9-Death, 2-MigratedIn, 3-MigratedOut). </w:t>
            </w:r>
          </w:p>
        </w:tc>
        <w:tc>
          <w:tcPr>
            <w:tcW w:w="0" w:type="auto"/>
            <w:tcPrChange w:id="2767"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tcPrChange w:id="2768"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Invalid Entry_Type information. </w:t>
            </w:r>
          </w:p>
        </w:tc>
      </w:tr>
      <w:tr w:rsidR="009C5EDB" w:rsidRPr="00C72BB6" w:rsidTr="00417750">
        <w:trPr>
          <w:trHeight w:val="20"/>
          <w:trPrChange w:id="2769"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770" w:author="Sumit Pabbi" w:date="2015-04-13T19:27:00Z">
              <w:tcPr>
                <w:tcW w:w="0" w:type="auto"/>
              </w:tcPr>
            </w:tcPrChange>
          </w:tcPr>
          <w:p w:rsidR="008126C9" w:rsidRPr="00C72BB6" w:rsidRDefault="008B2422" w:rsidP="003E4AE4">
            <w:pPr>
              <w:rPr>
                <w:rFonts w:cs="Arial"/>
              </w:rPr>
            </w:pPr>
            <w:r w:rsidRPr="00C72BB6">
              <w:rPr>
                <w:rFonts w:cs="Arial"/>
              </w:rPr>
              <w:t>lmpDate</w:t>
            </w:r>
          </w:p>
        </w:tc>
        <w:tc>
          <w:tcPr>
            <w:tcW w:w="0" w:type="auto"/>
            <w:tcPrChange w:id="2771"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LMP_Date is missing in mother record it cannot be imported</w:t>
            </w:r>
          </w:p>
        </w:tc>
        <w:tc>
          <w:tcPr>
            <w:tcW w:w="0" w:type="auto"/>
            <w:tcPrChange w:id="2772"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tcPrChange w:id="2773"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LMP_Date missing. </w:t>
            </w:r>
          </w:p>
        </w:tc>
      </w:tr>
      <w:tr w:rsidR="008B2422" w:rsidRPr="00C72BB6" w:rsidTr="00417750">
        <w:trPr>
          <w:cnfStyle w:val="000000100000" w:firstRow="0" w:lastRow="0" w:firstColumn="0" w:lastColumn="0" w:oddVBand="0" w:evenVBand="0" w:oddHBand="1" w:evenHBand="0" w:firstRowFirstColumn="0" w:firstRowLastColumn="0" w:lastRowFirstColumn="0" w:lastRowLastColumn="0"/>
          <w:trHeight w:val="20"/>
          <w:trPrChange w:id="2774"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775" w:author="Sumit Pabbi" w:date="2015-04-13T19:27:00Z">
              <w:tcPr>
                <w:tcW w:w="0" w:type="auto"/>
              </w:tcPr>
            </w:tcPrChange>
          </w:tcPr>
          <w:p w:rsidR="008126C9" w:rsidRPr="00C72BB6" w:rsidRDefault="008126C9" w:rsidP="003E4AE4">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tcPrChange w:id="2776"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format of LMP_Date is not correct.</w:t>
            </w:r>
          </w:p>
        </w:tc>
        <w:tc>
          <w:tcPr>
            <w:tcW w:w="0" w:type="auto"/>
            <w:tcPrChange w:id="2777"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tcPrChange w:id="2778" w:author="Sumit Pabbi" w:date="2015-04-13T19:27:00Z">
              <w:tcPr>
                <w:tcW w:w="0" w:type="auto"/>
              </w:tcPr>
            </w:tcPrChange>
          </w:tcPr>
          <w:p w:rsidR="008126C9" w:rsidRPr="00C72BB6" w:rsidRDefault="008B2422" w:rsidP="003E4AE4">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Invalid LMP_Date information.</w:t>
            </w:r>
          </w:p>
        </w:tc>
      </w:tr>
      <w:tr w:rsidR="009C5EDB" w:rsidRPr="00C72BB6" w:rsidTr="00417750">
        <w:trPr>
          <w:trHeight w:val="20"/>
          <w:trPrChange w:id="2779"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780" w:author="Sumit Pabbi" w:date="2015-04-13T19:27:00Z">
              <w:tcPr>
                <w:tcW w:w="0" w:type="auto"/>
              </w:tcPr>
            </w:tcPrChange>
          </w:tcPr>
          <w:p w:rsidR="008126C9" w:rsidRPr="00C72BB6" w:rsidRDefault="008B2422" w:rsidP="003E4AE4">
            <w:pPr>
              <w:rPr>
                <w:rFonts w:cs="Arial"/>
              </w:rPr>
            </w:pPr>
            <w:r w:rsidRPr="00C72BB6">
              <w:rPr>
                <w:rFonts w:cs="Arial"/>
              </w:rPr>
              <w:t>ALL</w:t>
            </w:r>
          </w:p>
        </w:tc>
        <w:tc>
          <w:tcPr>
            <w:tcW w:w="0" w:type="auto"/>
            <w:tcPrChange w:id="2781"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number of existing Active/PendingActivation subscriber exceeds the configured limit of allowed users</w:t>
            </w:r>
          </w:p>
        </w:tc>
        <w:tc>
          <w:tcPr>
            <w:tcW w:w="0" w:type="auto"/>
            <w:tcPrChange w:id="2782"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InconsistentData</w:t>
            </w:r>
          </w:p>
        </w:tc>
        <w:tc>
          <w:tcPr>
            <w:tcW w:w="0" w:type="auto"/>
            <w:tcPrChange w:id="2783" w:author="Sumit Pabbi" w:date="2015-04-13T19:27:00Z">
              <w:tcPr>
                <w:tcW w:w="0" w:type="auto"/>
              </w:tcPr>
            </w:tcPrChange>
          </w:tcPr>
          <w:p w:rsidR="008126C9" w:rsidRPr="00C72BB6" w:rsidRDefault="008B2422"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w:t>
            </w:r>
          </w:p>
          <w:p w:rsidR="008126C9" w:rsidRPr="00C72BB6" w:rsidRDefault="008126C9" w:rsidP="003E4AE4">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Beneficiary count exceeded.</w:t>
            </w:r>
          </w:p>
        </w:tc>
      </w:tr>
    </w:tbl>
    <w:p w:rsidR="006622E9" w:rsidRPr="00C72BB6" w:rsidRDefault="008126C9" w:rsidP="008C7E28">
      <w:pPr>
        <w:pStyle w:val="Heading4"/>
      </w:pPr>
      <w:bookmarkStart w:id="2784" w:name="_Ref411459913"/>
      <w:r w:rsidRPr="00C72BB6">
        <w:t>MCTS Child Data Validation Checks</w:t>
      </w:r>
      <w:bookmarkEnd w:id="2784"/>
    </w:p>
    <w:tbl>
      <w:tblPr>
        <w:tblStyle w:val="LightList-Accent12"/>
        <w:tblW w:w="0" w:type="auto"/>
        <w:tblLook w:val="04A0" w:firstRow="1" w:lastRow="0" w:firstColumn="1" w:lastColumn="0" w:noHBand="0" w:noVBand="1"/>
        <w:tblPrChange w:id="2785" w:author="Sumit Pabbi" w:date="2015-04-13T19:27:00Z">
          <w:tblPr>
            <w:tblStyle w:val="LightList-Accent12"/>
            <w:tblW w:w="0" w:type="auto"/>
            <w:tblLook w:val="04A0" w:firstRow="1" w:lastRow="0" w:firstColumn="1" w:lastColumn="0" w:noHBand="0" w:noVBand="1"/>
          </w:tblPr>
        </w:tblPrChange>
      </w:tblPr>
      <w:tblGrid>
        <w:gridCol w:w="2500"/>
        <w:gridCol w:w="4011"/>
        <w:gridCol w:w="1662"/>
        <w:gridCol w:w="1673"/>
        <w:tblGridChange w:id="2786">
          <w:tblGrid>
            <w:gridCol w:w="2431"/>
            <w:gridCol w:w="3852"/>
            <w:gridCol w:w="1653"/>
            <w:gridCol w:w="1640"/>
          </w:tblGrid>
        </w:tblGridChange>
      </w:tblGrid>
      <w:tr w:rsidR="00417750" w:rsidRPr="00C72BB6" w:rsidTr="00417750">
        <w:trPr>
          <w:cnfStyle w:val="100000000000" w:firstRow="1" w:lastRow="0" w:firstColumn="0" w:lastColumn="0" w:oddVBand="0" w:evenVBand="0" w:oddHBand="0" w:evenHBand="0" w:firstRowFirstColumn="0" w:firstRowLastColumn="0" w:lastRowFirstColumn="0" w:lastRowLastColumn="0"/>
          <w:trHeight w:val="20"/>
          <w:trPrChange w:id="2787"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88" w:author="Sumit Pabbi" w:date="2015-04-13T19:27:00Z">
              <w:tcPr>
                <w:tcW w:w="0" w:type="auto"/>
                <w:hideMark/>
              </w:tcPr>
            </w:tcPrChange>
          </w:tcPr>
          <w:p w:rsidR="008126C9" w:rsidRPr="00C72BB6" w:rsidRDefault="008126C9" w:rsidP="006F45C7">
            <w:pPr>
              <w:cnfStyle w:val="101000000000" w:firstRow="1" w:lastRow="0" w:firstColumn="1" w:lastColumn="0" w:oddVBand="0" w:evenVBand="0" w:oddHBand="0" w:evenHBand="0" w:firstRowFirstColumn="0" w:firstRowLastColumn="0" w:lastRowFirstColumn="0" w:lastRowLastColumn="0"/>
              <w:rPr>
                <w:rFonts w:cs="Arial"/>
              </w:rPr>
            </w:pPr>
            <w:r w:rsidRPr="00C72BB6">
              <w:rPr>
                <w:rFonts w:cs="Arial"/>
              </w:rPr>
              <w:t xml:space="preserve">FIELD </w:t>
            </w:r>
          </w:p>
        </w:tc>
        <w:tc>
          <w:tcPr>
            <w:tcW w:w="0" w:type="auto"/>
            <w:hideMark/>
            <w:tcPrChange w:id="2789"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REASON </w:t>
            </w:r>
          </w:p>
        </w:tc>
        <w:tc>
          <w:tcPr>
            <w:tcW w:w="0" w:type="auto"/>
            <w:hideMark/>
            <w:tcPrChange w:id="2790"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CAUSE </w:t>
            </w:r>
          </w:p>
        </w:tc>
        <w:tc>
          <w:tcPr>
            <w:tcW w:w="0" w:type="auto"/>
            <w:hideMark/>
            <w:tcPrChange w:id="2791"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ERROR STRING </w:t>
            </w:r>
          </w:p>
        </w:tc>
      </w:tr>
      <w:tr w:rsidR="00417750" w:rsidRPr="00C72BB6" w:rsidTr="00417750">
        <w:trPr>
          <w:cnfStyle w:val="000000100000" w:firstRow="0" w:lastRow="0" w:firstColumn="0" w:lastColumn="0" w:oddVBand="0" w:evenVBand="0" w:oddHBand="1" w:evenHBand="0" w:firstRowFirstColumn="0" w:firstRowLastColumn="0" w:lastRowFirstColumn="0" w:lastRowLastColumn="0"/>
          <w:trHeight w:val="20"/>
          <w:trPrChange w:id="2792"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3"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IdNo (MCTS ID)</w:t>
            </w:r>
          </w:p>
        </w:tc>
        <w:tc>
          <w:tcPr>
            <w:tcW w:w="0" w:type="auto"/>
            <w:hideMark/>
            <w:tcPrChange w:id="2794"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MCTS ID is missing in the CSV, then the new record cannot be imported.</w:t>
            </w:r>
          </w:p>
        </w:tc>
        <w:tc>
          <w:tcPr>
            <w:tcW w:w="0" w:type="auto"/>
            <w:hideMark/>
            <w:tcPrChange w:id="2795"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796"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MCTS ID missing. </w:t>
            </w:r>
          </w:p>
        </w:tc>
      </w:tr>
      <w:tr w:rsidR="00417750" w:rsidRPr="00C72BB6" w:rsidTr="00417750">
        <w:trPr>
          <w:trHeight w:val="20"/>
          <w:trPrChange w:id="2797"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8" w:author="Sumit Pabbi" w:date="2015-04-13T19:27:00Z">
              <w:tcPr>
                <w:tcW w:w="0" w:type="auto"/>
                <w:hideMark/>
              </w:tcPr>
            </w:tcPrChange>
          </w:tcPr>
          <w:p w:rsidR="008126C9" w:rsidRPr="00C72BB6" w:rsidRDefault="008126C9" w:rsidP="006F45C7">
            <w:pPr>
              <w:rPr>
                <w:rFonts w:cs="Arial"/>
              </w:rPr>
            </w:pPr>
            <w:r w:rsidRPr="00C72BB6">
              <w:rPr>
                <w:rFonts w:cs="Arial"/>
              </w:rPr>
              <w:t>whomPhoneNo (MSISDN)</w:t>
            </w:r>
          </w:p>
        </w:tc>
        <w:tc>
          <w:tcPr>
            <w:tcW w:w="0" w:type="auto"/>
            <w:hideMark/>
            <w:tcPrChange w:id="2799"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MSISDN is missing in the CSV, then the new record cannot be imported.</w:t>
            </w:r>
          </w:p>
        </w:tc>
        <w:tc>
          <w:tcPr>
            <w:tcW w:w="0" w:type="auto"/>
            <w:hideMark/>
            <w:tcPrChange w:id="2800"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hideMark/>
            <w:tcPrChange w:id="2801"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MSISDN missing. </w:t>
            </w:r>
          </w:p>
        </w:tc>
      </w:tr>
      <w:tr w:rsidR="00417750" w:rsidRPr="00C72BB6" w:rsidTr="00417750">
        <w:trPr>
          <w:cnfStyle w:val="000000100000" w:firstRow="0" w:lastRow="0" w:firstColumn="0" w:lastColumn="0" w:oddVBand="0" w:evenVBand="0" w:oddHBand="1" w:evenHBand="0" w:firstRowFirstColumn="0" w:firstRowLastColumn="0" w:lastRowFirstColumn="0" w:lastRowLastColumn="0"/>
          <w:trHeight w:val="20"/>
          <w:trPrChange w:id="2802"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03"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hideMark/>
            <w:tcPrChange w:id="2804"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MSISDN is searched in MDS. If it is present  with different MCTS ID and has a subscription to 72 weeks pack with status as Active/PendingActivation. Then new record is rejected (as same pack cannot be activated multiple times on same MSISDN).</w:t>
            </w:r>
          </w:p>
        </w:tc>
        <w:tc>
          <w:tcPr>
            <w:tcW w:w="0" w:type="auto"/>
            <w:hideMark/>
            <w:tcPrChange w:id="2805"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Inconsistent Data</w:t>
            </w:r>
          </w:p>
        </w:tc>
        <w:tc>
          <w:tcPr>
            <w:tcW w:w="0" w:type="auto"/>
            <w:hideMark/>
            <w:tcPrChange w:id="2806"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Pack Already Subscribed to MSISDN. </w:t>
            </w:r>
          </w:p>
        </w:tc>
      </w:tr>
      <w:tr w:rsidR="00417750" w:rsidRPr="00C72BB6" w:rsidTr="00417750">
        <w:trPr>
          <w:trHeight w:val="20"/>
          <w:trPrChange w:id="2807"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08" w:author="Sumit Pabbi" w:date="2015-04-13T19:27:00Z">
              <w:tcPr>
                <w:tcW w:w="0" w:type="auto"/>
                <w:hideMark/>
              </w:tcPr>
            </w:tcPrChange>
          </w:tcPr>
          <w:p w:rsidR="008126C9" w:rsidRPr="00C72BB6" w:rsidRDefault="008126C9" w:rsidP="006F45C7">
            <w:pPr>
              <w:rPr>
                <w:rFonts w:cs="Arial"/>
              </w:rPr>
            </w:pPr>
            <w:r w:rsidRPr="00C72BB6">
              <w:rPr>
                <w:rFonts w:cs="Arial"/>
              </w:rPr>
              <w:t>LOCATION (stateCode/ districtCode/ talukaCode/ healthBlockCode/ phcCode/ subCentreCode/ villageCode)</w:t>
            </w:r>
          </w:p>
        </w:tc>
        <w:tc>
          <w:tcPr>
            <w:tcW w:w="0" w:type="auto"/>
            <w:hideMark/>
            <w:tcPrChange w:id="2809"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any of the fields of location (State and /or, District) is missing in the CSV, then the new record cannot be imported.</w:t>
            </w:r>
          </w:p>
        </w:tc>
        <w:tc>
          <w:tcPr>
            <w:tcW w:w="0" w:type="auto"/>
            <w:hideMark/>
            <w:tcPrChange w:id="2810"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hideMark/>
            <w:tcPrChange w:id="2811"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State Missing.</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Or</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District Missing.</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417750" w:rsidRPr="00C72BB6" w:rsidDel="005E5CD5" w:rsidTr="00417750">
        <w:trPr>
          <w:cnfStyle w:val="000000100000" w:firstRow="0" w:lastRow="0" w:firstColumn="0" w:lastColumn="0" w:oddVBand="0" w:evenVBand="0" w:oddHBand="1" w:evenHBand="0" w:firstRowFirstColumn="0" w:firstRowLastColumn="0" w:lastRowFirstColumn="0" w:lastRowLastColumn="0"/>
          <w:trHeight w:val="20"/>
          <w:trPrChange w:id="2812"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813"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tcPrChange w:id="2814"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any field of the location which is present but doesn’t match to location in Master Location data</w:t>
            </w:r>
          </w:p>
        </w:tc>
        <w:tc>
          <w:tcPr>
            <w:tcW w:w="0" w:type="auto"/>
            <w:tcPrChange w:id="2815"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tcPrChange w:id="2816"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Invalid State Information. </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Or</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Invalid Village Information. </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Etc.</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p>
        </w:tc>
      </w:tr>
      <w:tr w:rsidR="00417750" w:rsidRPr="00C72BB6" w:rsidTr="00417750">
        <w:trPr>
          <w:trHeight w:val="20"/>
          <w:trPrChange w:id="2817"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818" w:author="Sumit Pabbi" w:date="2015-04-13T19:27:00Z">
              <w:tcPr>
                <w:tcW w:w="0" w:type="auto"/>
              </w:tcPr>
            </w:tcPrChange>
          </w:tcPr>
          <w:p w:rsidR="008126C9" w:rsidRPr="00C72BB6" w:rsidRDefault="008126C9" w:rsidP="006F45C7">
            <w:pPr>
              <w:rPr>
                <w:rFonts w:cs="Arial"/>
              </w:rPr>
            </w:pPr>
            <w:r w:rsidRPr="00C72BB6">
              <w:rPr>
                <w:rFonts w:cs="Arial"/>
              </w:rPr>
              <w:t>abortion</w:t>
            </w:r>
          </w:p>
        </w:tc>
        <w:tc>
          <w:tcPr>
            <w:tcW w:w="0" w:type="auto"/>
            <w:tcPrChange w:id="2819"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If it is present then value should be one of (MTP&gt;12 Weeks, MTP&lt;12 Weeks, Spontaneous, None). </w:t>
            </w:r>
          </w:p>
        </w:tc>
        <w:tc>
          <w:tcPr>
            <w:tcW w:w="0" w:type="auto"/>
            <w:tcPrChange w:id="2820"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auto"/>
            <w:tcPrChange w:id="2821"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Invalid Abortion information. </w:t>
            </w:r>
          </w:p>
        </w:tc>
      </w:tr>
      <w:tr w:rsidR="00417750" w:rsidRPr="00C72BB6" w:rsidTr="00417750">
        <w:trPr>
          <w:cnfStyle w:val="000000100000" w:firstRow="0" w:lastRow="0" w:firstColumn="0" w:lastColumn="0" w:oddVBand="0" w:evenVBand="0" w:oddHBand="1" w:evenHBand="0" w:firstRowFirstColumn="0" w:firstRowLastColumn="0" w:lastRowFirstColumn="0" w:lastRowLastColumn="0"/>
          <w:trHeight w:val="20"/>
          <w:trPrChange w:id="2822"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823"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entryType</w:t>
            </w:r>
          </w:p>
        </w:tc>
        <w:tc>
          <w:tcPr>
            <w:tcW w:w="0" w:type="auto"/>
            <w:tcPrChange w:id="2824"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If it is present then value should be one of (1-Active, 9-Death, 2-MigratedIn, 3-MigratedOut). </w:t>
            </w:r>
          </w:p>
        </w:tc>
        <w:tc>
          <w:tcPr>
            <w:tcW w:w="0" w:type="auto"/>
            <w:tcPrChange w:id="2825"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tcPrChange w:id="2826"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Invalid Entry_Type information. </w:t>
            </w:r>
          </w:p>
        </w:tc>
      </w:tr>
      <w:tr w:rsidR="00417750" w:rsidRPr="00C72BB6" w:rsidTr="00417750">
        <w:trPr>
          <w:trHeight w:val="20"/>
          <w:trPrChange w:id="2827"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828" w:author="Sumit Pabbi" w:date="2015-04-13T19:27:00Z">
              <w:tcPr>
                <w:tcW w:w="0" w:type="auto"/>
              </w:tcPr>
            </w:tcPrChange>
          </w:tcPr>
          <w:p w:rsidR="008126C9" w:rsidRPr="00C72BB6" w:rsidRDefault="008126C9" w:rsidP="006F45C7">
            <w:pPr>
              <w:rPr>
                <w:rFonts w:cs="Arial"/>
              </w:rPr>
            </w:pPr>
            <w:r w:rsidRPr="00C72BB6">
              <w:rPr>
                <w:rFonts w:cs="Arial"/>
              </w:rPr>
              <w:t>lmpDate</w:t>
            </w:r>
          </w:p>
        </w:tc>
        <w:tc>
          <w:tcPr>
            <w:tcW w:w="0" w:type="auto"/>
            <w:tcPrChange w:id="2829"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LMP_Date is missing in mother record it cannot be imported</w:t>
            </w:r>
          </w:p>
        </w:tc>
        <w:tc>
          <w:tcPr>
            <w:tcW w:w="0" w:type="auto"/>
            <w:tcPrChange w:id="2830"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tcPrChange w:id="2831"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LMP_Date missing. </w:t>
            </w:r>
          </w:p>
        </w:tc>
      </w:tr>
      <w:tr w:rsidR="00417750" w:rsidRPr="00C72BB6" w:rsidTr="00417750">
        <w:trPr>
          <w:cnfStyle w:val="000000100000" w:firstRow="0" w:lastRow="0" w:firstColumn="0" w:lastColumn="0" w:oddVBand="0" w:evenVBand="0" w:oddHBand="1" w:evenHBand="0" w:firstRowFirstColumn="0" w:firstRowLastColumn="0" w:lastRowFirstColumn="0" w:lastRowLastColumn="0"/>
          <w:trHeight w:val="20"/>
          <w:trPrChange w:id="2832"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833" w:author="Sumit Pabbi" w:date="2015-04-13T19:27:00Z">
              <w:tcPr>
                <w:tcW w:w="0" w:type="auto"/>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tcPrChange w:id="2834"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format of LMP_Date is not correct.</w:t>
            </w:r>
          </w:p>
        </w:tc>
        <w:tc>
          <w:tcPr>
            <w:tcW w:w="0" w:type="auto"/>
            <w:tcPrChange w:id="2835"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tcPrChange w:id="2836" w:author="Sumit Pabbi" w:date="2015-04-13T19:27:00Z">
              <w:tcPr>
                <w:tcW w:w="0" w:type="auto"/>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Invalid LMP_Date information.</w:t>
            </w:r>
          </w:p>
        </w:tc>
      </w:tr>
      <w:tr w:rsidR="00417750" w:rsidRPr="00C72BB6" w:rsidTr="00417750">
        <w:trPr>
          <w:trHeight w:val="20"/>
          <w:trPrChange w:id="2837"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838" w:author="Sumit Pabbi" w:date="2015-04-13T19:27:00Z">
              <w:tcPr>
                <w:tcW w:w="0" w:type="auto"/>
              </w:tcPr>
            </w:tcPrChange>
          </w:tcPr>
          <w:p w:rsidR="008126C9" w:rsidRPr="00C72BB6" w:rsidRDefault="008126C9" w:rsidP="006F45C7">
            <w:pPr>
              <w:rPr>
                <w:rFonts w:cs="Arial"/>
              </w:rPr>
            </w:pPr>
            <w:r w:rsidRPr="00C72BB6">
              <w:rPr>
                <w:rFonts w:cs="Arial"/>
              </w:rPr>
              <w:t>ALL</w:t>
            </w:r>
          </w:p>
        </w:tc>
        <w:tc>
          <w:tcPr>
            <w:tcW w:w="0" w:type="auto"/>
            <w:tcPrChange w:id="2839"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number of existing Active/PendingActivation subscriber exceeds the configured limit of allowed users</w:t>
            </w:r>
          </w:p>
        </w:tc>
        <w:tc>
          <w:tcPr>
            <w:tcW w:w="0" w:type="auto"/>
            <w:tcPrChange w:id="2840"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InconsistentData</w:t>
            </w:r>
          </w:p>
        </w:tc>
        <w:tc>
          <w:tcPr>
            <w:tcW w:w="0" w:type="auto"/>
            <w:tcPrChange w:id="2841" w:author="Sumit Pabbi" w:date="2015-04-13T19:27:00Z">
              <w:tcPr>
                <w:tcW w:w="0" w:type="auto"/>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Beneficiary count exceeded.</w:t>
            </w:r>
          </w:p>
        </w:tc>
      </w:tr>
    </w:tbl>
    <w:p w:rsidR="008126C9" w:rsidRPr="00C72BB6" w:rsidRDefault="008126C9" w:rsidP="008126C9">
      <w:pPr>
        <w:ind w:left="864"/>
        <w:rPr>
          <w:rFonts w:ascii="Arial" w:hAnsi="Arial" w:cs="Arial"/>
        </w:rPr>
      </w:pPr>
    </w:p>
    <w:p w:rsidR="008126C9" w:rsidRPr="00C72BB6" w:rsidRDefault="008126C9" w:rsidP="008126C9">
      <w:pPr>
        <w:rPr>
          <w:rFonts w:ascii="Arial" w:hAnsi="Arial" w:cs="Arial"/>
        </w:rPr>
      </w:pPr>
    </w:p>
    <w:p w:rsidR="006622E9" w:rsidRPr="00C72BB6" w:rsidRDefault="006622E9" w:rsidP="006622E9">
      <w:pPr>
        <w:rPr>
          <w:rFonts w:ascii="Arial" w:hAnsi="Arial" w:cs="Arial"/>
        </w:rPr>
      </w:pPr>
    </w:p>
    <w:p w:rsidR="006622E9" w:rsidRPr="00C72BB6" w:rsidRDefault="006622E9" w:rsidP="006622E9">
      <w:pPr>
        <w:rPr>
          <w:rFonts w:ascii="Arial" w:hAnsi="Arial" w:cs="Arial"/>
        </w:rPr>
      </w:pPr>
    </w:p>
    <w:p w:rsidR="002E3114" w:rsidRPr="00C72BB6" w:rsidRDefault="002E3114" w:rsidP="002E3114">
      <w:pPr>
        <w:rPr>
          <w:rFonts w:ascii="Arial" w:hAnsi="Arial" w:cs="Arial"/>
        </w:rPr>
      </w:pPr>
    </w:p>
    <w:p w:rsidR="006622E9" w:rsidRPr="00C72BB6" w:rsidRDefault="006622E9" w:rsidP="006622E9">
      <w:pPr>
        <w:rPr>
          <w:rFonts w:ascii="Arial" w:hAnsi="Arial" w:cs="Arial"/>
        </w:rPr>
      </w:pPr>
    </w:p>
    <w:p w:rsidR="006622E9" w:rsidRPr="00C72BB6" w:rsidRDefault="006622E9" w:rsidP="006622E9">
      <w:pPr>
        <w:rPr>
          <w:rFonts w:ascii="Arial" w:hAnsi="Arial" w:cs="Arial"/>
        </w:rPr>
      </w:pPr>
    </w:p>
    <w:p w:rsidR="006622E9" w:rsidRPr="00C72BB6" w:rsidRDefault="008126C9" w:rsidP="006622E9">
      <w:pPr>
        <w:rPr>
          <w:rFonts w:ascii="Arial" w:eastAsia="Times New Roman" w:hAnsi="Arial" w:cs="Arial"/>
          <w:b/>
          <w:bCs/>
          <w:color w:val="4F81BD"/>
          <w:sz w:val="26"/>
          <w:szCs w:val="26"/>
        </w:rPr>
      </w:pPr>
      <w:r w:rsidRPr="00C72BB6">
        <w:rPr>
          <w:rFonts w:ascii="Arial" w:hAnsi="Arial" w:cs="Arial"/>
        </w:rPr>
        <w:br w:type="page"/>
      </w:r>
    </w:p>
    <w:p w:rsidR="00223A61" w:rsidRPr="00C72BB6" w:rsidRDefault="008126C9" w:rsidP="00AD5C2F">
      <w:pPr>
        <w:pStyle w:val="Heading4"/>
      </w:pPr>
      <w:bookmarkStart w:id="2842" w:name="_Ref415073833"/>
      <w:r w:rsidRPr="00C72BB6">
        <w:t>FLW Data Validation Checks</w:t>
      </w:r>
      <w:bookmarkEnd w:id="2842"/>
    </w:p>
    <w:tbl>
      <w:tblPr>
        <w:tblStyle w:val="LightList-Accent11"/>
        <w:tblW w:w="0" w:type="auto"/>
        <w:tblLook w:val="04A0" w:firstRow="1" w:lastRow="0" w:firstColumn="1" w:lastColumn="0" w:noHBand="0" w:noVBand="1"/>
        <w:tblPrChange w:id="2843" w:author="Sumit Pabbi" w:date="2015-04-13T19:27:00Z">
          <w:tblPr>
            <w:tblStyle w:val="LightList-Accent11"/>
            <w:tblW w:w="0" w:type="auto"/>
            <w:tblLook w:val="04A0" w:firstRow="1" w:lastRow="0" w:firstColumn="1" w:lastColumn="0" w:noHBand="0" w:noVBand="1"/>
          </w:tblPr>
        </w:tblPrChange>
      </w:tblPr>
      <w:tblGrid>
        <w:gridCol w:w="1467"/>
        <w:gridCol w:w="4642"/>
        <w:gridCol w:w="1531"/>
        <w:gridCol w:w="2206"/>
        <w:tblGridChange w:id="2844">
          <w:tblGrid>
            <w:gridCol w:w="1467"/>
            <w:gridCol w:w="4447"/>
            <w:gridCol w:w="1510"/>
            <w:gridCol w:w="2152"/>
          </w:tblGrid>
        </w:tblGridChange>
      </w:tblGrid>
      <w:tr w:rsidR="00D84DC5" w:rsidRPr="00C72BB6" w:rsidTr="00BB4FA0">
        <w:trPr>
          <w:cnfStyle w:val="100000000000" w:firstRow="1" w:lastRow="0" w:firstColumn="0" w:lastColumn="0" w:oddVBand="0" w:evenVBand="0" w:oddHBand="0" w:evenHBand="0" w:firstRowFirstColumn="0" w:firstRowLastColumn="0" w:lastRowFirstColumn="0" w:lastRowLastColumn="0"/>
          <w:trHeight w:val="20"/>
          <w:trPrChange w:id="284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46" w:author="Sumit Pabbi" w:date="2015-04-13T19:27:00Z">
              <w:tcPr>
                <w:tcW w:w="0" w:type="auto"/>
                <w:hideMark/>
              </w:tcPr>
            </w:tcPrChange>
          </w:tcPr>
          <w:p w:rsidR="008126C9" w:rsidRPr="00C72BB6" w:rsidRDefault="008126C9" w:rsidP="006F45C7">
            <w:pPr>
              <w:cnfStyle w:val="101000000000" w:firstRow="1" w:lastRow="0" w:firstColumn="1" w:lastColumn="0" w:oddVBand="0" w:evenVBand="0" w:oddHBand="0" w:evenHBand="0" w:firstRowFirstColumn="0" w:firstRowLastColumn="0" w:lastRowFirstColumn="0" w:lastRowLastColumn="0"/>
              <w:rPr>
                <w:rFonts w:cs="Arial"/>
              </w:rPr>
            </w:pPr>
            <w:r w:rsidRPr="00C72BB6">
              <w:rPr>
                <w:rFonts w:cs="Arial"/>
              </w:rPr>
              <w:t xml:space="preserve">FIELD </w:t>
            </w:r>
          </w:p>
        </w:tc>
        <w:tc>
          <w:tcPr>
            <w:tcW w:w="0" w:type="auto"/>
            <w:hideMark/>
            <w:tcPrChange w:id="2847"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REASON </w:t>
            </w:r>
          </w:p>
        </w:tc>
        <w:tc>
          <w:tcPr>
            <w:tcW w:w="0" w:type="auto"/>
            <w:hideMark/>
            <w:tcPrChange w:id="2848"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CAUSE </w:t>
            </w:r>
          </w:p>
        </w:tc>
        <w:tc>
          <w:tcPr>
            <w:tcW w:w="0" w:type="auto"/>
            <w:hideMark/>
            <w:tcPrChange w:id="2849"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ERROR STRING </w:t>
            </w:r>
          </w:p>
        </w:tc>
      </w:tr>
      <w:tr w:rsidR="005E21AF" w:rsidRPr="00C72BB6" w:rsidTr="00BB4FA0">
        <w:trPr>
          <w:cnfStyle w:val="000000100000" w:firstRow="0" w:lastRow="0" w:firstColumn="0" w:lastColumn="0" w:oddVBand="0" w:evenVBand="0" w:oddHBand="1" w:evenHBand="0" w:firstRowFirstColumn="0" w:firstRowLastColumn="0" w:lastRowFirstColumn="0" w:lastRowLastColumn="0"/>
          <w:trHeight w:val="20"/>
          <w:trPrChange w:id="285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851" w:author="Sumit Pabbi" w:date="2015-04-13T19:27:00Z">
              <w:tcPr>
                <w:tcW w:w="0" w:type="auto"/>
                <w:vMerge w:val="restart"/>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MSISDN</w:t>
            </w:r>
          </w:p>
        </w:tc>
        <w:tc>
          <w:tcPr>
            <w:tcW w:w="0" w:type="auto"/>
            <w:hideMark/>
            <w:tcPrChange w:id="2852"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MSISDN is missing in the CSV, then the new record cannot be imported.</w:t>
            </w:r>
          </w:p>
        </w:tc>
        <w:tc>
          <w:tcPr>
            <w:tcW w:w="0" w:type="auto"/>
            <w:hideMark/>
            <w:tcPrChange w:id="2853"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854"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MSISDN missing. </w:t>
            </w:r>
          </w:p>
        </w:tc>
      </w:tr>
      <w:tr w:rsidR="005E21AF" w:rsidRPr="00C72BB6" w:rsidTr="00BB4FA0">
        <w:trPr>
          <w:trHeight w:val="20"/>
          <w:trPrChange w:id="285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2856" w:author="Sumit Pabbi" w:date="2015-04-13T19:27:00Z">
              <w:tcPr>
                <w:tcW w:w="0" w:type="auto"/>
                <w:vMerge/>
                <w:hideMark/>
              </w:tcPr>
            </w:tcPrChange>
          </w:tcPr>
          <w:p w:rsidR="008126C9" w:rsidRPr="00C72BB6" w:rsidRDefault="008126C9" w:rsidP="006F45C7">
            <w:pPr>
              <w:rPr>
                <w:rFonts w:cs="Arial"/>
              </w:rPr>
            </w:pPr>
          </w:p>
        </w:tc>
        <w:tc>
          <w:tcPr>
            <w:tcW w:w="0" w:type="auto"/>
            <w:hideMark/>
            <w:tcPrChange w:id="2857"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MSISDN  is &lt;10 digits  then the new record cannot be imported.</w:t>
            </w:r>
          </w:p>
        </w:tc>
        <w:tc>
          <w:tcPr>
            <w:tcW w:w="0" w:type="auto"/>
            <w:hideMark/>
            <w:tcPrChange w:id="2858"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auto"/>
            <w:hideMark/>
            <w:tcPrChange w:id="2859"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Invalid MSISDN. </w:t>
            </w:r>
          </w:p>
        </w:tc>
      </w:tr>
      <w:tr w:rsidR="005E21AF" w:rsidRPr="00C72BB6" w:rsidTr="00BB4FA0">
        <w:trPr>
          <w:cnfStyle w:val="000000100000" w:firstRow="0" w:lastRow="0" w:firstColumn="0" w:lastColumn="0" w:oddVBand="0" w:evenVBand="0" w:oddHBand="1" w:evenHBand="0" w:firstRowFirstColumn="0" w:firstRowLastColumn="0" w:lastRowFirstColumn="0" w:lastRowLastColumn="0"/>
          <w:trHeight w:val="20"/>
          <w:trPrChange w:id="286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2861" w:author="Sumit Pabbi" w:date="2015-04-13T19:27:00Z">
              <w:tcPr>
                <w:tcW w:w="0" w:type="auto"/>
                <w:vMerge/>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hideMark/>
            <w:tcPrChange w:id="2862"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MSISDN is searched in MDS. If it is already present, corresponding FLW ID is compared with the corresponding FLW ID in MDS.  If the FLW ID is different, the record is not imported. </w:t>
            </w:r>
          </w:p>
        </w:tc>
        <w:tc>
          <w:tcPr>
            <w:tcW w:w="0" w:type="auto"/>
            <w:hideMark/>
            <w:tcPrChange w:id="2863"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Inconsistent Data</w:t>
            </w:r>
          </w:p>
        </w:tc>
        <w:tc>
          <w:tcPr>
            <w:tcW w:w="0" w:type="auto"/>
            <w:hideMark/>
            <w:tcPrChange w:id="2864"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MSISDN is already present in MDS, </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with different FLW ID. </w:t>
            </w:r>
          </w:p>
        </w:tc>
      </w:tr>
      <w:tr w:rsidR="00223A61" w:rsidRPr="00C72BB6" w:rsidTr="00BB4FA0">
        <w:trPr>
          <w:trHeight w:val="20"/>
          <w:trPrChange w:id="286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66" w:author="Sumit Pabbi" w:date="2015-04-13T19:27:00Z">
              <w:tcPr>
                <w:tcW w:w="0" w:type="auto"/>
                <w:hideMark/>
              </w:tcPr>
            </w:tcPrChange>
          </w:tcPr>
          <w:p w:rsidR="008126C9" w:rsidRPr="00C72BB6" w:rsidRDefault="008126C9" w:rsidP="006F45C7">
            <w:pPr>
              <w:rPr>
                <w:rFonts w:cs="Arial"/>
              </w:rPr>
            </w:pPr>
            <w:r w:rsidRPr="00C72BB6">
              <w:rPr>
                <w:rFonts w:cs="Arial"/>
              </w:rPr>
              <w:t>NAME</w:t>
            </w:r>
          </w:p>
        </w:tc>
        <w:tc>
          <w:tcPr>
            <w:tcW w:w="0" w:type="auto"/>
            <w:hideMark/>
            <w:tcPrChange w:id="2867"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FLW Name is missing in the CSV, then the new record cannot be imported.</w:t>
            </w:r>
          </w:p>
        </w:tc>
        <w:tc>
          <w:tcPr>
            <w:tcW w:w="0" w:type="auto"/>
            <w:hideMark/>
            <w:tcPrChange w:id="2868"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hideMark/>
            <w:tcPrChange w:id="2869"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FLW name missing. </w:t>
            </w:r>
          </w:p>
        </w:tc>
      </w:tr>
      <w:tr w:rsidR="00223A61" w:rsidRPr="00C72BB6" w:rsidTr="00BB4FA0">
        <w:trPr>
          <w:cnfStyle w:val="000000100000" w:firstRow="0" w:lastRow="0" w:firstColumn="0" w:lastColumn="0" w:oddVBand="0" w:evenVBand="0" w:oddHBand="1" w:evenHBand="0" w:firstRowFirstColumn="0" w:firstRowLastColumn="0" w:lastRowFirstColumn="0" w:lastRowLastColumn="0"/>
          <w:trHeight w:val="20"/>
          <w:trPrChange w:id="287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71"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 xml:space="preserve">DESIGNATION </w:t>
            </w:r>
          </w:p>
        </w:tc>
        <w:tc>
          <w:tcPr>
            <w:tcW w:w="0" w:type="auto"/>
            <w:hideMark/>
            <w:tcPrChange w:id="2872"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FLW Designation is missing in the CSV, then the new record cannot be saved.</w:t>
            </w:r>
          </w:p>
        </w:tc>
        <w:tc>
          <w:tcPr>
            <w:tcW w:w="0" w:type="auto"/>
            <w:hideMark/>
            <w:tcPrChange w:id="2873"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874"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FLW Designation missing. </w:t>
            </w:r>
          </w:p>
        </w:tc>
      </w:tr>
      <w:tr w:rsidR="005E21AF" w:rsidRPr="00C72BB6" w:rsidTr="00BB4FA0">
        <w:trPr>
          <w:trHeight w:val="20"/>
          <w:trPrChange w:id="287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876" w:author="Sumit Pabbi" w:date="2015-04-13T19:27:00Z">
              <w:tcPr>
                <w:tcW w:w="0" w:type="auto"/>
                <w:vMerge w:val="restart"/>
                <w:hideMark/>
              </w:tcPr>
            </w:tcPrChange>
          </w:tcPr>
          <w:p w:rsidR="008126C9" w:rsidRPr="00C72BB6" w:rsidRDefault="008126C9" w:rsidP="006F45C7">
            <w:pPr>
              <w:rPr>
                <w:rFonts w:cs="Arial"/>
              </w:rPr>
            </w:pPr>
            <w:r w:rsidRPr="00C72BB6">
              <w:rPr>
                <w:rFonts w:cs="Arial"/>
              </w:rPr>
              <w:t xml:space="preserve">LOCATION </w:t>
            </w:r>
          </w:p>
        </w:tc>
        <w:tc>
          <w:tcPr>
            <w:tcW w:w="0" w:type="auto"/>
            <w:hideMark/>
            <w:tcPrChange w:id="2877"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any of the fields of location (State, District) is missing in the CSV, then the new record cannot be imported.</w:t>
            </w:r>
          </w:p>
        </w:tc>
        <w:tc>
          <w:tcPr>
            <w:tcW w:w="0" w:type="auto"/>
            <w:hideMark/>
            <w:tcPrChange w:id="2878"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hideMark/>
            <w:tcPrChange w:id="2879"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FLW Location incomplete. </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State/ District missing</w:t>
            </w:r>
          </w:p>
        </w:tc>
      </w:tr>
      <w:tr w:rsidR="005E21AF" w:rsidRPr="00C72BB6" w:rsidTr="00BB4FA0">
        <w:trPr>
          <w:cnfStyle w:val="000000100000" w:firstRow="0" w:lastRow="0" w:firstColumn="0" w:lastColumn="0" w:oddVBand="0" w:evenVBand="0" w:oddHBand="1" w:evenHBand="0" w:firstRowFirstColumn="0" w:firstRowLastColumn="0" w:lastRowFirstColumn="0" w:lastRowLastColumn="0"/>
          <w:trHeight w:val="20"/>
          <w:trPrChange w:id="288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2881" w:author="Sumit Pabbi" w:date="2015-04-13T19:27:00Z">
              <w:tcPr>
                <w:tcW w:w="0" w:type="auto"/>
                <w:vMerge/>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p>
        </w:tc>
        <w:tc>
          <w:tcPr>
            <w:tcW w:w="0" w:type="auto"/>
            <w:hideMark/>
            <w:tcPrChange w:id="2882"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If language is not deduced from the state-district combination, the record is not imported. </w:t>
            </w:r>
          </w:p>
        </w:tc>
        <w:tc>
          <w:tcPr>
            <w:tcW w:w="0" w:type="auto"/>
            <w:hideMark/>
            <w:tcPrChange w:id="2883"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 Data</w:t>
            </w:r>
          </w:p>
        </w:tc>
        <w:tc>
          <w:tcPr>
            <w:tcW w:w="0" w:type="auto"/>
            <w:hideMark/>
            <w:tcPrChange w:id="2884"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Language could not be deduced from</w:t>
            </w:r>
          </w:p>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 location information. </w:t>
            </w:r>
          </w:p>
        </w:tc>
      </w:tr>
    </w:tbl>
    <w:p w:rsidR="00223A61" w:rsidRPr="00C72BB6" w:rsidRDefault="00223A61" w:rsidP="00223A61">
      <w:pPr>
        <w:rPr>
          <w:rFonts w:ascii="Arial" w:hAnsi="Arial" w:cs="Arial"/>
        </w:rPr>
      </w:pPr>
    </w:p>
    <w:p w:rsidR="0008299B" w:rsidRPr="00C72BB6" w:rsidRDefault="008126C9" w:rsidP="00AD5C2F">
      <w:pPr>
        <w:pStyle w:val="Heading4"/>
        <w:numPr>
          <w:ilvl w:val="3"/>
          <w:numId w:val="1"/>
        </w:numPr>
      </w:pPr>
      <w:bookmarkStart w:id="2885" w:name="_Ref411526052"/>
      <w:r w:rsidRPr="00C72BB6">
        <w:t>MA Data Validation Checks</w:t>
      </w:r>
      <w:bookmarkEnd w:id="2885"/>
    </w:p>
    <w:tbl>
      <w:tblPr>
        <w:tblStyle w:val="LightList-Accent11"/>
        <w:tblW w:w="0" w:type="auto"/>
        <w:tblLook w:val="04A0" w:firstRow="1" w:lastRow="0" w:firstColumn="1" w:lastColumn="0" w:noHBand="0" w:noVBand="1"/>
        <w:tblPrChange w:id="2886" w:author="Sumit Pabbi" w:date="2015-04-13T19:27:00Z">
          <w:tblPr>
            <w:tblStyle w:val="LightList-Accent11"/>
            <w:tblW w:w="0" w:type="auto"/>
            <w:tblLook w:val="04A0" w:firstRow="1" w:lastRow="0" w:firstColumn="1" w:lastColumn="0" w:noHBand="0" w:noVBand="1"/>
          </w:tblPr>
        </w:tblPrChange>
      </w:tblPr>
      <w:tblGrid>
        <w:gridCol w:w="1492"/>
        <w:gridCol w:w="4443"/>
        <w:gridCol w:w="1340"/>
        <w:gridCol w:w="2571"/>
        <w:tblGridChange w:id="2887">
          <w:tblGrid>
            <w:gridCol w:w="1471"/>
            <w:gridCol w:w="4194"/>
            <w:gridCol w:w="1340"/>
            <w:gridCol w:w="2571"/>
          </w:tblGrid>
        </w:tblGridChange>
      </w:tblGrid>
      <w:tr w:rsidR="0008299B" w:rsidRPr="00C72BB6" w:rsidTr="00BB4FA0">
        <w:trPr>
          <w:cnfStyle w:val="100000000000" w:firstRow="1" w:lastRow="0" w:firstColumn="0" w:lastColumn="0" w:oddVBand="0" w:evenVBand="0" w:oddHBand="0" w:evenHBand="0" w:firstRowFirstColumn="0" w:firstRowLastColumn="0" w:lastRowFirstColumn="0" w:lastRowLastColumn="0"/>
          <w:trHeight w:val="20"/>
          <w:trPrChange w:id="2888"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89" w:author="Sumit Pabbi" w:date="2015-04-13T19:27:00Z">
              <w:tcPr>
                <w:tcW w:w="0" w:type="auto"/>
                <w:hideMark/>
              </w:tcPr>
            </w:tcPrChange>
          </w:tcPr>
          <w:p w:rsidR="008126C9" w:rsidRPr="00C72BB6" w:rsidRDefault="008126C9" w:rsidP="006F45C7">
            <w:pPr>
              <w:cnfStyle w:val="101000000000" w:firstRow="1" w:lastRow="0" w:firstColumn="1" w:lastColumn="0" w:oddVBand="0" w:evenVBand="0" w:oddHBand="0" w:evenHBand="0" w:firstRowFirstColumn="0" w:firstRowLastColumn="0" w:lastRowFirstColumn="0" w:lastRowLastColumn="0"/>
              <w:rPr>
                <w:rFonts w:cs="Arial"/>
              </w:rPr>
            </w:pPr>
            <w:r w:rsidRPr="00C72BB6">
              <w:rPr>
                <w:rFonts w:cs="Arial"/>
              </w:rPr>
              <w:t xml:space="preserve">FIELD </w:t>
            </w:r>
          </w:p>
        </w:tc>
        <w:tc>
          <w:tcPr>
            <w:tcW w:w="0" w:type="auto"/>
            <w:hideMark/>
            <w:tcPrChange w:id="2890"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REASON </w:t>
            </w:r>
          </w:p>
        </w:tc>
        <w:tc>
          <w:tcPr>
            <w:tcW w:w="0" w:type="dxa"/>
            <w:hideMark/>
            <w:tcPrChange w:id="2891" w:author="Sumit Pabbi" w:date="2015-04-13T19:27:00Z">
              <w:tcPr>
                <w:tcW w:w="1340" w:type="dxa"/>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CAUSE </w:t>
            </w:r>
          </w:p>
        </w:tc>
        <w:tc>
          <w:tcPr>
            <w:tcW w:w="0" w:type="dxa"/>
            <w:hideMark/>
            <w:tcPrChange w:id="2892" w:author="Sumit Pabbi" w:date="2015-04-13T19:27:00Z">
              <w:tcPr>
                <w:tcW w:w="2571" w:type="dxa"/>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ERROR STRING </w:t>
            </w:r>
          </w:p>
        </w:tc>
      </w:tr>
      <w:tr w:rsidR="0008299B" w:rsidRPr="00C72BB6" w:rsidTr="00BB4FA0">
        <w:trPr>
          <w:cnfStyle w:val="000000100000" w:firstRow="0" w:lastRow="0" w:firstColumn="0" w:lastColumn="0" w:oddVBand="0" w:evenVBand="0" w:oddHBand="1" w:evenHBand="0" w:firstRowFirstColumn="0" w:firstRowLastColumn="0" w:lastRowFirstColumn="0" w:lastRowLastColumn="0"/>
          <w:trHeight w:val="20"/>
          <w:trPrChange w:id="2893"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94"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CONTENT ID</w:t>
            </w:r>
          </w:p>
        </w:tc>
        <w:tc>
          <w:tcPr>
            <w:tcW w:w="0" w:type="auto"/>
            <w:hideMark/>
            <w:tcPrChange w:id="2895"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contentID is missing then the new record cannot be imported.</w:t>
            </w:r>
          </w:p>
        </w:tc>
        <w:tc>
          <w:tcPr>
            <w:tcW w:w="0" w:type="dxa"/>
            <w:hideMark/>
            <w:tcPrChange w:id="2896" w:author="Sumit Pabbi" w:date="2015-04-13T19:27:00Z">
              <w:tcPr>
                <w:tcW w:w="1340"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dxa"/>
            <w:hideMark/>
            <w:tcPrChange w:id="2897" w:author="Sumit Pabbi" w:date="2015-04-13T19:27:00Z">
              <w:tcPr>
                <w:tcW w:w="2571"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Content ID missing. </w:t>
            </w:r>
          </w:p>
        </w:tc>
      </w:tr>
      <w:tr w:rsidR="0008299B" w:rsidRPr="00C72BB6" w:rsidTr="00BB4FA0">
        <w:trPr>
          <w:trHeight w:val="20"/>
          <w:trPrChange w:id="2898"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99" w:author="Sumit Pabbi" w:date="2015-04-13T19:27:00Z">
              <w:tcPr>
                <w:tcW w:w="0" w:type="auto"/>
                <w:hideMark/>
              </w:tcPr>
            </w:tcPrChange>
          </w:tcPr>
          <w:p w:rsidR="008126C9" w:rsidRPr="00C72BB6" w:rsidRDefault="008126C9" w:rsidP="006F45C7">
            <w:pPr>
              <w:rPr>
                <w:rFonts w:cs="Arial"/>
              </w:rPr>
            </w:pPr>
          </w:p>
        </w:tc>
        <w:tc>
          <w:tcPr>
            <w:tcW w:w="0" w:type="auto"/>
            <w:hideMark/>
            <w:tcPrChange w:id="2900"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Content ID is not an integer, then the new record cannot be imported.</w:t>
            </w:r>
          </w:p>
        </w:tc>
        <w:tc>
          <w:tcPr>
            <w:tcW w:w="0" w:type="dxa"/>
            <w:hideMark/>
            <w:tcPrChange w:id="2901" w:author="Sumit Pabbi" w:date="2015-04-13T19:27:00Z">
              <w:tcPr>
                <w:tcW w:w="1340"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dxa"/>
            <w:hideMark/>
            <w:tcPrChange w:id="2902" w:author="Sumit Pabbi" w:date="2015-04-13T19:27:00Z">
              <w:tcPr>
                <w:tcW w:w="2571"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Invalid Content ID. </w:t>
            </w:r>
          </w:p>
        </w:tc>
      </w:tr>
      <w:tr w:rsidR="0008299B" w:rsidRPr="00C72BB6" w:rsidTr="00BB4FA0">
        <w:trPr>
          <w:cnfStyle w:val="000000100000" w:firstRow="0" w:lastRow="0" w:firstColumn="0" w:lastColumn="0" w:oddVBand="0" w:evenVBand="0" w:oddHBand="1" w:evenHBand="0" w:firstRowFirstColumn="0" w:firstRowLastColumn="0" w:lastRowFirstColumn="0" w:lastRowLastColumn="0"/>
          <w:trHeight w:val="646"/>
          <w:trPrChange w:id="2903" w:author="Sumit Pabbi" w:date="2015-04-13T19:27:00Z">
            <w:trPr>
              <w:trHeight w:val="646"/>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04"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CONTENT NAME</w:t>
            </w:r>
          </w:p>
        </w:tc>
        <w:tc>
          <w:tcPr>
            <w:tcW w:w="0" w:type="auto"/>
            <w:hideMark/>
            <w:tcPrChange w:id="2905"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content name is missing, then the new record cannot be imported.</w:t>
            </w:r>
          </w:p>
        </w:tc>
        <w:tc>
          <w:tcPr>
            <w:tcW w:w="0" w:type="dxa"/>
            <w:hideMark/>
            <w:tcPrChange w:id="2906" w:author="Sumit Pabbi" w:date="2015-04-13T19:27:00Z">
              <w:tcPr>
                <w:tcW w:w="1340"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dxa"/>
            <w:hideMark/>
            <w:tcPrChange w:id="2907" w:author="Sumit Pabbi" w:date="2015-04-13T19:27:00Z">
              <w:tcPr>
                <w:tcW w:w="2571"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Content Name missing. </w:t>
            </w:r>
          </w:p>
        </w:tc>
      </w:tr>
      <w:tr w:rsidR="0008299B" w:rsidRPr="00C72BB6" w:rsidTr="00BB4FA0">
        <w:trPr>
          <w:trHeight w:val="646"/>
          <w:trPrChange w:id="2908" w:author="Sumit Pabbi" w:date="2015-04-13T19:27:00Z">
            <w:trPr>
              <w:trHeight w:val="646"/>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09" w:author="Sumit Pabbi" w:date="2015-04-13T19:27:00Z">
              <w:tcPr>
                <w:tcW w:w="0" w:type="auto"/>
                <w:hideMark/>
              </w:tcPr>
            </w:tcPrChange>
          </w:tcPr>
          <w:p w:rsidR="008126C9" w:rsidRPr="00C72BB6" w:rsidRDefault="008126C9" w:rsidP="006F45C7">
            <w:pPr>
              <w:rPr>
                <w:rFonts w:cs="Arial"/>
              </w:rPr>
            </w:pPr>
          </w:p>
        </w:tc>
        <w:tc>
          <w:tcPr>
            <w:tcW w:w="0" w:type="auto"/>
            <w:hideMark/>
            <w:tcPrChange w:id="2910"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content name is not in the format as specified, then the new record cannot be imported.</w:t>
            </w:r>
          </w:p>
        </w:tc>
        <w:tc>
          <w:tcPr>
            <w:tcW w:w="0" w:type="dxa"/>
            <w:hideMark/>
            <w:tcPrChange w:id="2911" w:author="Sumit Pabbi" w:date="2015-04-13T19:27:00Z">
              <w:tcPr>
                <w:tcW w:w="1340"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dxa"/>
            <w:hideMark/>
            <w:tcPrChange w:id="2912" w:author="Sumit Pabbi" w:date="2015-04-13T19:27:00Z">
              <w:tcPr>
                <w:tcW w:w="2571"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Invalid Content Name. </w:t>
            </w:r>
          </w:p>
        </w:tc>
      </w:tr>
      <w:tr w:rsidR="0008299B" w:rsidRPr="00C72BB6" w:rsidTr="00BB4FA0">
        <w:trPr>
          <w:cnfStyle w:val="000000100000" w:firstRow="0" w:lastRow="0" w:firstColumn="0" w:lastColumn="0" w:oddVBand="0" w:evenVBand="0" w:oddHBand="1" w:evenHBand="0" w:firstRowFirstColumn="0" w:firstRowLastColumn="0" w:lastRowFirstColumn="0" w:lastRowLastColumn="0"/>
          <w:trHeight w:val="20"/>
          <w:trPrChange w:id="2913"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14"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CONTENT DURATION</w:t>
            </w:r>
          </w:p>
        </w:tc>
        <w:tc>
          <w:tcPr>
            <w:tcW w:w="0" w:type="auto"/>
            <w:hideMark/>
            <w:tcPrChange w:id="2915"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Content Duration is missing in the CSV, then the new record cannot be imported.</w:t>
            </w:r>
          </w:p>
        </w:tc>
        <w:tc>
          <w:tcPr>
            <w:tcW w:w="0" w:type="dxa"/>
            <w:hideMark/>
            <w:tcPrChange w:id="2916" w:author="Sumit Pabbi" w:date="2015-04-13T19:27:00Z">
              <w:tcPr>
                <w:tcW w:w="1340"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dxa"/>
            <w:hideMark/>
            <w:tcPrChange w:id="2917" w:author="Sumit Pabbi" w:date="2015-04-13T19:27:00Z">
              <w:tcPr>
                <w:tcW w:w="2571"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Content Duration missing</w:t>
            </w:r>
          </w:p>
        </w:tc>
      </w:tr>
      <w:tr w:rsidR="0008299B" w:rsidRPr="00C72BB6" w:rsidTr="00BB4FA0">
        <w:trPr>
          <w:trHeight w:val="20"/>
          <w:trPrChange w:id="2918"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19" w:author="Sumit Pabbi" w:date="2015-04-13T19:27:00Z">
              <w:tcPr>
                <w:tcW w:w="0" w:type="auto"/>
                <w:hideMark/>
              </w:tcPr>
            </w:tcPrChange>
          </w:tcPr>
          <w:p w:rsidR="008126C9" w:rsidRPr="00C72BB6" w:rsidRDefault="008126C9" w:rsidP="006F45C7">
            <w:pPr>
              <w:rPr>
                <w:rFonts w:cs="Arial"/>
              </w:rPr>
            </w:pPr>
          </w:p>
        </w:tc>
        <w:tc>
          <w:tcPr>
            <w:tcW w:w="0" w:type="auto"/>
            <w:hideMark/>
            <w:tcPrChange w:id="2920"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Content Duration is not numeric, then the new record cannot be imported.</w:t>
            </w:r>
          </w:p>
        </w:tc>
        <w:tc>
          <w:tcPr>
            <w:tcW w:w="0" w:type="dxa"/>
            <w:hideMark/>
            <w:tcPrChange w:id="2921" w:author="Sumit Pabbi" w:date="2015-04-13T19:27:00Z">
              <w:tcPr>
                <w:tcW w:w="1340"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dxa"/>
            <w:hideMark/>
            <w:tcPrChange w:id="2922" w:author="Sumit Pabbi" w:date="2015-04-13T19:27:00Z">
              <w:tcPr>
                <w:tcW w:w="2571"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Invalid Content Duration</w:t>
            </w:r>
          </w:p>
        </w:tc>
      </w:tr>
      <w:tr w:rsidR="0008299B" w:rsidRPr="00C72BB6" w:rsidTr="00BB4FA0">
        <w:trPr>
          <w:cnfStyle w:val="000000100000" w:firstRow="0" w:lastRow="0" w:firstColumn="0" w:lastColumn="0" w:oddVBand="0" w:evenVBand="0" w:oddHBand="1" w:evenHBand="0" w:firstRowFirstColumn="0" w:firstRowLastColumn="0" w:lastRowFirstColumn="0" w:lastRowLastColumn="0"/>
          <w:trHeight w:val="20"/>
          <w:trPrChange w:id="2923"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24" w:author="Sumit Pabbi" w:date="2015-04-13T19:27:00Z">
              <w:tcPr>
                <w:tcW w:w="0" w:type="auto"/>
                <w:hideMark/>
              </w:tcPr>
            </w:tcPrChange>
          </w:tcPr>
          <w:p w:rsidR="008126C9" w:rsidRPr="00C72BB6" w:rsidRDefault="008126C9"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METADATA</w:t>
            </w:r>
          </w:p>
        </w:tc>
        <w:tc>
          <w:tcPr>
            <w:tcW w:w="0" w:type="auto"/>
            <w:hideMark/>
            <w:tcPrChange w:id="2925" w:author="Sumit Pabbi" w:date="2015-04-13T19:27:00Z">
              <w:tcPr>
                <w:tcW w:w="0" w:type="auto"/>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file corresponds to main content file for a question and MetaData is missing in the CSV, then the new record cannot be imported.</w:t>
            </w:r>
          </w:p>
        </w:tc>
        <w:tc>
          <w:tcPr>
            <w:tcW w:w="0" w:type="dxa"/>
            <w:hideMark/>
            <w:tcPrChange w:id="2926" w:author="Sumit Pabbi" w:date="2015-04-13T19:27:00Z">
              <w:tcPr>
                <w:tcW w:w="1340"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dxa"/>
            <w:hideMark/>
            <w:tcPrChange w:id="2927" w:author="Sumit Pabbi" w:date="2015-04-13T19:27:00Z">
              <w:tcPr>
                <w:tcW w:w="2571" w:type="dxa"/>
                <w:hideMark/>
              </w:tcPr>
            </w:tcPrChange>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MetaData missing</w:t>
            </w:r>
          </w:p>
        </w:tc>
      </w:tr>
      <w:tr w:rsidR="0008299B" w:rsidRPr="00C72BB6" w:rsidTr="00BB4FA0">
        <w:trPr>
          <w:trHeight w:val="20"/>
          <w:trPrChange w:id="2928"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29" w:author="Sumit Pabbi" w:date="2015-04-13T19:27:00Z">
              <w:tcPr>
                <w:tcW w:w="0" w:type="auto"/>
                <w:hideMark/>
              </w:tcPr>
            </w:tcPrChange>
          </w:tcPr>
          <w:p w:rsidR="008126C9" w:rsidRPr="00C72BB6" w:rsidRDefault="008126C9" w:rsidP="006F45C7">
            <w:pPr>
              <w:rPr>
                <w:rFonts w:cs="Arial"/>
              </w:rPr>
            </w:pPr>
          </w:p>
        </w:tc>
        <w:tc>
          <w:tcPr>
            <w:tcW w:w="0" w:type="auto"/>
            <w:hideMark/>
            <w:tcPrChange w:id="2930" w:author="Sumit Pabbi" w:date="2015-04-13T19:27:00Z">
              <w:tcPr>
                <w:tcW w:w="0" w:type="auto"/>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file corresponds to main content file for a question and MetaData is not in the format as specified, then the new record cannot be imported.</w:t>
            </w:r>
          </w:p>
        </w:tc>
        <w:tc>
          <w:tcPr>
            <w:tcW w:w="0" w:type="dxa"/>
            <w:hideMark/>
            <w:tcPrChange w:id="2931" w:author="Sumit Pabbi" w:date="2015-04-13T19:27:00Z">
              <w:tcPr>
                <w:tcW w:w="1340"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dxa"/>
            <w:hideMark/>
            <w:tcPrChange w:id="2932" w:author="Sumit Pabbi" w:date="2015-04-13T19:27:00Z">
              <w:tcPr>
                <w:tcW w:w="2571" w:type="dxa"/>
                <w:hideMark/>
              </w:tcPr>
            </w:tcPrChange>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Invalid MetaData</w:t>
            </w:r>
          </w:p>
        </w:tc>
      </w:tr>
    </w:tbl>
    <w:p w:rsidR="0008299B" w:rsidRPr="00C72BB6" w:rsidRDefault="0008299B" w:rsidP="0008299B">
      <w:pPr>
        <w:rPr>
          <w:rFonts w:ascii="Arial" w:hAnsi="Arial" w:cs="Arial"/>
        </w:rPr>
      </w:pPr>
    </w:p>
    <w:p w:rsidR="00066DF1" w:rsidRPr="00C72BB6" w:rsidRDefault="008126C9" w:rsidP="00AD5C2F">
      <w:pPr>
        <w:pStyle w:val="Heading4"/>
        <w:numPr>
          <w:ilvl w:val="3"/>
          <w:numId w:val="1"/>
        </w:numPr>
      </w:pPr>
      <w:r w:rsidRPr="00C72BB6">
        <w:t>Kilkari Content Data Validation Checks</w:t>
      </w:r>
    </w:p>
    <w:tbl>
      <w:tblPr>
        <w:tblStyle w:val="LightList-Accent12"/>
        <w:tblW w:w="0" w:type="auto"/>
        <w:tblLook w:val="04A0" w:firstRow="1" w:lastRow="0" w:firstColumn="1" w:lastColumn="0" w:noHBand="0" w:noVBand="1"/>
      </w:tblPr>
      <w:tblGrid>
        <w:gridCol w:w="1471"/>
        <w:gridCol w:w="4194"/>
        <w:gridCol w:w="1340"/>
        <w:gridCol w:w="2571"/>
      </w:tblGrid>
      <w:tr w:rsidR="00066DF1" w:rsidRPr="00C72BB6" w:rsidTr="00BC686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1" w:type="dxa"/>
            <w:hideMark/>
          </w:tcPr>
          <w:p w:rsidR="008126C9" w:rsidRPr="00C72BB6" w:rsidRDefault="008126C9" w:rsidP="006F45C7">
            <w:pPr>
              <w:rPr>
                <w:rFonts w:cs="Arial"/>
              </w:rPr>
            </w:pPr>
            <w:r w:rsidRPr="00C72BB6">
              <w:rPr>
                <w:rFonts w:cs="Arial"/>
              </w:rPr>
              <w:t xml:space="preserve">FIELD </w:t>
            </w:r>
          </w:p>
        </w:tc>
        <w:tc>
          <w:tcPr>
            <w:tcW w:w="4194"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REASON </w:t>
            </w:r>
          </w:p>
        </w:tc>
        <w:tc>
          <w:tcPr>
            <w:tcW w:w="1340"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CAUSE </w:t>
            </w:r>
          </w:p>
        </w:tc>
        <w:tc>
          <w:tcPr>
            <w:tcW w:w="2571" w:type="dxa"/>
            <w:hideMark/>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ERROR STRING </w:t>
            </w:r>
          </w:p>
        </w:tc>
      </w:tr>
      <w:tr w:rsidR="00066DF1" w:rsidRPr="00C72BB6" w:rsidTr="00BC68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1" w:type="dxa"/>
            <w:hideMark/>
          </w:tcPr>
          <w:p w:rsidR="008126C9" w:rsidRPr="00C72BB6" w:rsidRDefault="008126C9" w:rsidP="006F45C7">
            <w:pPr>
              <w:rPr>
                <w:rFonts w:cs="Arial"/>
              </w:rPr>
            </w:pPr>
            <w:r w:rsidRPr="00C72BB6">
              <w:rPr>
                <w:rFonts w:cs="Arial"/>
              </w:rPr>
              <w:t>CONTENT ID</w:t>
            </w:r>
          </w:p>
        </w:tc>
        <w:tc>
          <w:tcPr>
            <w:tcW w:w="4194"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contentID is missing then the new record cannot be imported.</w:t>
            </w:r>
          </w:p>
        </w:tc>
        <w:tc>
          <w:tcPr>
            <w:tcW w:w="134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2571"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Content ID missing. </w:t>
            </w:r>
          </w:p>
        </w:tc>
      </w:tr>
      <w:tr w:rsidR="00066DF1" w:rsidRPr="00C72BB6" w:rsidTr="00BC686E">
        <w:trPr>
          <w:trHeight w:val="646"/>
        </w:trPr>
        <w:tc>
          <w:tcPr>
            <w:cnfStyle w:val="001000000000" w:firstRow="0" w:lastRow="0" w:firstColumn="1" w:lastColumn="0" w:oddVBand="0" w:evenVBand="0" w:oddHBand="0" w:evenHBand="0" w:firstRowFirstColumn="0" w:firstRowLastColumn="0" w:lastRowFirstColumn="0" w:lastRowLastColumn="0"/>
            <w:tcW w:w="1471" w:type="dxa"/>
            <w:hideMark/>
          </w:tcPr>
          <w:p w:rsidR="008126C9" w:rsidRPr="00C72BB6" w:rsidRDefault="008126C9" w:rsidP="006F45C7">
            <w:pPr>
              <w:rPr>
                <w:rFonts w:cs="Arial"/>
              </w:rPr>
            </w:pPr>
            <w:r w:rsidRPr="00C72BB6">
              <w:rPr>
                <w:rFonts w:cs="Arial"/>
              </w:rPr>
              <w:t>CONTENT NAME</w:t>
            </w:r>
          </w:p>
        </w:tc>
        <w:tc>
          <w:tcPr>
            <w:tcW w:w="4194"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content name is missing, then the new record cannot be imported.</w:t>
            </w:r>
          </w:p>
        </w:tc>
        <w:tc>
          <w:tcPr>
            <w:tcW w:w="134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2571"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Content Name missing. </w:t>
            </w:r>
          </w:p>
        </w:tc>
      </w:tr>
      <w:tr w:rsidR="00066DF1" w:rsidRPr="00C72BB6" w:rsidTr="00BC686E">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471" w:type="dxa"/>
          </w:tcPr>
          <w:p w:rsidR="008126C9" w:rsidRPr="00C72BB6" w:rsidRDefault="008126C9" w:rsidP="006F45C7">
            <w:pPr>
              <w:rPr>
                <w:rFonts w:cs="Arial"/>
              </w:rPr>
            </w:pPr>
            <w:r w:rsidRPr="00C72BB6">
              <w:rPr>
                <w:rFonts w:cs="Arial"/>
              </w:rPr>
              <w:t>CONTENT TYPE</w:t>
            </w:r>
          </w:p>
        </w:tc>
        <w:tc>
          <w:tcPr>
            <w:tcW w:w="4194"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the content type is missing, then the new record cannot be imported.</w:t>
            </w:r>
          </w:p>
        </w:tc>
        <w:tc>
          <w:tcPr>
            <w:tcW w:w="1340"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2571" w:type="dxa"/>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Content Type missing. </w:t>
            </w:r>
          </w:p>
        </w:tc>
      </w:tr>
      <w:tr w:rsidR="00066DF1" w:rsidRPr="00C72BB6" w:rsidTr="00BC686E">
        <w:trPr>
          <w:trHeight w:val="646"/>
        </w:trPr>
        <w:tc>
          <w:tcPr>
            <w:cnfStyle w:val="001000000000" w:firstRow="0" w:lastRow="0" w:firstColumn="1" w:lastColumn="0" w:oddVBand="0" w:evenVBand="0" w:oddHBand="0" w:evenHBand="0" w:firstRowFirstColumn="0" w:firstRowLastColumn="0" w:lastRowFirstColumn="0" w:lastRowLastColumn="0"/>
            <w:tcW w:w="1471" w:type="dxa"/>
          </w:tcPr>
          <w:p w:rsidR="008126C9" w:rsidRPr="00C72BB6" w:rsidRDefault="008126C9" w:rsidP="006F45C7">
            <w:pPr>
              <w:rPr>
                <w:rFonts w:cs="Arial"/>
              </w:rPr>
            </w:pPr>
            <w:r w:rsidRPr="00C72BB6">
              <w:rPr>
                <w:rFonts w:cs="Arial"/>
              </w:rPr>
              <w:t>CONTENT FILE</w:t>
            </w:r>
          </w:p>
        </w:tc>
        <w:tc>
          <w:tcPr>
            <w:tcW w:w="4194"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the content file is missing, then the new record cannot be imported.</w:t>
            </w:r>
          </w:p>
        </w:tc>
        <w:tc>
          <w:tcPr>
            <w:tcW w:w="1340"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2571" w:type="dxa"/>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Content File missing. </w:t>
            </w:r>
          </w:p>
        </w:tc>
      </w:tr>
      <w:tr w:rsidR="00066DF1" w:rsidRPr="00C72BB6" w:rsidTr="00BC68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1" w:type="dxa"/>
            <w:hideMark/>
          </w:tcPr>
          <w:p w:rsidR="008126C9" w:rsidRPr="00C72BB6" w:rsidRDefault="008126C9" w:rsidP="006F45C7">
            <w:pPr>
              <w:rPr>
                <w:rFonts w:cs="Arial"/>
              </w:rPr>
            </w:pPr>
            <w:r w:rsidRPr="00C72BB6">
              <w:rPr>
                <w:rFonts w:cs="Arial"/>
              </w:rPr>
              <w:t>CONTENT DURATION</w:t>
            </w:r>
          </w:p>
        </w:tc>
        <w:tc>
          <w:tcPr>
            <w:tcW w:w="4194"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Content Duration is missing in the CSV, then the new record cannot be imported.</w:t>
            </w:r>
          </w:p>
        </w:tc>
        <w:tc>
          <w:tcPr>
            <w:tcW w:w="134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2571"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Content Duration missing</w:t>
            </w:r>
          </w:p>
        </w:tc>
      </w:tr>
      <w:tr w:rsidR="00066DF1" w:rsidRPr="00C72BB6" w:rsidTr="00BC686E">
        <w:trPr>
          <w:trHeight w:val="20"/>
        </w:trPr>
        <w:tc>
          <w:tcPr>
            <w:cnfStyle w:val="001000000000" w:firstRow="0" w:lastRow="0" w:firstColumn="1" w:lastColumn="0" w:oddVBand="0" w:evenVBand="0" w:oddHBand="0" w:evenHBand="0" w:firstRowFirstColumn="0" w:firstRowLastColumn="0" w:lastRowFirstColumn="0" w:lastRowLastColumn="0"/>
            <w:tcW w:w="1471" w:type="dxa"/>
            <w:hideMark/>
          </w:tcPr>
          <w:p w:rsidR="008126C9" w:rsidRPr="00C72BB6" w:rsidRDefault="008126C9" w:rsidP="006F45C7">
            <w:pPr>
              <w:rPr>
                <w:rFonts w:cs="Arial"/>
              </w:rPr>
            </w:pPr>
            <w:r w:rsidRPr="00C72BB6">
              <w:rPr>
                <w:rFonts w:cs="Arial"/>
              </w:rPr>
              <w:t>CIRCLE ID</w:t>
            </w:r>
          </w:p>
        </w:tc>
        <w:tc>
          <w:tcPr>
            <w:tcW w:w="4194"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Circle is missing in the CSV, then the new record cannot be imported.</w:t>
            </w:r>
          </w:p>
        </w:tc>
        <w:tc>
          <w:tcPr>
            <w:tcW w:w="1340"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2571" w:type="dxa"/>
            <w:hideMark/>
          </w:tcPr>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Circle missing</w:t>
            </w:r>
          </w:p>
        </w:tc>
      </w:tr>
      <w:tr w:rsidR="00066DF1" w:rsidRPr="00C72BB6" w:rsidTr="00BC68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1" w:type="dxa"/>
            <w:hideMark/>
          </w:tcPr>
          <w:p w:rsidR="008126C9" w:rsidRPr="00C72BB6" w:rsidRDefault="008126C9" w:rsidP="006F45C7">
            <w:pPr>
              <w:rPr>
                <w:rFonts w:cs="Arial"/>
              </w:rPr>
            </w:pPr>
            <w:r w:rsidRPr="00C72BB6">
              <w:rPr>
                <w:rFonts w:cs="Arial"/>
              </w:rPr>
              <w:t>LANGUAGE LOCATION CODE</w:t>
            </w:r>
          </w:p>
        </w:tc>
        <w:tc>
          <w:tcPr>
            <w:tcW w:w="4194"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language location code is missing in the CSV, then the new record cannot be imported</w:t>
            </w:r>
          </w:p>
        </w:tc>
        <w:tc>
          <w:tcPr>
            <w:tcW w:w="1340"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2571" w:type="dxa"/>
            <w:hideMark/>
          </w:tcPr>
          <w:p w:rsidR="008126C9" w:rsidRPr="00C72BB6" w:rsidRDefault="008126C9"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LanguageLocationCode missing</w:t>
            </w:r>
          </w:p>
        </w:tc>
      </w:tr>
    </w:tbl>
    <w:p w:rsidR="00223A61" w:rsidRPr="00C72BB6" w:rsidRDefault="00223A61" w:rsidP="00223A61">
      <w:pPr>
        <w:rPr>
          <w:rFonts w:ascii="Arial" w:hAnsi="Arial" w:cs="Arial"/>
        </w:rPr>
      </w:pPr>
    </w:p>
    <w:p w:rsidR="00066DF1" w:rsidRPr="00C72BB6" w:rsidRDefault="008126C9" w:rsidP="00AD5C2F">
      <w:pPr>
        <w:pStyle w:val="Heading4"/>
        <w:numPr>
          <w:ilvl w:val="3"/>
          <w:numId w:val="1"/>
        </w:numPr>
      </w:pPr>
      <w:r w:rsidRPr="00C72BB6">
        <w:t>Language Location Validation Checks</w:t>
      </w:r>
    </w:p>
    <w:tbl>
      <w:tblPr>
        <w:tblStyle w:val="LightList-Accent12"/>
        <w:tblW w:w="0" w:type="auto"/>
        <w:tblLook w:val="04A0" w:firstRow="1" w:lastRow="0" w:firstColumn="1" w:lastColumn="0" w:noHBand="0" w:noVBand="1"/>
        <w:tblPrChange w:id="2933" w:author="Sumit Pabbi" w:date="2015-04-13T19:27:00Z">
          <w:tblPr>
            <w:tblStyle w:val="LightList-Accent12"/>
            <w:tblW w:w="0" w:type="auto"/>
            <w:tblLook w:val="04A0" w:firstRow="1" w:lastRow="0" w:firstColumn="1" w:lastColumn="0" w:noHBand="0" w:noVBand="1"/>
          </w:tblPr>
        </w:tblPrChange>
      </w:tblPr>
      <w:tblGrid>
        <w:gridCol w:w="3027"/>
        <w:gridCol w:w="2184"/>
        <w:gridCol w:w="1381"/>
        <w:gridCol w:w="3254"/>
        <w:tblGridChange w:id="2934">
          <w:tblGrid>
            <w:gridCol w:w="3027"/>
            <w:gridCol w:w="2013"/>
            <w:gridCol w:w="1343"/>
            <w:gridCol w:w="3193"/>
          </w:tblGrid>
        </w:tblGridChange>
      </w:tblGrid>
      <w:tr w:rsidR="00066DF1" w:rsidRPr="00C72BB6" w:rsidTr="00BC686E">
        <w:trPr>
          <w:cnfStyle w:val="100000000000" w:firstRow="1" w:lastRow="0" w:firstColumn="0" w:lastColumn="0" w:oddVBand="0" w:evenVBand="0" w:oddHBand="0" w:evenHBand="0" w:firstRowFirstColumn="0" w:firstRowLastColumn="0" w:lastRowFirstColumn="0" w:lastRowLastColumn="0"/>
          <w:trHeight w:val="20"/>
          <w:trPrChange w:id="293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36" w:author="Sumit Pabbi" w:date="2015-04-13T19:27:00Z">
              <w:tcPr>
                <w:tcW w:w="0" w:type="auto"/>
                <w:hideMark/>
              </w:tcPr>
            </w:tcPrChange>
          </w:tcPr>
          <w:p w:rsidR="008126C9" w:rsidRPr="00C72BB6" w:rsidRDefault="008126C9" w:rsidP="006F45C7">
            <w:pPr>
              <w:cnfStyle w:val="101000000000" w:firstRow="1" w:lastRow="0" w:firstColumn="1" w:lastColumn="0" w:oddVBand="0" w:evenVBand="0" w:oddHBand="0" w:evenHBand="0" w:firstRowFirstColumn="0" w:firstRowLastColumn="0" w:lastRowFirstColumn="0" w:lastRowLastColumn="0"/>
              <w:rPr>
                <w:rFonts w:cs="Arial"/>
              </w:rPr>
            </w:pPr>
            <w:r w:rsidRPr="00C72BB6">
              <w:rPr>
                <w:rFonts w:cs="Arial"/>
              </w:rPr>
              <w:t xml:space="preserve">FIELD </w:t>
            </w:r>
          </w:p>
        </w:tc>
        <w:tc>
          <w:tcPr>
            <w:tcW w:w="0" w:type="auto"/>
            <w:hideMark/>
            <w:tcPrChange w:id="2937"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REASON </w:t>
            </w:r>
          </w:p>
        </w:tc>
        <w:tc>
          <w:tcPr>
            <w:tcW w:w="0" w:type="auto"/>
            <w:hideMark/>
            <w:tcPrChange w:id="2938"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CAUSE </w:t>
            </w:r>
          </w:p>
        </w:tc>
        <w:tc>
          <w:tcPr>
            <w:tcW w:w="0" w:type="auto"/>
            <w:hideMark/>
            <w:tcPrChange w:id="2939" w:author="Sumit Pabbi" w:date="2015-04-13T19:27:00Z">
              <w:tcPr>
                <w:tcW w:w="0" w:type="auto"/>
                <w:hideMark/>
              </w:tcPr>
            </w:tcPrChange>
          </w:tcPr>
          <w:p w:rsidR="008126C9" w:rsidRPr="00C72BB6" w:rsidRDefault="008126C9" w:rsidP="006F45C7">
            <w:pPr>
              <w:cnfStyle w:val="100000000000" w:firstRow="1" w:lastRow="0" w:firstColumn="0" w:lastColumn="0" w:oddVBand="0" w:evenVBand="0" w:oddHBand="0" w:evenHBand="0" w:firstRowFirstColumn="0" w:firstRowLastColumn="0" w:lastRowFirstColumn="0" w:lastRowLastColumn="0"/>
              <w:rPr>
                <w:rFonts w:cs="Arial"/>
              </w:rPr>
            </w:pPr>
            <w:r w:rsidRPr="00C72BB6">
              <w:rPr>
                <w:rFonts w:cs="Arial"/>
              </w:rPr>
              <w:t xml:space="preserve">ERROR STRING </w:t>
            </w:r>
          </w:p>
        </w:tc>
      </w:tr>
      <w:tr w:rsidR="009C5EDB" w:rsidRPr="00C72BB6" w:rsidTr="00BC686E">
        <w:trPr>
          <w:cnfStyle w:val="000000100000" w:firstRow="0" w:lastRow="0" w:firstColumn="0" w:lastColumn="0" w:oddVBand="0" w:evenVBand="0" w:oddHBand="1" w:evenHBand="0" w:firstRowFirstColumn="0" w:firstRowLastColumn="0" w:lastRowFirstColumn="0" w:lastRowLastColumn="0"/>
          <w:trHeight w:val="20"/>
          <w:trPrChange w:id="294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41" w:author="Sumit Pabbi" w:date="2015-04-13T19:27:00Z">
              <w:tcPr>
                <w:tcW w:w="0" w:type="auto"/>
                <w:hideMark/>
              </w:tcPr>
            </w:tcPrChange>
          </w:tcPr>
          <w:p w:rsidR="008126C9" w:rsidRPr="00C72BB6" w:rsidRDefault="009C5EDB"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stateCode</w:t>
            </w:r>
          </w:p>
        </w:tc>
        <w:tc>
          <w:tcPr>
            <w:tcW w:w="0" w:type="auto"/>
            <w:hideMark/>
            <w:tcPrChange w:id="2942"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StateId is not present.</w:t>
            </w:r>
          </w:p>
        </w:tc>
        <w:tc>
          <w:tcPr>
            <w:tcW w:w="0" w:type="auto"/>
            <w:hideMark/>
            <w:tcPrChange w:id="2943"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944"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StateID missing. </w:t>
            </w:r>
          </w:p>
        </w:tc>
      </w:tr>
      <w:tr w:rsidR="009C5EDB" w:rsidRPr="00C72BB6" w:rsidTr="00BC686E">
        <w:trPr>
          <w:trHeight w:val="20"/>
          <w:trPrChange w:id="294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46" w:author="Sumit Pabbi" w:date="2015-04-13T19:27:00Z">
              <w:tcPr>
                <w:tcW w:w="0" w:type="auto"/>
              </w:tcPr>
            </w:tcPrChange>
          </w:tcPr>
          <w:p w:rsidR="008126C9" w:rsidRPr="00C72BB6" w:rsidRDefault="008126C9" w:rsidP="006F45C7">
            <w:pPr>
              <w:rPr>
                <w:rFonts w:cs="Arial"/>
              </w:rPr>
            </w:pPr>
          </w:p>
        </w:tc>
        <w:tc>
          <w:tcPr>
            <w:tcW w:w="0" w:type="auto"/>
            <w:tcPrChange w:id="2947"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this field of the location which is present but doesn’t match to location in Master Location data</w:t>
            </w:r>
          </w:p>
        </w:tc>
        <w:tc>
          <w:tcPr>
            <w:tcW w:w="0" w:type="auto"/>
            <w:tcPrChange w:id="2948"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auto"/>
            <w:tcPrChange w:id="2949"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 xml:space="preserve">Upload unsuccessful. Invalid State Information. </w:t>
            </w:r>
          </w:p>
          <w:p w:rsidR="008126C9" w:rsidRPr="00C72BB6" w:rsidRDefault="008126C9" w:rsidP="006F45C7">
            <w:pPr>
              <w:cnfStyle w:val="000000000000" w:firstRow="0" w:lastRow="0" w:firstColumn="0" w:lastColumn="0" w:oddVBand="0" w:evenVBand="0" w:oddHBand="0" w:evenHBand="0" w:firstRowFirstColumn="0" w:firstRowLastColumn="0" w:lastRowFirstColumn="0" w:lastRowLastColumn="0"/>
              <w:rPr>
                <w:rFonts w:cs="Arial"/>
              </w:rPr>
            </w:pPr>
          </w:p>
        </w:tc>
      </w:tr>
      <w:tr w:rsidR="009C5EDB" w:rsidRPr="00C72BB6" w:rsidTr="00BC686E">
        <w:trPr>
          <w:cnfStyle w:val="000000100000" w:firstRow="0" w:lastRow="0" w:firstColumn="0" w:lastColumn="0" w:oddVBand="0" w:evenVBand="0" w:oddHBand="1" w:evenHBand="0" w:firstRowFirstColumn="0" w:firstRowLastColumn="0" w:lastRowFirstColumn="0" w:lastRowLastColumn="0"/>
          <w:trHeight w:val="20"/>
          <w:trPrChange w:id="295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51" w:author="Sumit Pabbi" w:date="2015-04-13T19:27:00Z">
              <w:tcPr>
                <w:tcW w:w="0" w:type="auto"/>
                <w:hideMark/>
              </w:tcPr>
            </w:tcPrChange>
          </w:tcPr>
          <w:p w:rsidR="008126C9" w:rsidRPr="00C72BB6" w:rsidRDefault="009C5EDB"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districtCode</w:t>
            </w:r>
          </w:p>
        </w:tc>
        <w:tc>
          <w:tcPr>
            <w:tcW w:w="0" w:type="auto"/>
            <w:hideMark/>
            <w:tcPrChange w:id="2952"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DistrictId is not present.</w:t>
            </w:r>
          </w:p>
        </w:tc>
        <w:tc>
          <w:tcPr>
            <w:tcW w:w="0" w:type="auto"/>
            <w:hideMark/>
            <w:tcPrChange w:id="2953"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954"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DistrictId missing. </w:t>
            </w:r>
          </w:p>
        </w:tc>
      </w:tr>
      <w:tr w:rsidR="009C5EDB" w:rsidRPr="00C72BB6" w:rsidTr="00BC686E">
        <w:trPr>
          <w:trHeight w:val="20"/>
          <w:trPrChange w:id="295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56" w:author="Sumit Pabbi" w:date="2015-04-13T19:27:00Z">
              <w:tcPr>
                <w:tcW w:w="0" w:type="auto"/>
              </w:tcPr>
            </w:tcPrChange>
          </w:tcPr>
          <w:p w:rsidR="008126C9" w:rsidRPr="00C72BB6" w:rsidRDefault="008126C9" w:rsidP="006F45C7">
            <w:pPr>
              <w:rPr>
                <w:rFonts w:cs="Arial"/>
              </w:rPr>
            </w:pPr>
          </w:p>
        </w:tc>
        <w:tc>
          <w:tcPr>
            <w:tcW w:w="0" w:type="auto"/>
            <w:tcPrChange w:id="2957"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this field of the location which is present but doesn’t match to location in Master Location data</w:t>
            </w:r>
          </w:p>
        </w:tc>
        <w:tc>
          <w:tcPr>
            <w:tcW w:w="0" w:type="auto"/>
            <w:tcPrChange w:id="2958"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auto"/>
            <w:tcPrChange w:id="2959"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Invalid District Information.</w:t>
            </w:r>
          </w:p>
        </w:tc>
      </w:tr>
      <w:tr w:rsidR="009C5EDB" w:rsidRPr="00C72BB6" w:rsidTr="00BC686E">
        <w:trPr>
          <w:cnfStyle w:val="000000100000" w:firstRow="0" w:lastRow="0" w:firstColumn="0" w:lastColumn="0" w:oddVBand="0" w:evenVBand="0" w:oddHBand="1" w:evenHBand="0" w:firstRowFirstColumn="0" w:firstRowLastColumn="0" w:lastRowFirstColumn="0" w:lastRowLastColumn="0"/>
          <w:trHeight w:val="20"/>
          <w:trPrChange w:id="296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61" w:author="Sumit Pabbi" w:date="2015-04-13T19:27:00Z">
              <w:tcPr>
                <w:tcW w:w="0" w:type="auto"/>
                <w:hideMark/>
              </w:tcPr>
            </w:tcPrChange>
          </w:tcPr>
          <w:p w:rsidR="008126C9" w:rsidRPr="00C72BB6" w:rsidRDefault="009C5EDB"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circleCode</w:t>
            </w:r>
          </w:p>
        </w:tc>
        <w:tc>
          <w:tcPr>
            <w:tcW w:w="0" w:type="auto"/>
            <w:hideMark/>
            <w:tcPrChange w:id="2962"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CircleId is not present.</w:t>
            </w:r>
          </w:p>
        </w:tc>
        <w:tc>
          <w:tcPr>
            <w:tcW w:w="0" w:type="auto"/>
            <w:hideMark/>
            <w:tcPrChange w:id="2963"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hideMark/>
            <w:tcPrChange w:id="2964" w:author="Sumit Pabbi" w:date="2015-04-13T19:27:00Z">
              <w:tcPr>
                <w:tcW w:w="0" w:type="auto"/>
                <w:hideMark/>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 xml:space="preserve">Upload unsuccessful. CircleId missing. </w:t>
            </w:r>
          </w:p>
        </w:tc>
      </w:tr>
      <w:tr w:rsidR="009C5EDB" w:rsidRPr="00C72BB6" w:rsidTr="00BC686E">
        <w:trPr>
          <w:trHeight w:val="20"/>
          <w:trPrChange w:id="296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66" w:author="Sumit Pabbi" w:date="2015-04-13T19:27:00Z">
              <w:tcPr>
                <w:tcW w:w="0" w:type="auto"/>
              </w:tcPr>
            </w:tcPrChange>
          </w:tcPr>
          <w:p w:rsidR="008126C9" w:rsidRPr="00C72BB6" w:rsidRDefault="008126C9" w:rsidP="006F45C7">
            <w:pPr>
              <w:rPr>
                <w:rFonts w:cs="Arial"/>
              </w:rPr>
            </w:pPr>
          </w:p>
        </w:tc>
        <w:tc>
          <w:tcPr>
            <w:tcW w:w="0" w:type="auto"/>
            <w:tcPrChange w:id="2967"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this field is present but doesn’t match to Circle Code in circle table</w:t>
            </w:r>
          </w:p>
        </w:tc>
        <w:tc>
          <w:tcPr>
            <w:tcW w:w="0" w:type="auto"/>
            <w:tcPrChange w:id="2968"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Invalid Data</w:t>
            </w:r>
          </w:p>
        </w:tc>
        <w:tc>
          <w:tcPr>
            <w:tcW w:w="0" w:type="auto"/>
            <w:tcPrChange w:id="2969"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Invalid Circle Information.</w:t>
            </w:r>
          </w:p>
        </w:tc>
      </w:tr>
      <w:tr w:rsidR="009C5EDB" w:rsidRPr="00C72BB6" w:rsidTr="00BC686E">
        <w:trPr>
          <w:cnfStyle w:val="000000100000" w:firstRow="0" w:lastRow="0" w:firstColumn="0" w:lastColumn="0" w:oddVBand="0" w:evenVBand="0" w:oddHBand="1" w:evenHBand="0" w:firstRowFirstColumn="0" w:firstRowLastColumn="0" w:lastRowFirstColumn="0" w:lastRowLastColumn="0"/>
          <w:trHeight w:val="20"/>
          <w:trPrChange w:id="297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71" w:author="Sumit Pabbi" w:date="2015-04-13T19:27:00Z">
              <w:tcPr>
                <w:tcW w:w="0" w:type="auto"/>
              </w:tcPr>
            </w:tcPrChange>
          </w:tcPr>
          <w:p w:rsidR="008126C9" w:rsidRPr="00C72BB6" w:rsidRDefault="009C5EDB"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languageLocationCode</w:t>
            </w:r>
          </w:p>
        </w:tc>
        <w:tc>
          <w:tcPr>
            <w:tcW w:w="0" w:type="auto"/>
            <w:tcPrChange w:id="2972" w:author="Sumit Pabbi" w:date="2015-04-13T19:27:00Z">
              <w:tcPr>
                <w:tcW w:w="0" w:type="auto"/>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this field is not present.</w:t>
            </w:r>
          </w:p>
        </w:tc>
        <w:tc>
          <w:tcPr>
            <w:tcW w:w="0" w:type="auto"/>
            <w:tcPrChange w:id="2973" w:author="Sumit Pabbi" w:date="2015-04-13T19:27:00Z">
              <w:tcPr>
                <w:tcW w:w="0" w:type="auto"/>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tcPrChange w:id="2974" w:author="Sumit Pabbi" w:date="2015-04-13T19:27:00Z">
              <w:tcPr>
                <w:tcW w:w="0" w:type="auto"/>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languageLocationCode missing</w:t>
            </w:r>
          </w:p>
        </w:tc>
      </w:tr>
      <w:tr w:rsidR="009C5EDB" w:rsidRPr="00C72BB6" w:rsidTr="00BC686E">
        <w:trPr>
          <w:trHeight w:val="20"/>
          <w:trPrChange w:id="297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76" w:author="Sumit Pabbi" w:date="2015-04-13T19:27:00Z">
              <w:tcPr>
                <w:tcW w:w="0" w:type="auto"/>
              </w:tcPr>
            </w:tcPrChange>
          </w:tcPr>
          <w:p w:rsidR="008126C9" w:rsidRPr="00C72BB6" w:rsidRDefault="009C5EDB" w:rsidP="006F45C7">
            <w:pPr>
              <w:rPr>
                <w:rFonts w:cs="Arial"/>
              </w:rPr>
            </w:pPr>
            <w:r w:rsidRPr="00C72BB6">
              <w:rPr>
                <w:rFonts w:cs="Arial"/>
              </w:rPr>
              <w:t>isDefaultLanguageLocationCode</w:t>
            </w:r>
          </w:p>
        </w:tc>
        <w:tc>
          <w:tcPr>
            <w:tcW w:w="0" w:type="auto"/>
            <w:tcPrChange w:id="2977"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this field is not present.</w:t>
            </w:r>
          </w:p>
        </w:tc>
        <w:tc>
          <w:tcPr>
            <w:tcW w:w="0" w:type="auto"/>
            <w:tcPrChange w:id="2978"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tcPrChange w:id="2979" w:author="Sumit Pabbi" w:date="2015-04-13T19:27:00Z">
              <w:tcPr>
                <w:tcW w:w="0" w:type="auto"/>
              </w:tcPr>
            </w:tcPrChange>
          </w:tcPr>
          <w:p w:rsidR="008126C9" w:rsidRPr="00C72BB6" w:rsidRDefault="009C5EDB"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isDefaultLanguageLocationCode missing</w:t>
            </w:r>
          </w:p>
        </w:tc>
      </w:tr>
      <w:tr w:rsidR="009C5EDB" w:rsidRPr="00C72BB6" w:rsidTr="00BC686E">
        <w:trPr>
          <w:cnfStyle w:val="000000100000" w:firstRow="0" w:lastRow="0" w:firstColumn="0" w:lastColumn="0" w:oddVBand="0" w:evenVBand="0" w:oddHBand="1" w:evenHBand="0" w:firstRowFirstColumn="0" w:firstRowLastColumn="0" w:lastRowFirstColumn="0" w:lastRowLastColumn="0"/>
          <w:trHeight w:val="20"/>
          <w:trPrChange w:id="298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81" w:author="Sumit Pabbi" w:date="2015-04-13T19:27:00Z">
              <w:tcPr>
                <w:tcW w:w="0" w:type="auto"/>
              </w:tcPr>
            </w:tcPrChange>
          </w:tcPr>
          <w:p w:rsidR="008126C9" w:rsidRPr="00C72BB6" w:rsidRDefault="009C5EDB"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ALL</w:t>
            </w:r>
          </w:p>
        </w:tc>
        <w:tc>
          <w:tcPr>
            <w:tcW w:w="0" w:type="auto"/>
            <w:tcPrChange w:id="2982" w:author="Sumit Pabbi" w:date="2015-04-13T19:27:00Z">
              <w:tcPr>
                <w:tcW w:w="0" w:type="auto"/>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not correct datatype</w:t>
            </w:r>
          </w:p>
        </w:tc>
        <w:tc>
          <w:tcPr>
            <w:tcW w:w="0" w:type="auto"/>
            <w:tcPrChange w:id="2983" w:author="Sumit Pabbi" w:date="2015-04-13T19:27:00Z">
              <w:tcPr>
                <w:tcW w:w="0" w:type="auto"/>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InvalidData</w:t>
            </w:r>
          </w:p>
        </w:tc>
        <w:tc>
          <w:tcPr>
            <w:tcW w:w="0" w:type="auto"/>
            <w:tcPrChange w:id="2984" w:author="Sumit Pabbi" w:date="2015-04-13T19:27:00Z">
              <w:tcPr>
                <w:tcW w:w="0" w:type="auto"/>
              </w:tcPr>
            </w:tcPrChange>
          </w:tcPr>
          <w:p w:rsidR="008126C9" w:rsidRPr="00C72BB6" w:rsidRDefault="009C5EDB"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Invalid &lt;Field&gt; Information</w:t>
            </w:r>
          </w:p>
        </w:tc>
      </w:tr>
      <w:tr w:rsidR="00935CED" w:rsidRPr="00C72BB6" w:rsidTr="00BC686E">
        <w:trPr>
          <w:trHeight w:val="20"/>
          <w:trPrChange w:id="298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86" w:author="Sumit Pabbi" w:date="2015-04-13T19:27:00Z">
              <w:tcPr>
                <w:tcW w:w="0" w:type="auto"/>
              </w:tcPr>
            </w:tcPrChange>
          </w:tcPr>
          <w:p w:rsidR="00935CED" w:rsidRPr="00C72BB6" w:rsidRDefault="00935CED" w:rsidP="006F45C7">
            <w:pPr>
              <w:rPr>
                <w:rFonts w:cs="Arial"/>
              </w:rPr>
            </w:pPr>
            <w:r w:rsidRPr="00C72BB6">
              <w:rPr>
                <w:rFonts w:cs="Arial"/>
              </w:rPr>
              <w:t>languageMA</w:t>
            </w:r>
          </w:p>
        </w:tc>
        <w:tc>
          <w:tcPr>
            <w:tcW w:w="0" w:type="auto"/>
            <w:tcPrChange w:id="2987" w:author="Sumit Pabbi" w:date="2015-04-13T19:27:00Z">
              <w:tcPr>
                <w:tcW w:w="0" w:type="auto"/>
              </w:tcPr>
            </w:tcPrChange>
          </w:tcPr>
          <w:p w:rsidR="00935CED" w:rsidRPr="00C72BB6" w:rsidRDefault="00935CED"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this field is not present.</w:t>
            </w:r>
          </w:p>
        </w:tc>
        <w:tc>
          <w:tcPr>
            <w:tcW w:w="0" w:type="auto"/>
            <w:tcPrChange w:id="2988" w:author="Sumit Pabbi" w:date="2015-04-13T19:27:00Z">
              <w:tcPr>
                <w:tcW w:w="0" w:type="auto"/>
              </w:tcPr>
            </w:tcPrChange>
          </w:tcPr>
          <w:p w:rsidR="00935CED" w:rsidRPr="00C72BB6" w:rsidRDefault="00935CED"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tcPrChange w:id="2989" w:author="Sumit Pabbi" w:date="2015-04-13T19:27:00Z">
              <w:tcPr>
                <w:tcW w:w="0" w:type="auto"/>
              </w:tcPr>
            </w:tcPrChange>
          </w:tcPr>
          <w:p w:rsidR="00935CED" w:rsidRPr="00C72BB6" w:rsidRDefault="00935CED"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languageMA  missing</w:t>
            </w:r>
          </w:p>
        </w:tc>
      </w:tr>
      <w:tr w:rsidR="00935CED" w:rsidRPr="00C72BB6" w:rsidTr="00BC686E">
        <w:trPr>
          <w:cnfStyle w:val="000000100000" w:firstRow="0" w:lastRow="0" w:firstColumn="0" w:lastColumn="0" w:oddVBand="0" w:evenVBand="0" w:oddHBand="1" w:evenHBand="0" w:firstRowFirstColumn="0" w:firstRowLastColumn="0" w:lastRowFirstColumn="0" w:lastRowLastColumn="0"/>
          <w:trHeight w:val="20"/>
          <w:trPrChange w:id="2990"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91" w:author="Sumit Pabbi" w:date="2015-04-13T19:27:00Z">
              <w:tcPr>
                <w:tcW w:w="0" w:type="auto"/>
              </w:tcPr>
            </w:tcPrChange>
          </w:tcPr>
          <w:p w:rsidR="00935CED" w:rsidRPr="00C72BB6" w:rsidRDefault="00935CED" w:rsidP="006F45C7">
            <w:pPr>
              <w:cnfStyle w:val="001000100000" w:firstRow="0" w:lastRow="0" w:firstColumn="1" w:lastColumn="0" w:oddVBand="0" w:evenVBand="0" w:oddHBand="1" w:evenHBand="0" w:firstRowFirstColumn="0" w:firstRowLastColumn="0" w:lastRowFirstColumn="0" w:lastRowLastColumn="0"/>
              <w:rPr>
                <w:rFonts w:cs="Arial"/>
              </w:rPr>
            </w:pPr>
            <w:r w:rsidRPr="00C72BB6">
              <w:rPr>
                <w:rFonts w:cs="Arial"/>
              </w:rPr>
              <w:t>languageMK</w:t>
            </w:r>
          </w:p>
        </w:tc>
        <w:tc>
          <w:tcPr>
            <w:tcW w:w="0" w:type="auto"/>
            <w:tcPrChange w:id="2992" w:author="Sumit Pabbi" w:date="2015-04-13T19:27:00Z">
              <w:tcPr>
                <w:tcW w:w="0" w:type="auto"/>
              </w:tcPr>
            </w:tcPrChange>
          </w:tcPr>
          <w:p w:rsidR="00935CED" w:rsidRPr="00C72BB6" w:rsidRDefault="00935CED"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if this field is not present.</w:t>
            </w:r>
          </w:p>
        </w:tc>
        <w:tc>
          <w:tcPr>
            <w:tcW w:w="0" w:type="auto"/>
            <w:tcPrChange w:id="2993" w:author="Sumit Pabbi" w:date="2015-04-13T19:27:00Z">
              <w:tcPr>
                <w:tcW w:w="0" w:type="auto"/>
              </w:tcPr>
            </w:tcPrChange>
          </w:tcPr>
          <w:p w:rsidR="00935CED" w:rsidRPr="00C72BB6" w:rsidRDefault="00935CED"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Mandatory Parameter Missing</w:t>
            </w:r>
          </w:p>
        </w:tc>
        <w:tc>
          <w:tcPr>
            <w:tcW w:w="0" w:type="auto"/>
            <w:tcPrChange w:id="2994" w:author="Sumit Pabbi" w:date="2015-04-13T19:27:00Z">
              <w:tcPr>
                <w:tcW w:w="0" w:type="auto"/>
              </w:tcPr>
            </w:tcPrChange>
          </w:tcPr>
          <w:p w:rsidR="00935CED" w:rsidRPr="00C72BB6" w:rsidRDefault="00935CED" w:rsidP="006F45C7">
            <w:pPr>
              <w:cnfStyle w:val="000000100000" w:firstRow="0" w:lastRow="0" w:firstColumn="0" w:lastColumn="0" w:oddVBand="0" w:evenVBand="0" w:oddHBand="1" w:evenHBand="0" w:firstRowFirstColumn="0" w:firstRowLastColumn="0" w:lastRowFirstColumn="0" w:lastRowLastColumn="0"/>
              <w:rPr>
                <w:rFonts w:cs="Arial"/>
              </w:rPr>
            </w:pPr>
            <w:r w:rsidRPr="00C72BB6">
              <w:rPr>
                <w:rFonts w:cs="Arial"/>
              </w:rPr>
              <w:t>Upload unsuccessful. languageMK  missing</w:t>
            </w:r>
          </w:p>
        </w:tc>
      </w:tr>
      <w:tr w:rsidR="00935CED" w:rsidRPr="00C72BB6" w:rsidTr="00BC686E">
        <w:trPr>
          <w:trHeight w:val="20"/>
          <w:trPrChange w:id="2995" w:author="Sumit Pabbi" w:date="2015-04-13T19:27:00Z">
            <w:trPr>
              <w:trHeight w:val="20"/>
            </w:trPr>
          </w:trPrChange>
        </w:trPr>
        <w:tc>
          <w:tcPr>
            <w:cnfStyle w:val="001000000000" w:firstRow="0" w:lastRow="0" w:firstColumn="1" w:lastColumn="0" w:oddVBand="0" w:evenVBand="0" w:oddHBand="0" w:evenHBand="0" w:firstRowFirstColumn="0" w:firstRowLastColumn="0" w:lastRowFirstColumn="0" w:lastRowLastColumn="0"/>
            <w:tcW w:w="0" w:type="auto"/>
            <w:tcPrChange w:id="2996" w:author="Sumit Pabbi" w:date="2015-04-13T19:27:00Z">
              <w:tcPr>
                <w:tcW w:w="0" w:type="auto"/>
              </w:tcPr>
            </w:tcPrChange>
          </w:tcPr>
          <w:p w:rsidR="00935CED" w:rsidRPr="00C72BB6" w:rsidRDefault="00935CED" w:rsidP="006F45C7">
            <w:pPr>
              <w:rPr>
                <w:rFonts w:cs="Arial"/>
              </w:rPr>
            </w:pPr>
            <w:r w:rsidRPr="00C72BB6">
              <w:rPr>
                <w:rFonts w:cs="Arial"/>
              </w:rPr>
              <w:t>languageKK</w:t>
            </w:r>
          </w:p>
        </w:tc>
        <w:tc>
          <w:tcPr>
            <w:tcW w:w="0" w:type="auto"/>
            <w:tcPrChange w:id="2997" w:author="Sumit Pabbi" w:date="2015-04-13T19:27:00Z">
              <w:tcPr>
                <w:tcW w:w="0" w:type="auto"/>
              </w:tcPr>
            </w:tcPrChange>
          </w:tcPr>
          <w:p w:rsidR="00935CED" w:rsidRPr="00C72BB6" w:rsidRDefault="00935CED"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if this field is not present.</w:t>
            </w:r>
          </w:p>
        </w:tc>
        <w:tc>
          <w:tcPr>
            <w:tcW w:w="0" w:type="auto"/>
            <w:tcPrChange w:id="2998" w:author="Sumit Pabbi" w:date="2015-04-13T19:27:00Z">
              <w:tcPr>
                <w:tcW w:w="0" w:type="auto"/>
              </w:tcPr>
            </w:tcPrChange>
          </w:tcPr>
          <w:p w:rsidR="00935CED" w:rsidRPr="00C72BB6" w:rsidRDefault="00935CED"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Mandatory Parameter Missing</w:t>
            </w:r>
          </w:p>
        </w:tc>
        <w:tc>
          <w:tcPr>
            <w:tcW w:w="0" w:type="auto"/>
            <w:tcPrChange w:id="2999" w:author="Sumit Pabbi" w:date="2015-04-13T19:27:00Z">
              <w:tcPr>
                <w:tcW w:w="0" w:type="auto"/>
              </w:tcPr>
            </w:tcPrChange>
          </w:tcPr>
          <w:p w:rsidR="00935CED" w:rsidRPr="00C72BB6" w:rsidRDefault="00935CED" w:rsidP="006F45C7">
            <w:pPr>
              <w:cnfStyle w:val="000000000000" w:firstRow="0" w:lastRow="0" w:firstColumn="0" w:lastColumn="0" w:oddVBand="0" w:evenVBand="0" w:oddHBand="0" w:evenHBand="0" w:firstRowFirstColumn="0" w:firstRowLastColumn="0" w:lastRowFirstColumn="0" w:lastRowLastColumn="0"/>
              <w:rPr>
                <w:rFonts w:cs="Arial"/>
              </w:rPr>
            </w:pPr>
            <w:r w:rsidRPr="00C72BB6">
              <w:rPr>
                <w:rFonts w:cs="Arial"/>
              </w:rPr>
              <w:t>Upload unsuccessful. languageKK  missing</w:t>
            </w:r>
          </w:p>
        </w:tc>
      </w:tr>
    </w:tbl>
    <w:p w:rsidR="00066DF1" w:rsidRPr="00C72BB6" w:rsidRDefault="00066DF1" w:rsidP="009C5EDB">
      <w:pPr>
        <w:rPr>
          <w:rFonts w:ascii="Arial" w:hAnsi="Arial" w:cs="Arial"/>
        </w:rPr>
      </w:pPr>
    </w:p>
    <w:p w:rsidR="00223A61" w:rsidRPr="00C72BB6" w:rsidRDefault="00223A61" w:rsidP="000D3890">
      <w:pPr>
        <w:rPr>
          <w:rFonts w:ascii="Arial" w:hAnsi="Arial" w:cs="Arial"/>
        </w:rPr>
      </w:pPr>
    </w:p>
    <w:p w:rsidR="00995E66" w:rsidRPr="00C72BB6" w:rsidRDefault="00995E66" w:rsidP="00995E66">
      <w:pPr>
        <w:rPr>
          <w:rFonts w:ascii="Arial" w:hAnsi="Arial" w:cs="Arial"/>
        </w:rPr>
      </w:pPr>
    </w:p>
    <w:p w:rsidR="0008299B" w:rsidRPr="00C72BB6" w:rsidRDefault="008126C9">
      <w:pPr>
        <w:rPr>
          <w:rFonts w:ascii="Arial" w:eastAsia="Times New Roman" w:hAnsi="Arial" w:cs="Arial"/>
          <w:b/>
          <w:bCs/>
          <w:color w:val="4F81BD"/>
          <w:sz w:val="26"/>
          <w:szCs w:val="26"/>
        </w:rPr>
      </w:pPr>
      <w:bookmarkStart w:id="3000" w:name="_Ref411261831"/>
      <w:r w:rsidRPr="00C72BB6">
        <w:rPr>
          <w:rFonts w:ascii="Arial" w:hAnsi="Arial" w:cs="Arial"/>
        </w:rPr>
        <w:br w:type="page"/>
      </w:r>
    </w:p>
    <w:p w:rsidR="005C189F" w:rsidRPr="00C72BB6" w:rsidRDefault="008126C9" w:rsidP="00AD5C2F">
      <w:pPr>
        <w:pStyle w:val="Heading2"/>
      </w:pPr>
      <w:bookmarkStart w:id="3001" w:name="_Ref411531672"/>
      <w:bookmarkStart w:id="3002" w:name="_Toc413665727"/>
      <w:bookmarkStart w:id="3003" w:name="_Toc413339928"/>
      <w:bookmarkStart w:id="3004" w:name="_Toc416719503"/>
      <w:r w:rsidRPr="00C72BB6">
        <w:t>Reporting</w:t>
      </w:r>
      <w:bookmarkEnd w:id="3000"/>
      <w:bookmarkEnd w:id="3001"/>
      <w:bookmarkEnd w:id="3002"/>
      <w:bookmarkEnd w:id="3003"/>
      <w:bookmarkEnd w:id="3004"/>
    </w:p>
    <w:p w:rsidR="005C189F" w:rsidRPr="00C72BB6" w:rsidRDefault="008126C9" w:rsidP="00BD236B">
      <w:pPr>
        <w:rPr>
          <w:rFonts w:ascii="Arial" w:hAnsi="Arial" w:cs="Arial"/>
        </w:rPr>
      </w:pPr>
      <w:r w:rsidRPr="00C72BB6">
        <w:rPr>
          <w:rFonts w:ascii="Arial" w:hAnsi="Arial" w:cs="Arial"/>
        </w:rPr>
        <w:t>&lt;Reporting Tool Evaluation and Selection, Design&gt;</w:t>
      </w:r>
    </w:p>
    <w:p w:rsidR="005C189F" w:rsidRPr="00C72BB6" w:rsidRDefault="008126C9" w:rsidP="00AD5C2F">
      <w:pPr>
        <w:pStyle w:val="Heading2"/>
      </w:pPr>
      <w:bookmarkStart w:id="3005" w:name="_Toc413665728"/>
      <w:bookmarkStart w:id="3006" w:name="_Toc413339929"/>
      <w:bookmarkStart w:id="3007" w:name="_Toc416719504"/>
      <w:r w:rsidRPr="00C72BB6">
        <w:t>Logging</w:t>
      </w:r>
      <w:bookmarkEnd w:id="3005"/>
      <w:bookmarkEnd w:id="3006"/>
      <w:bookmarkEnd w:id="3007"/>
    </w:p>
    <w:p w:rsidR="002E3114" w:rsidRPr="00C72BB6" w:rsidRDefault="008126C9" w:rsidP="00AD5C2F">
      <w:pPr>
        <w:pStyle w:val="Heading3"/>
      </w:pPr>
      <w:bookmarkStart w:id="3008" w:name="_Toc416719505"/>
      <w:r w:rsidRPr="00C72BB6">
        <w:t>MA, MK, Kilkari Logs</w:t>
      </w:r>
      <w:bookmarkEnd w:id="3008"/>
      <w:r w:rsidRPr="00C72BB6">
        <w:t xml:space="preserve"> </w:t>
      </w:r>
    </w:p>
    <w:p w:rsidR="007A2649" w:rsidRPr="00C72BB6" w:rsidRDefault="008126C9" w:rsidP="002E3114">
      <w:pPr>
        <w:rPr>
          <w:rFonts w:ascii="Arial" w:hAnsi="Arial" w:cs="Arial"/>
        </w:rPr>
      </w:pPr>
      <w:r w:rsidRPr="00C72BB6">
        <w:rPr>
          <w:rFonts w:ascii="Arial" w:hAnsi="Arial" w:cs="Arial"/>
        </w:rPr>
        <w:t>MA, MK, Kilkari modules shall use the logging tool and policy as provided by MOTECH Platform:</w:t>
      </w:r>
    </w:p>
    <w:p w:rsidR="002E3114" w:rsidRPr="00C72BB6" w:rsidRDefault="008126C9" w:rsidP="005B1FD3">
      <w:pPr>
        <w:pStyle w:val="ListParagraph"/>
        <w:numPr>
          <w:ilvl w:val="0"/>
          <w:numId w:val="16"/>
        </w:numPr>
        <w:rPr>
          <w:rFonts w:ascii="Arial" w:hAnsi="Arial" w:cs="Arial"/>
        </w:rPr>
      </w:pPr>
      <w:r w:rsidRPr="00C72BB6">
        <w:rPr>
          <w:rFonts w:ascii="Arial" w:hAnsi="Arial" w:cs="Arial"/>
        </w:rPr>
        <w:t>slf4j tool shall be used for logging</w:t>
      </w:r>
    </w:p>
    <w:p w:rsidR="007A2649" w:rsidRPr="00C72BB6" w:rsidRDefault="008126C9" w:rsidP="005B1FD3">
      <w:pPr>
        <w:pStyle w:val="ListParagraph"/>
        <w:numPr>
          <w:ilvl w:val="0"/>
          <w:numId w:val="16"/>
        </w:numPr>
        <w:rPr>
          <w:rFonts w:ascii="Arial" w:hAnsi="Arial" w:cs="Arial"/>
        </w:rPr>
      </w:pPr>
      <w:r w:rsidRPr="00C72BB6">
        <w:rPr>
          <w:rFonts w:ascii="Arial" w:hAnsi="Arial" w:cs="Arial"/>
        </w:rPr>
        <w:t>MA, MK, Kilkari logs shall be stored in a log file.</w:t>
      </w:r>
    </w:p>
    <w:p w:rsidR="0079665A" w:rsidRPr="00C72BB6" w:rsidRDefault="008126C9" w:rsidP="005B1FD3">
      <w:pPr>
        <w:pStyle w:val="ListParagraph"/>
        <w:numPr>
          <w:ilvl w:val="0"/>
          <w:numId w:val="16"/>
        </w:numPr>
        <w:rPr>
          <w:rFonts w:ascii="Arial" w:hAnsi="Arial" w:cs="Arial"/>
        </w:rPr>
      </w:pPr>
      <w:r w:rsidRPr="00C72BB6">
        <w:rPr>
          <w:rFonts w:ascii="Arial" w:hAnsi="Arial" w:cs="Arial"/>
        </w:rPr>
        <w:t>There shall be one log file per web-tier server (these logs shall not be aggregated).</w:t>
      </w:r>
    </w:p>
    <w:p w:rsidR="00EF7C65" w:rsidRPr="00C72BB6" w:rsidRDefault="008126C9" w:rsidP="005B1FD3">
      <w:pPr>
        <w:pStyle w:val="ListParagraph"/>
        <w:numPr>
          <w:ilvl w:val="0"/>
          <w:numId w:val="16"/>
        </w:numPr>
        <w:rPr>
          <w:rFonts w:ascii="Arial" w:hAnsi="Arial" w:cs="Arial"/>
        </w:rPr>
      </w:pPr>
      <w:r w:rsidRPr="00C72BB6">
        <w:rPr>
          <w:rFonts w:ascii="Arial" w:hAnsi="Arial" w:cs="Arial"/>
        </w:rPr>
        <w:t>It shall be possible for NMS Administrators / Support Staff to view these log files via MOTECH Platform Admin User Interface or by directly accessing it on the Linux file system.</w:t>
      </w:r>
    </w:p>
    <w:p w:rsidR="007A2649" w:rsidRPr="00C72BB6" w:rsidRDefault="008126C9" w:rsidP="005B1FD3">
      <w:pPr>
        <w:pStyle w:val="ListParagraph"/>
        <w:numPr>
          <w:ilvl w:val="0"/>
          <w:numId w:val="16"/>
        </w:numPr>
        <w:rPr>
          <w:rFonts w:ascii="Arial" w:hAnsi="Arial" w:cs="Arial"/>
        </w:rPr>
      </w:pPr>
      <w:r w:rsidRPr="00C72BB6">
        <w:rPr>
          <w:rFonts w:ascii="Arial" w:hAnsi="Arial" w:cs="Arial"/>
        </w:rPr>
        <w:t>It shall be possible for NMS Administrators / Support Staff to view and change log level of all MA, MK, and Kilkari SW modules via MOTECH Platform Admin User Interface (per-server basis).</w:t>
      </w:r>
    </w:p>
    <w:p w:rsidR="006B5FB9" w:rsidRPr="00C72BB6" w:rsidRDefault="006B5FB9" w:rsidP="00AD5C2F">
      <w:pPr>
        <w:pStyle w:val="Heading3"/>
      </w:pPr>
      <w:bookmarkStart w:id="3009" w:name="_Toc416719506"/>
      <w:r w:rsidRPr="00C72BB6">
        <w:t>Log Levels</w:t>
      </w:r>
      <w:bookmarkEnd w:id="3009"/>
    </w:p>
    <w:p w:rsidR="006B5FB9" w:rsidRPr="00C72BB6" w:rsidRDefault="006B5FB9" w:rsidP="006B5FB9">
      <w:pPr>
        <w:rPr>
          <w:rFonts w:ascii="Arial" w:hAnsi="Arial" w:cs="Arial"/>
        </w:rPr>
      </w:pPr>
      <w:r w:rsidRPr="00C72BB6">
        <w:rPr>
          <w:rFonts w:ascii="Arial" w:hAnsi="Arial" w:cs="Arial"/>
        </w:rPr>
        <w:t>The following table describes the information logged at various log levels (by MA, MK and Kilkari Services:</w:t>
      </w:r>
    </w:p>
    <w:tbl>
      <w:tblPr>
        <w:tblStyle w:val="LightList-Accent13"/>
        <w:tblW w:w="0" w:type="auto"/>
        <w:tblLook w:val="04A0" w:firstRow="1" w:lastRow="0" w:firstColumn="1" w:lastColumn="0" w:noHBand="0" w:noVBand="1"/>
      </w:tblPr>
      <w:tblGrid>
        <w:gridCol w:w="2898"/>
        <w:gridCol w:w="6678"/>
      </w:tblGrid>
      <w:tr w:rsidR="006B5FB9" w:rsidRPr="00C72BB6" w:rsidTr="00F35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Log Level</w:t>
            </w:r>
          </w:p>
        </w:tc>
        <w:tc>
          <w:tcPr>
            <w:tcW w:w="6678" w:type="dxa"/>
          </w:tcPr>
          <w:p w:rsidR="006B5FB9" w:rsidRPr="00C72BB6" w:rsidRDefault="006B5FB9" w:rsidP="00E51083">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C72BB6">
              <w:rPr>
                <w:rFonts w:ascii="Arial" w:hAnsi="Arial" w:cs="Arial"/>
                <w:sz w:val="20"/>
              </w:rPr>
              <w:t>Information Logged at this Level</w:t>
            </w:r>
          </w:p>
        </w:tc>
      </w:tr>
      <w:tr w:rsidR="006B5FB9" w:rsidRPr="00C72BB6" w:rsidTr="00F35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FATAL</w:t>
            </w:r>
          </w:p>
        </w:tc>
        <w:tc>
          <w:tcPr>
            <w:tcW w:w="6678" w:type="dxa"/>
          </w:tcPr>
          <w:p w:rsidR="006B5FB9" w:rsidRPr="00C72BB6" w:rsidRDefault="006B5FB9" w:rsidP="00E51083">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72BB6">
              <w:rPr>
                <w:rFonts w:ascii="Arial" w:hAnsi="Arial" w:cs="Arial"/>
                <w:sz w:val="20"/>
              </w:rPr>
              <w:t>Very severe error events that will presumably lead the application to abort</w:t>
            </w:r>
          </w:p>
        </w:tc>
      </w:tr>
      <w:tr w:rsidR="006B5FB9" w:rsidRPr="00C72BB6" w:rsidTr="00F35FE7">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ERROR</w:t>
            </w:r>
          </w:p>
        </w:tc>
        <w:tc>
          <w:tcPr>
            <w:tcW w:w="6678" w:type="dxa"/>
          </w:tcPr>
          <w:p w:rsidR="006B5FB9" w:rsidRPr="00C72BB6" w:rsidRDefault="006B5FB9" w:rsidP="00E51083">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72BB6">
              <w:rPr>
                <w:rFonts w:ascii="Arial" w:hAnsi="Arial" w:cs="Arial"/>
                <w:sz w:val="20"/>
              </w:rPr>
              <w:t>Error events that might still allow the application to continue running;</w:t>
            </w:r>
          </w:p>
        </w:tc>
      </w:tr>
      <w:tr w:rsidR="006B5FB9" w:rsidRPr="00C72BB6" w:rsidTr="00F35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WARN</w:t>
            </w:r>
          </w:p>
        </w:tc>
        <w:tc>
          <w:tcPr>
            <w:tcW w:w="6678" w:type="dxa"/>
          </w:tcPr>
          <w:p w:rsidR="006B5FB9" w:rsidRPr="00C72BB6" w:rsidRDefault="006B5FB9" w:rsidP="00E51083">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72BB6">
              <w:rPr>
                <w:rFonts w:ascii="Arial" w:hAnsi="Arial" w:cs="Arial"/>
                <w:sz w:val="20"/>
              </w:rPr>
              <w:t>Potentially harmful situations;</w:t>
            </w:r>
          </w:p>
        </w:tc>
      </w:tr>
      <w:tr w:rsidR="006B5FB9" w:rsidRPr="00C72BB6" w:rsidTr="00F35FE7">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INFO</w:t>
            </w:r>
          </w:p>
        </w:tc>
        <w:tc>
          <w:tcPr>
            <w:tcW w:w="6678" w:type="dxa"/>
          </w:tcPr>
          <w:p w:rsidR="006B5FB9" w:rsidRPr="00C72BB6" w:rsidRDefault="006B5FB9" w:rsidP="00E51083">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72BB6">
              <w:rPr>
                <w:rFonts w:ascii="Arial" w:hAnsi="Arial" w:cs="Arial"/>
                <w:sz w:val="20"/>
              </w:rPr>
              <w:t>CSV UploadInformational messages that highlight the progress at coarse-grained level;  (e.g. module startup info; CSV upload info; etc.)</w:t>
            </w:r>
          </w:p>
        </w:tc>
      </w:tr>
      <w:tr w:rsidR="006B5FB9" w:rsidRPr="00C72BB6" w:rsidTr="00F35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DEBUG</w:t>
            </w:r>
          </w:p>
        </w:tc>
        <w:tc>
          <w:tcPr>
            <w:tcW w:w="6678" w:type="dxa"/>
          </w:tcPr>
          <w:p w:rsidR="006B5FB9" w:rsidRPr="00C72BB6" w:rsidRDefault="006B5FB9" w:rsidP="00E51083">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72BB6">
              <w:rPr>
                <w:rFonts w:ascii="Arial" w:hAnsi="Arial" w:cs="Arial"/>
                <w:sz w:val="20"/>
              </w:rPr>
              <w:t>Per-Call Messages exchanged on the MOTECH-IVR Interface;</w:t>
            </w:r>
          </w:p>
        </w:tc>
      </w:tr>
      <w:tr w:rsidR="006B5FB9" w:rsidRPr="00C72BB6" w:rsidTr="00F35FE7">
        <w:tc>
          <w:tcPr>
            <w:cnfStyle w:val="001000000000" w:firstRow="0" w:lastRow="0" w:firstColumn="1" w:lastColumn="0" w:oddVBand="0" w:evenVBand="0" w:oddHBand="0" w:evenHBand="0" w:firstRowFirstColumn="0" w:firstRowLastColumn="0" w:lastRowFirstColumn="0" w:lastRowLastColumn="0"/>
            <w:tcW w:w="2898" w:type="dxa"/>
          </w:tcPr>
          <w:p w:rsidR="006B5FB9" w:rsidRPr="00C72BB6" w:rsidRDefault="006B5FB9" w:rsidP="00E51083">
            <w:pPr>
              <w:rPr>
                <w:rFonts w:ascii="Arial" w:hAnsi="Arial" w:cs="Arial"/>
                <w:sz w:val="20"/>
              </w:rPr>
            </w:pPr>
            <w:r w:rsidRPr="00C72BB6">
              <w:rPr>
                <w:rFonts w:ascii="Arial" w:hAnsi="Arial" w:cs="Arial"/>
                <w:sz w:val="20"/>
              </w:rPr>
              <w:t>TRACE</w:t>
            </w:r>
          </w:p>
        </w:tc>
        <w:tc>
          <w:tcPr>
            <w:tcW w:w="6678" w:type="dxa"/>
          </w:tcPr>
          <w:p w:rsidR="006B5FB9" w:rsidRPr="00C72BB6" w:rsidRDefault="006B5FB9" w:rsidP="00E51083">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72BB6">
              <w:rPr>
                <w:rFonts w:ascii="Arial" w:hAnsi="Arial" w:cs="Arial"/>
                <w:sz w:val="20"/>
              </w:rPr>
              <w:t>Events that are most useful to debug the application;</w:t>
            </w:r>
          </w:p>
        </w:tc>
      </w:tr>
    </w:tbl>
    <w:p w:rsidR="006B5FB9" w:rsidRPr="00C72BB6" w:rsidRDefault="006B5FB9" w:rsidP="006B5FB9">
      <w:pPr>
        <w:rPr>
          <w:rFonts w:ascii="Arial" w:hAnsi="Arial" w:cs="Arial"/>
        </w:rPr>
      </w:pPr>
    </w:p>
    <w:p w:rsidR="006A7153" w:rsidRPr="00C72BB6" w:rsidRDefault="006B5FB9" w:rsidP="006B5FB9">
      <w:pPr>
        <w:rPr>
          <w:rFonts w:ascii="Arial" w:hAnsi="Arial" w:cs="Arial"/>
        </w:rPr>
      </w:pPr>
      <w:r w:rsidRPr="00C72BB6">
        <w:rPr>
          <w:rFonts w:ascii="Arial" w:hAnsi="Arial" w:cs="Arial"/>
        </w:rPr>
        <w:t xml:space="preserve">The default log level shall be configured as </w:t>
      </w:r>
      <w:r w:rsidRPr="00C72BB6">
        <w:rPr>
          <w:rFonts w:ascii="Arial" w:hAnsi="Arial" w:cs="Arial"/>
          <w:b/>
        </w:rPr>
        <w:t>INFO</w:t>
      </w:r>
      <w:r w:rsidRPr="00C72BB6">
        <w:rPr>
          <w:rFonts w:ascii="Arial" w:hAnsi="Arial" w:cs="Arial"/>
        </w:rPr>
        <w:t xml:space="preserve"> level.</w:t>
      </w:r>
    </w:p>
    <w:p w:rsidR="00A9537B" w:rsidRPr="00C72BB6" w:rsidRDefault="008126C9" w:rsidP="00AD5C2F">
      <w:pPr>
        <w:pStyle w:val="Heading2"/>
      </w:pPr>
      <w:bookmarkStart w:id="3010" w:name="_Toc413665729"/>
      <w:bookmarkStart w:id="3011" w:name="_Toc413339930"/>
      <w:bookmarkStart w:id="3012" w:name="_Toc416719507"/>
      <w:r w:rsidRPr="00C72BB6">
        <w:t>Exception Handling</w:t>
      </w:r>
      <w:bookmarkEnd w:id="3010"/>
      <w:bookmarkEnd w:id="3011"/>
      <w:bookmarkEnd w:id="3012"/>
    </w:p>
    <w:p w:rsidR="00D67C93" w:rsidRPr="00C72BB6" w:rsidRDefault="008126C9" w:rsidP="00AD5C2F">
      <w:pPr>
        <w:pStyle w:val="Heading3"/>
      </w:pPr>
      <w:bookmarkStart w:id="3013" w:name="_Toc416719508"/>
      <w:r w:rsidRPr="00C72BB6">
        <w:t>Design Options</w:t>
      </w:r>
      <w:bookmarkEnd w:id="3013"/>
    </w:p>
    <w:p w:rsidR="00D67C93" w:rsidRPr="00C72BB6" w:rsidRDefault="008126C9" w:rsidP="00AD5C2F">
      <w:pPr>
        <w:pStyle w:val="Heading4"/>
      </w:pPr>
      <w:r w:rsidRPr="00C72BB6">
        <w:t>Using a Fault Barrier</w:t>
      </w:r>
    </w:p>
    <w:p w:rsidR="003D485F" w:rsidRPr="00C72BB6" w:rsidRDefault="008126C9" w:rsidP="00AA77CF">
      <w:pPr>
        <w:spacing w:before="120" w:after="120" w:line="360" w:lineRule="auto"/>
        <w:contextualSpacing/>
        <w:rPr>
          <w:rFonts w:ascii="Arial" w:hAnsi="Arial" w:cs="Arial"/>
        </w:rPr>
      </w:pPr>
      <w:r w:rsidRPr="00C72BB6">
        <w:rPr>
          <w:rFonts w:ascii="Arial" w:hAnsi="Arial" w:cs="Arial"/>
        </w:rPr>
        <w:t>In this approach all exceptions are categorized as follows:</w:t>
      </w:r>
    </w:p>
    <w:p w:rsidR="003D485F" w:rsidRPr="00C72BB6" w:rsidRDefault="008126C9" w:rsidP="005B1FD3">
      <w:pPr>
        <w:pStyle w:val="ListParagraph"/>
        <w:numPr>
          <w:ilvl w:val="0"/>
          <w:numId w:val="10"/>
        </w:numPr>
        <w:shd w:val="clear" w:color="auto" w:fill="FFFFFF"/>
        <w:spacing w:after="240" w:line="360" w:lineRule="auto"/>
        <w:contextualSpacing w:val="0"/>
        <w:rPr>
          <w:rFonts w:ascii="Arial" w:hAnsi="Arial" w:cs="Arial"/>
          <w:color w:val="000000"/>
          <w:szCs w:val="20"/>
        </w:rPr>
      </w:pPr>
      <w:r w:rsidRPr="00C72BB6">
        <w:rPr>
          <w:rFonts w:ascii="Arial" w:hAnsi="Arial" w:cs="Arial"/>
          <w:b/>
          <w:bCs/>
          <w:color w:val="000000"/>
          <w:szCs w:val="20"/>
        </w:rPr>
        <w:t xml:space="preserve">Contingency: </w:t>
      </w:r>
      <w:r w:rsidRPr="00C72BB6">
        <w:rPr>
          <w:rFonts w:ascii="Arial" w:hAnsi="Arial" w:cs="Arial"/>
          <w:color w:val="000000"/>
          <w:szCs w:val="20"/>
        </w:rPr>
        <w:t>An expected condition demanding an alternative response from a method that can be expressed in terms of the method's intended purpose. The caller of the method expects these kinds of conditions and has a strategy for coping with them.</w:t>
      </w:r>
    </w:p>
    <w:p w:rsidR="003D485F" w:rsidRPr="00C72BB6" w:rsidRDefault="008126C9" w:rsidP="005B1FD3">
      <w:pPr>
        <w:pStyle w:val="ListParagraph"/>
        <w:numPr>
          <w:ilvl w:val="0"/>
          <w:numId w:val="10"/>
        </w:numPr>
        <w:shd w:val="clear" w:color="auto" w:fill="FFFFFF"/>
        <w:spacing w:after="120" w:line="360" w:lineRule="auto"/>
        <w:rPr>
          <w:rFonts w:ascii="Arial" w:hAnsi="Arial" w:cs="Arial"/>
          <w:color w:val="000000"/>
          <w:szCs w:val="20"/>
        </w:rPr>
      </w:pPr>
      <w:r w:rsidRPr="00C72BB6">
        <w:rPr>
          <w:rFonts w:ascii="Arial" w:hAnsi="Arial" w:cs="Arial"/>
          <w:b/>
          <w:bCs/>
          <w:color w:val="000000"/>
          <w:szCs w:val="20"/>
        </w:rPr>
        <w:t xml:space="preserve">Fault: </w:t>
      </w:r>
      <w:r w:rsidRPr="00C72BB6">
        <w:rPr>
          <w:rFonts w:ascii="Arial" w:hAnsi="Arial" w:cs="Arial"/>
          <w:color w:val="000000"/>
          <w:szCs w:val="20"/>
        </w:rPr>
        <w:t>An unplanned condition that prevents a method from achieving its intended purpose that cannot be described without reference to the method's internal implementation</w:t>
      </w:r>
    </w:p>
    <w:p w:rsidR="00F45732" w:rsidRPr="00C72BB6" w:rsidRDefault="008126C9" w:rsidP="00AD5C2F">
      <w:pPr>
        <w:pStyle w:val="Heading5"/>
      </w:pPr>
      <w:r w:rsidRPr="00C72BB6">
        <w:t>Fault Handling</w:t>
      </w:r>
    </w:p>
    <w:p w:rsidR="00D67C93" w:rsidRPr="00C72BB6" w:rsidRDefault="008126C9" w:rsidP="00AA77CF">
      <w:pPr>
        <w:spacing w:before="120" w:after="120" w:line="360" w:lineRule="auto"/>
        <w:rPr>
          <w:rFonts w:ascii="Arial" w:hAnsi="Arial" w:cs="Arial"/>
        </w:rPr>
      </w:pPr>
      <w:r w:rsidRPr="00C72BB6">
        <w:rPr>
          <w:rFonts w:ascii="Arial" w:hAnsi="Arial" w:cs="Arial"/>
        </w:rPr>
        <w:t xml:space="preserve">Fault barrier pattern shall be used in which any application component can throw a fault exception, but only the component acting as the "fault barrier" catches them. The fault barrier shall reside logically toward the top of the call stack where it stops the upward propagation of an exception before default action is triggered. For a fault occurring while processing a request from IVR, the application server shall send an appropriate error response to IVR. </w:t>
      </w:r>
    </w:p>
    <w:p w:rsidR="00D67C93" w:rsidRPr="00C72BB6" w:rsidRDefault="008126C9" w:rsidP="00AA77CF">
      <w:pPr>
        <w:spacing w:before="120" w:after="120" w:line="360" w:lineRule="auto"/>
        <w:rPr>
          <w:rFonts w:ascii="Arial" w:hAnsi="Arial" w:cs="Arial"/>
        </w:rPr>
      </w:pPr>
      <w:r w:rsidRPr="00C72BB6">
        <w:rPr>
          <w:rFonts w:ascii="Arial" w:hAnsi="Arial" w:cs="Arial"/>
        </w:rPr>
        <w:t xml:space="preserve">The fault barrier component shall record the information contained in the fault exception for future action. Additionally, the fault barrier shall close the operation in a controlled manner. </w:t>
      </w:r>
    </w:p>
    <w:p w:rsidR="00DA7944" w:rsidRPr="00C72BB6" w:rsidRDefault="008126C9" w:rsidP="00DA7944">
      <w:pPr>
        <w:spacing w:before="120" w:after="120" w:line="360" w:lineRule="auto"/>
        <w:rPr>
          <w:rFonts w:ascii="Arial" w:hAnsi="Arial" w:cs="Arial"/>
        </w:rPr>
      </w:pPr>
      <w:r w:rsidRPr="00C72BB6">
        <w:rPr>
          <w:rFonts w:ascii="Arial" w:hAnsi="Arial" w:cs="Arial"/>
        </w:rPr>
        <w:t>All the participating classes must follow common conventions:</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 fault barrier method must reside at the head of a graph of method calls that traverses the participating classes.</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must all use unchecked exceptions to signify fault conditions.</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must all use the specific unchecked exception types that the fault barrier is expecting to receive.</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all must catch and translate checked exceptions from lower methods that are deemed to be faults in their execution context.</w:t>
      </w:r>
    </w:p>
    <w:p w:rsidR="00DA7944" w:rsidRPr="00C72BB6" w:rsidRDefault="008126C9" w:rsidP="005B1FD3">
      <w:pPr>
        <w:pStyle w:val="ListParagraph"/>
        <w:numPr>
          <w:ilvl w:val="0"/>
          <w:numId w:val="11"/>
        </w:numPr>
        <w:shd w:val="clear" w:color="auto" w:fill="FFFFFF"/>
        <w:spacing w:after="120" w:line="360" w:lineRule="auto"/>
        <w:rPr>
          <w:rFonts w:ascii="Arial" w:hAnsi="Arial" w:cs="Arial"/>
          <w:bCs/>
          <w:color w:val="000000"/>
          <w:szCs w:val="20"/>
        </w:rPr>
      </w:pPr>
      <w:r w:rsidRPr="00C72BB6">
        <w:rPr>
          <w:rFonts w:ascii="Arial" w:hAnsi="Arial" w:cs="Arial"/>
          <w:bCs/>
          <w:color w:val="000000"/>
          <w:szCs w:val="20"/>
        </w:rPr>
        <w:t>They must not interfere with the propagation of fault exceptions on their way to the barrier.</w:t>
      </w:r>
    </w:p>
    <w:p w:rsidR="00F45732" w:rsidRPr="00C72BB6" w:rsidRDefault="008126C9" w:rsidP="00AD5C2F">
      <w:pPr>
        <w:pStyle w:val="Heading5"/>
      </w:pPr>
      <w:r w:rsidRPr="00C72BB6">
        <w:t xml:space="preserve">Contingency Handling </w:t>
      </w:r>
    </w:p>
    <w:p w:rsidR="003D485F" w:rsidRPr="00C72BB6" w:rsidRDefault="008126C9" w:rsidP="00F45732">
      <w:pPr>
        <w:spacing w:before="120" w:after="120" w:line="360" w:lineRule="auto"/>
        <w:rPr>
          <w:rFonts w:ascii="Arial" w:hAnsi="Arial" w:cs="Arial"/>
        </w:rPr>
      </w:pPr>
      <w:r w:rsidRPr="00C72BB6">
        <w:rPr>
          <w:rFonts w:ascii="Arial" w:hAnsi="Arial" w:cs="Arial"/>
        </w:rPr>
        <w:t xml:space="preserve">Checked exception type shall be used to convey the existence of a contingency condition and supply the information needed to contend with it. </w:t>
      </w:r>
    </w:p>
    <w:p w:rsidR="006939E0" w:rsidRPr="00C72BB6" w:rsidRDefault="008126C9" w:rsidP="00AD5C2F">
      <w:pPr>
        <w:pStyle w:val="Heading2"/>
      </w:pPr>
      <w:bookmarkStart w:id="3014" w:name="_Toc413665730"/>
      <w:bookmarkStart w:id="3015" w:name="_Toc413339931"/>
      <w:bookmarkStart w:id="3016" w:name="_Toc416719509"/>
      <w:r w:rsidRPr="00C72BB6">
        <w:t>Security</w:t>
      </w:r>
      <w:bookmarkEnd w:id="3014"/>
      <w:bookmarkEnd w:id="3015"/>
      <w:bookmarkEnd w:id="3016"/>
    </w:p>
    <w:p w:rsidR="00E12F48" w:rsidRPr="00C72BB6" w:rsidRDefault="008126C9">
      <w:pPr>
        <w:rPr>
          <w:rFonts w:ascii="Arial" w:hAnsi="Arial" w:cs="Arial"/>
          <w:szCs w:val="24"/>
        </w:rPr>
      </w:pPr>
      <w:r w:rsidRPr="00C72BB6">
        <w:rPr>
          <w:rFonts w:ascii="Arial" w:hAnsi="Arial" w:cs="Arial"/>
          <w:szCs w:val="24"/>
        </w:rPr>
        <w:t xml:space="preserve"> &lt;Data Security – database encryption, access security – SSL, password protection, Firewall, etc.&gt; </w:t>
      </w:r>
    </w:p>
    <w:p w:rsidR="005659BF" w:rsidRPr="00C72BB6" w:rsidRDefault="008126C9" w:rsidP="00AD5C2F">
      <w:pPr>
        <w:pStyle w:val="Heading3"/>
      </w:pPr>
      <w:bookmarkStart w:id="3017" w:name="_Toc416719510"/>
      <w:r w:rsidRPr="00C72BB6">
        <w:t>Data Security</w:t>
      </w:r>
      <w:bookmarkEnd w:id="3017"/>
    </w:p>
    <w:p w:rsidR="005659BF" w:rsidRPr="00C72BB6" w:rsidRDefault="008126C9" w:rsidP="00AD5C2F">
      <w:pPr>
        <w:pStyle w:val="Heading3"/>
      </w:pPr>
      <w:bookmarkStart w:id="3018" w:name="_Toc416719511"/>
      <w:r w:rsidRPr="00C72BB6">
        <w:t>Disk Encryption</w:t>
      </w:r>
      <w:bookmarkEnd w:id="3018"/>
    </w:p>
    <w:p w:rsidR="005659BF" w:rsidRPr="00C72BB6" w:rsidRDefault="008126C9" w:rsidP="00AD5C2F">
      <w:pPr>
        <w:pStyle w:val="Heading3"/>
      </w:pPr>
      <w:bookmarkStart w:id="3019" w:name="_Toc416719512"/>
      <w:r w:rsidRPr="00C72BB6">
        <w:t>Access Security</w:t>
      </w:r>
      <w:bookmarkEnd w:id="3019"/>
    </w:p>
    <w:p w:rsidR="005659BF" w:rsidRPr="00C72BB6" w:rsidRDefault="008126C9" w:rsidP="00AD5C2F">
      <w:pPr>
        <w:pStyle w:val="Heading4"/>
      </w:pPr>
      <w:r w:rsidRPr="00C72BB6">
        <w:t>Firewall</w:t>
      </w:r>
    </w:p>
    <w:p w:rsidR="005659BF" w:rsidRPr="00C72BB6" w:rsidRDefault="008126C9" w:rsidP="00AD5C2F">
      <w:pPr>
        <w:pStyle w:val="Heading4"/>
      </w:pPr>
      <w:r w:rsidRPr="00C72BB6">
        <w:t>NMS Reports Web Interface Security</w:t>
      </w:r>
    </w:p>
    <w:p w:rsidR="005659BF" w:rsidRPr="00C72BB6" w:rsidRDefault="008126C9" w:rsidP="00AD5C2F">
      <w:pPr>
        <w:pStyle w:val="Heading4"/>
      </w:pPr>
      <w:r w:rsidRPr="00C72BB6">
        <w:t>MOTECH – IVR Interface Security</w:t>
      </w:r>
    </w:p>
    <w:p w:rsidR="005659BF" w:rsidRPr="00C72BB6" w:rsidRDefault="008126C9" w:rsidP="00AD5C2F">
      <w:pPr>
        <w:pStyle w:val="Heading4"/>
      </w:pPr>
      <w:r w:rsidRPr="00C72BB6">
        <w:t>MOTECH – Database Interface Security</w:t>
      </w:r>
    </w:p>
    <w:p w:rsidR="005659BF" w:rsidRPr="00C72BB6" w:rsidRDefault="008126C9" w:rsidP="00AD5C2F">
      <w:pPr>
        <w:pStyle w:val="Heading4"/>
      </w:pPr>
      <w:r w:rsidRPr="00C72BB6">
        <w:t>NMS Users, Roles, Access Rights and Passwords</w:t>
      </w:r>
    </w:p>
    <w:p w:rsidR="005659BF" w:rsidRPr="00C72BB6" w:rsidRDefault="005659BF" w:rsidP="005659BF">
      <w:pPr>
        <w:rPr>
          <w:rFonts w:ascii="Arial" w:hAnsi="Arial" w:cs="Arial"/>
        </w:rPr>
      </w:pPr>
    </w:p>
    <w:p w:rsidR="006A2CCA" w:rsidRPr="00C72BB6" w:rsidRDefault="008126C9">
      <w:pPr>
        <w:rPr>
          <w:rFonts w:ascii="Arial" w:eastAsiaTheme="majorEastAsia" w:hAnsi="Arial" w:cs="Arial"/>
          <w:b/>
          <w:bCs/>
          <w:color w:val="365F91" w:themeColor="accent1" w:themeShade="BF"/>
          <w:sz w:val="28"/>
          <w:szCs w:val="28"/>
        </w:rPr>
      </w:pPr>
      <w:r w:rsidRPr="00C72BB6">
        <w:rPr>
          <w:rFonts w:ascii="Arial" w:hAnsi="Arial" w:cs="Arial"/>
        </w:rPr>
        <w:br w:type="page"/>
      </w:r>
    </w:p>
    <w:p w:rsidR="003F1E71" w:rsidRPr="00C72BB6" w:rsidRDefault="008126C9" w:rsidP="00AD5C2F">
      <w:pPr>
        <w:pStyle w:val="Heading1"/>
      </w:pPr>
      <w:bookmarkStart w:id="3020" w:name="_Toc413665731"/>
      <w:bookmarkStart w:id="3021" w:name="_Toc413339932"/>
      <w:bookmarkStart w:id="3022" w:name="_Toc416719513"/>
      <w:r w:rsidRPr="00C72BB6">
        <w:t>High Availability and Deployment</w:t>
      </w:r>
      <w:bookmarkEnd w:id="3020"/>
      <w:bookmarkEnd w:id="3021"/>
      <w:bookmarkEnd w:id="3022"/>
    </w:p>
    <w:p w:rsidR="008A4DC0" w:rsidRPr="00C72BB6" w:rsidRDefault="008126C9" w:rsidP="00AD5C2F">
      <w:pPr>
        <w:pStyle w:val="Heading2"/>
      </w:pPr>
      <w:bookmarkStart w:id="3023" w:name="_Toc413665732"/>
      <w:bookmarkStart w:id="3024" w:name="_Toc413339933"/>
      <w:bookmarkStart w:id="3025" w:name="_Toc416719514"/>
      <w:r w:rsidRPr="00C72BB6">
        <w:t>Load Balancer Design</w:t>
      </w:r>
      <w:bookmarkEnd w:id="3023"/>
      <w:bookmarkEnd w:id="3024"/>
      <w:bookmarkEnd w:id="3025"/>
    </w:p>
    <w:p w:rsidR="00F913FA" w:rsidRPr="00C72BB6" w:rsidRDefault="00F913FA" w:rsidP="00AD5C2F">
      <w:pPr>
        <w:pStyle w:val="Heading2"/>
      </w:pPr>
      <w:bookmarkStart w:id="3026" w:name="_Toc413665734"/>
      <w:bookmarkStart w:id="3027" w:name="_Toc413793169"/>
      <w:bookmarkStart w:id="3028" w:name="_Toc413794533"/>
      <w:bookmarkStart w:id="3029" w:name="_Toc413927619"/>
      <w:bookmarkStart w:id="3030" w:name="_Toc413930394"/>
      <w:bookmarkStart w:id="3031" w:name="_Toc413944204"/>
      <w:bookmarkStart w:id="3032" w:name="_Toc413665733"/>
      <w:bookmarkStart w:id="3033" w:name="_Toc413339934"/>
      <w:bookmarkStart w:id="3034" w:name="_Toc416719515"/>
      <w:bookmarkStart w:id="3035" w:name="_Toc413339935"/>
      <w:bookmarkEnd w:id="3026"/>
      <w:bookmarkEnd w:id="3027"/>
      <w:bookmarkEnd w:id="3028"/>
      <w:bookmarkEnd w:id="3029"/>
      <w:bookmarkEnd w:id="3030"/>
      <w:bookmarkEnd w:id="3031"/>
      <w:r w:rsidRPr="00C72BB6">
        <w:t>Database High Availability</w:t>
      </w:r>
      <w:bookmarkEnd w:id="3032"/>
      <w:bookmarkEnd w:id="3033"/>
      <w:bookmarkEnd w:id="3034"/>
    </w:p>
    <w:p w:rsidR="00F913FA" w:rsidRPr="00C72BB6" w:rsidRDefault="00F913FA" w:rsidP="00645DF1">
      <w:pPr>
        <w:spacing w:line="300" w:lineRule="auto"/>
        <w:ind w:left="576"/>
        <w:rPr>
          <w:rFonts w:ascii="Arial" w:hAnsi="Arial" w:cs="Arial"/>
        </w:rPr>
      </w:pPr>
      <w:r w:rsidRPr="00C72BB6">
        <w:rPr>
          <w:rFonts w:ascii="Arial" w:hAnsi="Arial" w:cs="Arial"/>
        </w:rPr>
        <w:t xml:space="preserve">NMS MOTECH database provides crucial services to MOTECH Web servers. One or more MOTECH web servers shall be connected with MOTECH database. To meet the system requirements of high availability, the database shall be deployed in Master-Slave configuration on two servers. Master database shall be responsible for all the reads and writes, whereas slave database shall act as a hot standby of master and shall assume the role of master in case the Master fails. </w:t>
      </w:r>
    </w:p>
    <w:p w:rsidR="00F913FA" w:rsidRPr="00C72BB6" w:rsidRDefault="00F913FA" w:rsidP="00F913FA">
      <w:pPr>
        <w:ind w:left="576"/>
        <w:rPr>
          <w:rFonts w:ascii="Arial" w:hAnsi="Arial" w:cs="Arial"/>
        </w:rPr>
      </w:pPr>
      <w:r w:rsidRPr="00C72BB6">
        <w:rPr>
          <w:rFonts w:ascii="Arial" w:hAnsi="Arial" w:cs="Arial"/>
        </w:rPr>
        <w:t>Database High Availability design focuses on achieving the following two goals:</w:t>
      </w:r>
    </w:p>
    <w:p w:rsidR="00F913FA" w:rsidRPr="00C72BB6" w:rsidRDefault="00F913FA" w:rsidP="005B1FD3">
      <w:pPr>
        <w:pStyle w:val="ListParagraph"/>
        <w:numPr>
          <w:ilvl w:val="0"/>
          <w:numId w:val="22"/>
        </w:numPr>
        <w:rPr>
          <w:rFonts w:ascii="Arial" w:hAnsi="Arial" w:cs="Arial"/>
        </w:rPr>
      </w:pPr>
      <w:r w:rsidRPr="00C72BB6">
        <w:rPr>
          <w:rFonts w:ascii="Arial" w:hAnsi="Arial" w:cs="Arial"/>
        </w:rPr>
        <w:t>Transparent Routing</w:t>
      </w:r>
    </w:p>
    <w:p w:rsidR="00F913FA" w:rsidRPr="00C72BB6" w:rsidRDefault="00F913FA" w:rsidP="005B1FD3">
      <w:pPr>
        <w:pStyle w:val="ListParagraph"/>
        <w:numPr>
          <w:ilvl w:val="0"/>
          <w:numId w:val="22"/>
        </w:numPr>
        <w:rPr>
          <w:rFonts w:ascii="Arial" w:hAnsi="Arial" w:cs="Arial"/>
        </w:rPr>
      </w:pPr>
      <w:r w:rsidRPr="00C72BB6">
        <w:rPr>
          <w:rFonts w:ascii="Arial" w:hAnsi="Arial" w:cs="Arial"/>
        </w:rPr>
        <w:t>Automatic Failover.</w:t>
      </w:r>
    </w:p>
    <w:p w:rsidR="00F913FA" w:rsidRPr="00C72BB6" w:rsidRDefault="00F913FA" w:rsidP="00645DF1">
      <w:pPr>
        <w:spacing w:line="300" w:lineRule="auto"/>
        <w:ind w:left="576"/>
        <w:rPr>
          <w:rFonts w:ascii="Arial" w:hAnsi="Arial" w:cs="Arial"/>
        </w:rPr>
      </w:pPr>
      <w:r w:rsidRPr="00C72BB6">
        <w:rPr>
          <w:rFonts w:ascii="Arial" w:hAnsi="Arial" w:cs="Arial"/>
        </w:rPr>
        <w:t xml:space="preserve">To achieve these goals open source tool keepalived shall be configured to run at both the DB servers. Keepalived uses Virtual Router Redundancy Protocol ( VRRP) which ensures that one of the nodes in the topology is assigned with Virtual IP. </w:t>
      </w:r>
    </w:p>
    <w:p w:rsidR="00F913FA" w:rsidRPr="00C72BB6" w:rsidRDefault="00F913FA" w:rsidP="00645DF1">
      <w:pPr>
        <w:spacing w:line="300" w:lineRule="auto"/>
        <w:ind w:left="576"/>
        <w:rPr>
          <w:rFonts w:ascii="Arial" w:hAnsi="Arial" w:cs="Arial"/>
        </w:rPr>
      </w:pPr>
      <w:r w:rsidRPr="00C72BB6">
        <w:rPr>
          <w:rFonts w:ascii="Arial" w:hAnsi="Arial" w:cs="Arial"/>
        </w:rPr>
        <w:t>Keepalived maintains state of each node in the topology. The keepalived state can be one of the following:</w:t>
      </w:r>
    </w:p>
    <w:p w:rsidR="00F913FA" w:rsidRPr="00C72BB6" w:rsidRDefault="00F913FA" w:rsidP="005B1FD3">
      <w:pPr>
        <w:pStyle w:val="ListParagraph"/>
        <w:numPr>
          <w:ilvl w:val="0"/>
          <w:numId w:val="31"/>
        </w:numPr>
        <w:rPr>
          <w:rFonts w:ascii="Arial" w:hAnsi="Arial" w:cs="Arial"/>
        </w:rPr>
      </w:pPr>
      <w:r w:rsidRPr="00C72BB6">
        <w:rPr>
          <w:rFonts w:ascii="Arial" w:hAnsi="Arial" w:cs="Arial"/>
        </w:rPr>
        <w:t>MASTER</w:t>
      </w:r>
    </w:p>
    <w:p w:rsidR="00F913FA" w:rsidRPr="00C72BB6" w:rsidRDefault="00F913FA" w:rsidP="005B1FD3">
      <w:pPr>
        <w:pStyle w:val="ListParagraph"/>
        <w:numPr>
          <w:ilvl w:val="0"/>
          <w:numId w:val="31"/>
        </w:numPr>
        <w:rPr>
          <w:rFonts w:ascii="Arial" w:hAnsi="Arial" w:cs="Arial"/>
        </w:rPr>
      </w:pPr>
      <w:r w:rsidRPr="00C72BB6">
        <w:rPr>
          <w:rFonts w:ascii="Arial" w:hAnsi="Arial" w:cs="Arial"/>
        </w:rPr>
        <w:t>BACKUP</w:t>
      </w:r>
    </w:p>
    <w:p w:rsidR="00F913FA" w:rsidRPr="00C72BB6" w:rsidRDefault="00F913FA" w:rsidP="005B1FD3">
      <w:pPr>
        <w:pStyle w:val="ListParagraph"/>
        <w:numPr>
          <w:ilvl w:val="0"/>
          <w:numId w:val="31"/>
        </w:numPr>
        <w:rPr>
          <w:rFonts w:ascii="Arial" w:hAnsi="Arial" w:cs="Arial"/>
        </w:rPr>
      </w:pPr>
      <w:r w:rsidRPr="00C72BB6">
        <w:rPr>
          <w:rFonts w:ascii="Arial" w:hAnsi="Arial" w:cs="Arial"/>
        </w:rPr>
        <w:t>FAULT</w:t>
      </w:r>
    </w:p>
    <w:p w:rsidR="00F913FA" w:rsidRPr="00C72BB6" w:rsidRDefault="00F913FA" w:rsidP="00645DF1">
      <w:pPr>
        <w:spacing w:line="300" w:lineRule="auto"/>
        <w:ind w:left="576"/>
        <w:rPr>
          <w:rFonts w:ascii="Arial" w:hAnsi="Arial" w:cs="Arial"/>
        </w:rPr>
      </w:pPr>
      <w:r w:rsidRPr="00C72BB6">
        <w:rPr>
          <w:rFonts w:ascii="Arial" w:hAnsi="Arial" w:cs="Arial"/>
        </w:rPr>
        <w:t>Virtual IP (VIP) shall be assigned to the node which is in MASTER state. The node configured as Backup shall listen to the multicast advertisement packets from the Master. In case there are no advertisement packets from Master then the Backup node takes the role of Master and Virtual IP is acquired by new Master.</w:t>
      </w:r>
    </w:p>
    <w:p w:rsidR="003A63D1" w:rsidRPr="00C72BB6" w:rsidRDefault="003A63D1" w:rsidP="00645DF1">
      <w:pPr>
        <w:spacing w:line="300" w:lineRule="auto"/>
        <w:ind w:left="576"/>
        <w:rPr>
          <w:rFonts w:ascii="Arial" w:hAnsi="Arial" w:cs="Arial"/>
        </w:rPr>
      </w:pPr>
      <w:r w:rsidRPr="00C72BB6">
        <w:rPr>
          <w:rFonts w:ascii="Arial" w:hAnsi="Arial" w:cs="Arial"/>
        </w:rPr>
        <w:t>The database IP address shall be configured as the Virtual IP on all NMS Web Tier Nodes.</w:t>
      </w:r>
    </w:p>
    <w:p w:rsidR="00F913FA" w:rsidRPr="00C72BB6" w:rsidRDefault="00F913FA" w:rsidP="00645DF1">
      <w:pPr>
        <w:spacing w:line="300" w:lineRule="auto"/>
        <w:ind w:left="576"/>
        <w:rPr>
          <w:rFonts w:ascii="Arial" w:hAnsi="Arial" w:cs="Arial"/>
        </w:rPr>
      </w:pPr>
      <w:r w:rsidRPr="00C72BB6">
        <w:rPr>
          <w:rFonts w:ascii="Arial" w:hAnsi="Arial" w:cs="Arial"/>
        </w:rPr>
        <w:t>Keepalived shall be configured to use the following scripts:</w:t>
      </w:r>
    </w:p>
    <w:p w:rsidR="00F913FA" w:rsidRPr="00C72BB6" w:rsidRDefault="00645DF1" w:rsidP="005B1FD3">
      <w:pPr>
        <w:pStyle w:val="ListParagraph"/>
        <w:numPr>
          <w:ilvl w:val="0"/>
          <w:numId w:val="29"/>
        </w:numPr>
        <w:ind w:left="936"/>
        <w:contextualSpacing w:val="0"/>
        <w:rPr>
          <w:rFonts w:ascii="Arial" w:hAnsi="Arial" w:cs="Arial"/>
        </w:rPr>
      </w:pPr>
      <w:r w:rsidRPr="00C72BB6">
        <w:rPr>
          <w:rFonts w:ascii="Arial" w:hAnsi="Arial" w:cs="Arial"/>
          <w:b/>
        </w:rPr>
        <w:t>Track</w:t>
      </w:r>
      <w:r w:rsidR="00F913FA" w:rsidRPr="00C72BB6">
        <w:rPr>
          <w:rFonts w:ascii="Arial" w:hAnsi="Arial" w:cs="Arial"/>
          <w:b/>
        </w:rPr>
        <w:t xml:space="preserve"> Script:</w:t>
      </w:r>
      <w:r w:rsidR="00F913FA" w:rsidRPr="00C72BB6">
        <w:rPr>
          <w:rFonts w:ascii="Arial" w:hAnsi="Arial" w:cs="Arial"/>
        </w:rPr>
        <w:t xml:space="preserve"> </w:t>
      </w:r>
      <w:r w:rsidR="00F913FA" w:rsidRPr="00C72BB6">
        <w:rPr>
          <w:rFonts w:ascii="Arial" w:hAnsi="Arial" w:cs="Arial"/>
          <w:b/>
        </w:rPr>
        <w:t>Keepalived</w:t>
      </w:r>
      <w:r w:rsidR="00F913FA" w:rsidRPr="00C72BB6">
        <w:rPr>
          <w:rFonts w:ascii="Arial" w:hAnsi="Arial" w:cs="Arial"/>
        </w:rPr>
        <w:t xml:space="preserve"> shall be configured to track MySQL services at the interval of 2 seconds. The track script will monitor </w:t>
      </w:r>
      <w:r w:rsidR="00A95D00" w:rsidRPr="00C72BB6">
        <w:rPr>
          <w:rFonts w:ascii="Arial" w:hAnsi="Arial" w:cs="Arial"/>
        </w:rPr>
        <w:t>MySQL service using</w:t>
      </w:r>
      <w:r w:rsidR="00F913FA" w:rsidRPr="00C72BB6">
        <w:rPr>
          <w:rFonts w:ascii="Arial" w:hAnsi="Arial" w:cs="Arial"/>
        </w:rPr>
        <w:t xml:space="preserve"> </w:t>
      </w:r>
      <w:r w:rsidR="00F913FA" w:rsidRPr="00C72BB6">
        <w:rPr>
          <w:rFonts w:ascii="Arial" w:hAnsi="Arial" w:cs="Arial"/>
          <w:b/>
        </w:rPr>
        <w:t>mysqladmin</w:t>
      </w:r>
      <w:r w:rsidR="00A95D00" w:rsidRPr="00C72BB6">
        <w:rPr>
          <w:rFonts w:ascii="Arial" w:hAnsi="Arial" w:cs="Arial"/>
        </w:rPr>
        <w:t xml:space="preserve"> command</w:t>
      </w:r>
      <w:r w:rsidR="00F913FA" w:rsidRPr="00C72BB6">
        <w:rPr>
          <w:rFonts w:ascii="Arial" w:hAnsi="Arial" w:cs="Arial"/>
        </w:rPr>
        <w:t xml:space="preserve">, If script  finds that MySQL is not up, than it returns value other than zero, (0 in case MySQL is up). Once </w:t>
      </w:r>
      <w:r w:rsidR="00F913FA" w:rsidRPr="00C72BB6">
        <w:rPr>
          <w:rFonts w:ascii="Arial" w:hAnsi="Arial" w:cs="Arial"/>
          <w:b/>
        </w:rPr>
        <w:t>keepalived</w:t>
      </w:r>
      <w:r w:rsidR="00F913FA" w:rsidRPr="00C72BB6">
        <w:rPr>
          <w:rFonts w:ascii="Arial" w:hAnsi="Arial" w:cs="Arial"/>
        </w:rPr>
        <w:t xml:space="preserve"> receives track script value other than </w:t>
      </w:r>
      <w:r w:rsidR="00A95D00" w:rsidRPr="00C72BB6">
        <w:rPr>
          <w:rFonts w:ascii="Arial" w:hAnsi="Arial" w:cs="Arial"/>
        </w:rPr>
        <w:t>0</w:t>
      </w:r>
      <w:r w:rsidR="00F913FA" w:rsidRPr="00C72BB6">
        <w:rPr>
          <w:rFonts w:ascii="Arial" w:hAnsi="Arial" w:cs="Arial"/>
        </w:rPr>
        <w:t xml:space="preserve"> it moves keeplived state to ‘FAULT’ and removes the VIP if original state was ‘MASTER’.</w:t>
      </w:r>
    </w:p>
    <w:p w:rsidR="00F913FA" w:rsidRPr="00C72BB6" w:rsidRDefault="00F913FA" w:rsidP="005B1FD3">
      <w:pPr>
        <w:pStyle w:val="ListParagraph"/>
        <w:numPr>
          <w:ilvl w:val="0"/>
          <w:numId w:val="29"/>
        </w:numPr>
        <w:ind w:left="936"/>
        <w:contextualSpacing w:val="0"/>
        <w:rPr>
          <w:rFonts w:ascii="Arial" w:hAnsi="Arial" w:cs="Arial"/>
        </w:rPr>
      </w:pPr>
      <w:r w:rsidRPr="00C72BB6">
        <w:rPr>
          <w:rFonts w:ascii="Arial" w:hAnsi="Arial" w:cs="Arial"/>
          <w:b/>
        </w:rPr>
        <w:t>Notify Scripts:</w:t>
      </w:r>
      <w:r w:rsidRPr="00C72BB6">
        <w:rPr>
          <w:rFonts w:ascii="Arial" w:hAnsi="Arial" w:cs="Arial"/>
        </w:rPr>
        <w:t xml:space="preserve"> These scripts are executed whenever there is transition in the </w:t>
      </w:r>
      <w:r w:rsidRPr="00C72BB6">
        <w:rPr>
          <w:rFonts w:ascii="Arial" w:hAnsi="Arial" w:cs="Arial"/>
          <w:b/>
        </w:rPr>
        <w:t>keepalived</w:t>
      </w:r>
      <w:r w:rsidRPr="00C72BB6">
        <w:rPr>
          <w:rFonts w:ascii="Arial" w:hAnsi="Arial" w:cs="Arial"/>
        </w:rPr>
        <w:t xml:space="preserve"> state. </w:t>
      </w:r>
    </w:p>
    <w:p w:rsidR="00F913FA" w:rsidRPr="00C72BB6" w:rsidRDefault="00F913FA" w:rsidP="005B1FD3">
      <w:pPr>
        <w:pStyle w:val="ListParagraph"/>
        <w:numPr>
          <w:ilvl w:val="0"/>
          <w:numId w:val="30"/>
        </w:numPr>
        <w:ind w:left="1656"/>
        <w:contextualSpacing w:val="0"/>
        <w:rPr>
          <w:rFonts w:ascii="Arial" w:hAnsi="Arial" w:cs="Arial"/>
        </w:rPr>
      </w:pPr>
      <w:r w:rsidRPr="00C72BB6">
        <w:rPr>
          <w:rFonts w:ascii="Arial" w:hAnsi="Arial" w:cs="Arial"/>
          <w:b/>
        </w:rPr>
        <w:t>Notify Master:</w:t>
      </w:r>
      <w:r w:rsidRPr="00C72BB6">
        <w:rPr>
          <w:rFonts w:ascii="Arial" w:hAnsi="Arial" w:cs="Arial"/>
        </w:rPr>
        <w:t xml:space="preserve"> This script is executed when there is transition in state from ‘BACKUP’ to ‘MASTER’. This Script shall be configured to use </w:t>
      </w:r>
      <w:r w:rsidRPr="00C72BB6">
        <w:rPr>
          <w:rFonts w:ascii="Arial" w:hAnsi="Arial" w:cs="Arial"/>
          <w:b/>
        </w:rPr>
        <w:t xml:space="preserve">mysqlrpladmin </w:t>
      </w:r>
      <w:r w:rsidR="00A95D00" w:rsidRPr="00C72BB6">
        <w:rPr>
          <w:rFonts w:ascii="Arial" w:hAnsi="Arial" w:cs="Arial"/>
        </w:rPr>
        <w:t>(</w:t>
      </w:r>
      <w:r w:rsidRPr="00C72BB6">
        <w:rPr>
          <w:rFonts w:ascii="Arial" w:hAnsi="Arial" w:cs="Arial"/>
        </w:rPr>
        <w:t>MySQL utility) to perform Failover from Slave to Master.</w:t>
      </w:r>
    </w:p>
    <w:p w:rsidR="00F913FA" w:rsidRPr="00C72BB6" w:rsidRDefault="00F913FA" w:rsidP="005B1FD3">
      <w:pPr>
        <w:pStyle w:val="ListParagraph"/>
        <w:numPr>
          <w:ilvl w:val="0"/>
          <w:numId w:val="30"/>
        </w:numPr>
        <w:ind w:left="1656"/>
        <w:contextualSpacing w:val="0"/>
        <w:rPr>
          <w:rFonts w:ascii="Arial" w:hAnsi="Arial" w:cs="Arial"/>
        </w:rPr>
      </w:pPr>
      <w:r w:rsidRPr="00C72BB6">
        <w:rPr>
          <w:rFonts w:ascii="Arial" w:hAnsi="Arial" w:cs="Arial"/>
          <w:b/>
        </w:rPr>
        <w:t xml:space="preserve">Notify Backup: </w:t>
      </w:r>
      <w:r w:rsidRPr="00C72BB6">
        <w:rPr>
          <w:rFonts w:ascii="Arial" w:hAnsi="Arial" w:cs="Arial"/>
        </w:rPr>
        <w:t xml:space="preserve">This script is executed when there is transition in state from ‘MASTER’ to ‘BACKUP’. This script shall use </w:t>
      </w:r>
      <w:r w:rsidRPr="00C72BB6">
        <w:rPr>
          <w:rFonts w:ascii="Arial" w:hAnsi="Arial" w:cs="Arial"/>
          <w:b/>
        </w:rPr>
        <w:t>mysqlreplicate</w:t>
      </w:r>
      <w:r w:rsidRPr="00C72BB6">
        <w:rPr>
          <w:rFonts w:ascii="Arial" w:hAnsi="Arial" w:cs="Arial"/>
        </w:rPr>
        <w:t xml:space="preserve"> to add the server to MySQL replication topology.</w:t>
      </w:r>
    </w:p>
    <w:p w:rsidR="00F913FA" w:rsidRPr="00C72BB6" w:rsidRDefault="00F913FA" w:rsidP="00F913FA">
      <w:pPr>
        <w:ind w:left="726"/>
        <w:rPr>
          <w:rFonts w:ascii="Arial" w:hAnsi="Arial" w:cs="Arial"/>
        </w:rPr>
      </w:pPr>
    </w:p>
    <w:p w:rsidR="00F913FA" w:rsidRPr="00C72BB6" w:rsidRDefault="00F913FA" w:rsidP="00F913FA">
      <w:pPr>
        <w:rPr>
          <w:rFonts w:ascii="Arial" w:hAnsi="Arial" w:cs="Arial"/>
        </w:rPr>
      </w:pPr>
      <w:r w:rsidRPr="00C72BB6">
        <w:rPr>
          <w:rFonts w:ascii="Arial" w:hAnsi="Arial" w:cs="Arial"/>
        </w:rPr>
        <w:tab/>
      </w:r>
      <w:r w:rsidR="007118AA" w:rsidRPr="00C72BB6">
        <w:rPr>
          <w:rFonts w:ascii="Arial" w:hAnsi="Arial" w:cs="Arial"/>
          <w:noProof/>
        </w:rPr>
        <mc:AlternateContent>
          <mc:Choice Requires="wpg">
            <w:drawing>
              <wp:inline distT="0" distB="0" distL="0" distR="0">
                <wp:extent cx="4133850" cy="2790825"/>
                <wp:effectExtent l="76200" t="38100" r="57150" b="238125"/>
                <wp:docPr id="83" name="Group 83"/>
                <wp:cNvGraphicFramePr/>
                <a:graphic xmlns:a="http://schemas.openxmlformats.org/drawingml/2006/main">
                  <a:graphicData uri="http://schemas.microsoft.com/office/word/2010/wordprocessingGroup">
                    <wpg:wgp>
                      <wpg:cNvGrpSpPr/>
                      <wpg:grpSpPr>
                        <a:xfrm>
                          <a:off x="0" y="0"/>
                          <a:ext cx="4133850" cy="2790825"/>
                          <a:chOff x="228600" y="304800"/>
                          <a:chExt cx="8686800" cy="6096000"/>
                        </a:xfrm>
                      </wpg:grpSpPr>
                      <wps:wsp>
                        <wps:cNvPr id="84" name="Title 1"/>
                        <wps:cNvSpPr>
                          <a:spLocks noGrp="1"/>
                        </wps:cNvSpPr>
                        <wps:spPr>
                          <a:xfrm>
                            <a:off x="685800" y="2130425"/>
                            <a:ext cx="7772400" cy="1470025"/>
                          </a:xfrm>
                          <a:prstGeom prst="rect">
                            <a:avLst/>
                          </a:prstGeom>
                        </wps:spPr>
                        <wps:bodyPr vert="horz" lIns="91440" tIns="45720" rIns="91440" bIns="45720" rtlCol="0" anchor="ctr">
                          <a:normAutofit/>
                        </wps:bodyPr>
                      </wps:wsp>
                      <wps:wsp>
                        <wps:cNvPr id="85" name="Subtitle 2"/>
                        <wps:cNvSpPr>
                          <a:spLocks noGrp="1"/>
                        </wps:cNvSpPr>
                        <wps:spPr>
                          <a:xfrm>
                            <a:off x="1371600" y="3886200"/>
                            <a:ext cx="6400800" cy="1752600"/>
                          </a:xfrm>
                          <a:prstGeom prst="rect">
                            <a:avLst/>
                          </a:prstGeom>
                        </wps:spPr>
                        <wps:bodyPr vert="horz" lIns="91440" tIns="45720" rIns="91440" bIns="45720" rtlCol="0">
                          <a:normAutofit/>
                        </wps:bodyPr>
                      </wps:wsp>
                      <wps:wsp>
                        <wps:cNvPr id="86" name="Title 1"/>
                        <wps:cNvSpPr>
                          <a:spLocks noGrp="1"/>
                        </wps:cNvSpPr>
                        <wps:spPr>
                          <a:xfrm>
                            <a:off x="457200" y="365919"/>
                            <a:ext cx="8229600" cy="1143000"/>
                          </a:xfrm>
                          <a:prstGeom prst="rect">
                            <a:avLst/>
                          </a:prstGeom>
                        </wps:spPr>
                        <wps:bodyPr vert="horz" lIns="91440" tIns="45720" rIns="91440" bIns="45720" rtlCol="0" anchor="ctr">
                          <a:normAutofit/>
                        </wps:bodyPr>
                      </wps:wsp>
                      <wps:wsp>
                        <wps:cNvPr id="87" name="Content Placeholder 2"/>
                        <wps:cNvSpPr>
                          <a:spLocks noGrp="1"/>
                        </wps:cNvSpPr>
                        <wps:spPr>
                          <a:xfrm>
                            <a:off x="457200" y="1691481"/>
                            <a:ext cx="8229600" cy="4525963"/>
                          </a:xfrm>
                          <a:prstGeom prst="rect">
                            <a:avLst/>
                          </a:prstGeom>
                        </wps:spPr>
                        <wps:bodyPr vert="horz" lIns="91440" tIns="45720" rIns="91440" bIns="45720" rtlCol="0">
                          <a:normAutofit/>
                        </wps:bodyPr>
                      </wps:wsp>
                      <wps:wsp>
                        <wps:cNvPr id="88" name="Title 1"/>
                        <wps:cNvSpPr>
                          <a:spLocks noGrp="1"/>
                        </wps:cNvSpPr>
                        <wps:spPr>
                          <a:xfrm>
                            <a:off x="685800" y="2374106"/>
                            <a:ext cx="7772400" cy="1470025"/>
                          </a:xfrm>
                          <a:prstGeom prst="rect">
                            <a:avLst/>
                          </a:prstGeom>
                        </wps:spPr>
                        <wps:bodyPr vert="horz" lIns="91440" tIns="45720" rIns="91440" bIns="45720" rtlCol="0" anchor="ctr">
                          <a:normAutofit/>
                        </wps:bodyPr>
                      </wps:wsp>
                      <wps:wsp>
                        <wps:cNvPr id="89" name="Subtitle 2"/>
                        <wps:cNvSpPr>
                          <a:spLocks noGrp="1"/>
                        </wps:cNvSpPr>
                        <wps:spPr>
                          <a:xfrm>
                            <a:off x="1371600" y="4129881"/>
                            <a:ext cx="6400800" cy="1752600"/>
                          </a:xfrm>
                          <a:prstGeom prst="rect">
                            <a:avLst/>
                          </a:prstGeom>
                        </wps:spPr>
                        <wps:bodyPr vert="horz" lIns="91440" tIns="45720" rIns="91440" bIns="45720" rtlCol="0">
                          <a:normAutofit/>
                        </wps:bodyPr>
                      </wps:wsp>
                      <wps:wsp>
                        <wps:cNvPr id="90" name="Rectangle 90"/>
                        <wps:cNvSpPr/>
                        <wps:spPr>
                          <a:xfrm>
                            <a:off x="228600" y="304800"/>
                            <a:ext cx="8686800" cy="6096000"/>
                          </a:xfrm>
                          <a:prstGeom prst="rect">
                            <a:avLst/>
                          </a:prstGeom>
                        </wps:spPr>
                        <wps:style>
                          <a:lnRef idx="1">
                            <a:schemeClr val="dk1"/>
                          </a:lnRef>
                          <a:fillRef idx="2">
                            <a:schemeClr val="dk1"/>
                          </a:fillRef>
                          <a:effectRef idx="1">
                            <a:schemeClr val="dk1"/>
                          </a:effectRef>
                          <a:fontRef idx="minor">
                            <a:schemeClr val="dk1"/>
                          </a:fontRef>
                        </wps:style>
                        <wps:bodyPr rtlCol="0" anchor="ctr"/>
                      </wps:wsp>
                      <wpg:grpSp>
                        <wpg:cNvPr id="91" name="Group 91"/>
                        <wpg:cNvGrpSpPr/>
                        <wpg:grpSpPr>
                          <a:xfrm>
                            <a:off x="1295400" y="533400"/>
                            <a:ext cx="6400800" cy="1600200"/>
                            <a:chOff x="1295400" y="533400"/>
                            <a:chExt cx="6400800" cy="1600200"/>
                          </a:xfrm>
                        </wpg:grpSpPr>
                        <wps:wsp>
                          <wps:cNvPr id="105" name="Rectangle 105"/>
                          <wps:cNvSpPr/>
                          <wps:spPr>
                            <a:xfrm>
                              <a:off x="1295400" y="533400"/>
                              <a:ext cx="1600200" cy="1600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Server-1</w:t>
                                </w:r>
                              </w:p>
                            </w:txbxContent>
                          </wps:txbx>
                          <wps:bodyPr rtlCol="0" anchor="ctr"/>
                        </wps:wsp>
                        <wps:wsp>
                          <wps:cNvPr id="106" name="Rectangle 106"/>
                          <wps:cNvSpPr/>
                          <wps:spPr>
                            <a:xfrm>
                              <a:off x="3810000" y="533400"/>
                              <a:ext cx="1600200" cy="1600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Server-2</w:t>
                                </w:r>
                              </w:p>
                            </w:txbxContent>
                          </wps:txbx>
                          <wps:bodyPr rtlCol="0" anchor="ctr"/>
                        </wps:wsp>
                        <wps:wsp>
                          <wps:cNvPr id="107" name="Rectangle 107"/>
                          <wps:cNvSpPr/>
                          <wps:spPr>
                            <a:xfrm>
                              <a:off x="6096000" y="533400"/>
                              <a:ext cx="1600200" cy="1600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Server-3</w:t>
                                </w:r>
                              </w:p>
                            </w:txbxContent>
                          </wps:txbx>
                          <wps:bodyPr rtlCol="0" anchor="ctr"/>
                        </wps:wsp>
                      </wpg:grpSp>
                      <wps:wsp>
                        <wps:cNvPr id="92" name="Can 10"/>
                        <wps:cNvSpPr/>
                        <wps:spPr>
                          <a:xfrm>
                            <a:off x="1295400" y="4800600"/>
                            <a:ext cx="1524000" cy="700881"/>
                          </a:xfrm>
                          <a:prstGeom prst="can">
                            <a:avLst/>
                          </a:prstGeom>
                          <a:solidFill>
                            <a:schemeClr val="bg2">
                              <a:lumMod val="75000"/>
                            </a:schemeClr>
                          </a:solidFill>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Master</w:t>
                              </w:r>
                            </w:p>
                          </w:txbxContent>
                        </wps:txbx>
                        <wps:bodyPr rtlCol="0" anchor="ctr"/>
                      </wps:wsp>
                      <wps:wsp>
                        <wps:cNvPr id="93" name="Rectangle 93"/>
                        <wps:cNvSpPr/>
                        <wps:spPr>
                          <a:xfrm>
                            <a:off x="1143000" y="3810000"/>
                            <a:ext cx="2057400" cy="83820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Master</w:t>
                              </w:r>
                            </w:p>
                          </w:txbxContent>
                        </wps:txbx>
                        <wps:bodyPr rtlCol="0" anchor="ctr"/>
                      </wps:wsp>
                      <wps:wsp>
                        <wps:cNvPr id="94" name="Rounded Rectangle 53"/>
                        <wps:cNvSpPr/>
                        <wps:spPr>
                          <a:xfrm>
                            <a:off x="762000" y="3505200"/>
                            <a:ext cx="2743200" cy="2743200"/>
                          </a:xfrm>
                          <a:prstGeom prst="roundRect">
                            <a:avLst/>
                          </a:prstGeom>
                          <a:noFill/>
                          <a:ln>
                            <a:solidFill>
                              <a:schemeClr val="tx1"/>
                            </a:solidFill>
                            <a:prstDash val="sysDot"/>
                          </a:ln>
                          <a:effectLst>
                            <a:outerShdw blurRad="149987" dist="250190" dir="8460000" algn="ctr">
                              <a:srgbClr val="000000">
                                <a:alpha val="2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10.203.10.10</w:t>
                              </w:r>
                            </w:p>
                          </w:txbxContent>
                        </wps:txbx>
                        <wps:bodyPr rtlCol="0" anchor="b"/>
                      </wps:wsp>
                      <wps:wsp>
                        <wps:cNvPr id="95" name="Rounded Rectangle 55"/>
                        <wps:cNvSpPr/>
                        <wps:spPr>
                          <a:xfrm>
                            <a:off x="5715000" y="3505200"/>
                            <a:ext cx="2743200" cy="2819400"/>
                          </a:xfrm>
                          <a:prstGeom prst="roundRect">
                            <a:avLst/>
                          </a:prstGeom>
                          <a:noFill/>
                          <a:ln>
                            <a:solidFill>
                              <a:schemeClr val="tx1"/>
                            </a:solidFill>
                            <a:prstDash val="sysDot"/>
                          </a:ln>
                          <a:effectLst>
                            <a:outerShdw blurRad="149987" dist="250190" dir="8460000" algn="ctr">
                              <a:srgbClr val="000000">
                                <a:alpha val="2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10.203.10.11</w:t>
                              </w:r>
                            </w:p>
                          </w:txbxContent>
                        </wps:txbx>
                        <wps:bodyPr rtlCol="0" anchor="b"/>
                      </wps:wsp>
                      <wps:wsp>
                        <wps:cNvPr id="96" name="Rectangle 96"/>
                        <wps:cNvSpPr/>
                        <wps:spPr>
                          <a:xfrm>
                            <a:off x="6019800" y="3810000"/>
                            <a:ext cx="2057400" cy="83820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Slave</w:t>
                              </w:r>
                            </w:p>
                          </w:txbxContent>
                        </wps:txbx>
                        <wps:bodyPr rtlCol="0" anchor="ctr"/>
                      </wps:wsp>
                      <wps:wsp>
                        <wps:cNvPr id="97" name="Can 58"/>
                        <wps:cNvSpPr/>
                        <wps:spPr>
                          <a:xfrm>
                            <a:off x="6324600" y="4800600"/>
                            <a:ext cx="1524000" cy="700881"/>
                          </a:xfrm>
                          <a:prstGeom prst="can">
                            <a:avLst/>
                          </a:prstGeom>
                          <a:solidFill>
                            <a:schemeClr val="bg2">
                              <a:lumMod val="75000"/>
                            </a:schemeClr>
                          </a:solidFill>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Slave</w:t>
                              </w:r>
                            </w:p>
                          </w:txbxContent>
                        </wps:txbx>
                        <wps:bodyPr rtlCol="0" anchor="ctr"/>
                      </wps:wsp>
                      <wps:wsp>
                        <wps:cNvPr id="98" name="Right Arrow 65"/>
                        <wps:cNvSpPr/>
                        <wps:spPr>
                          <a:xfrm>
                            <a:off x="2819400" y="4876800"/>
                            <a:ext cx="350520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DB replication</w:t>
                              </w:r>
                            </w:p>
                          </w:txbxContent>
                        </wps:txbx>
                        <wps:bodyPr rtlCol="0" anchor="ctr"/>
                      </wps:wsp>
                      <wps:wsp>
                        <wps:cNvPr id="99" name="Straight Arrow Connector 99"/>
                        <wps:cNvCnPr>
                          <a:stCxn id="106" idx="2"/>
                          <a:endCxn id="102" idx="3"/>
                        </wps:cNvCnPr>
                        <wps:spPr>
                          <a:xfrm>
                            <a:off x="4610100" y="2133600"/>
                            <a:ext cx="114300" cy="4833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5" idx="2"/>
                        </wps:cNvCnPr>
                        <wps:spPr>
                          <a:xfrm>
                            <a:off x="2095500" y="2133600"/>
                            <a:ext cx="11811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107" idx="2"/>
                        </wps:cNvCnPr>
                        <wps:spPr>
                          <a:xfrm flipH="1">
                            <a:off x="6172200" y="2133600"/>
                            <a:ext cx="72390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Cloud 102"/>
                        <wps:cNvSpPr/>
                        <wps:spPr>
                          <a:xfrm>
                            <a:off x="3124200" y="2590800"/>
                            <a:ext cx="3200400" cy="4572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2"/>
                                  <w:szCs w:val="32"/>
                                </w:rPr>
                                <w:t>VIP 10.203.10.9</w:t>
                              </w:r>
                            </w:p>
                          </w:txbxContent>
                        </wps:txbx>
                        <wps:bodyPr rtlCol="0" anchor="ctr"/>
                      </wps:wsp>
                      <wps:wsp>
                        <wps:cNvPr id="103" name="Left-Right Arrow 43"/>
                        <wps:cNvSpPr/>
                        <wps:spPr>
                          <a:xfrm>
                            <a:off x="3200400" y="4038600"/>
                            <a:ext cx="2819400" cy="4572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VRRP</w:t>
                              </w:r>
                            </w:p>
                          </w:txbxContent>
                        </wps:txbx>
                        <wps:bodyPr rtlCol="0" anchor="ctr"/>
                      </wps:wsp>
                      <wps:wsp>
                        <wps:cNvPr id="104" name="Straight Arrow Connector 104"/>
                        <wps:cNvCnPr>
                          <a:stCxn id="102" idx="1"/>
                        </wps:cNvCnPr>
                        <wps:spPr>
                          <a:xfrm flipH="1">
                            <a:off x="3505200" y="3047513"/>
                            <a:ext cx="1219200" cy="838687"/>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g:wgp>
                  </a:graphicData>
                </a:graphic>
              </wp:inline>
            </w:drawing>
          </mc:Choice>
          <mc:Fallback>
            <w:pict>
              <v:group id="Group 83" o:spid="_x0000_s1055" style="width:325.5pt;height:219.75pt;mso-position-horizontal-relative:char;mso-position-vertical-relative:line" coordorigin="2286,3048" coordsize="86868,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">
                <v:rect id="Rectangle 90" o:spid="_x0000_s1062" style="position:absolute;left:2286;top:3048;width:86868;height:60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rect>
                <v:group id="Group 91" o:spid="_x0000_s1063" style="position:absolute;left:12954;top:5334;width:64008;height:16002" coordorigin="12954,5334" coordsize="64008,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105" o:spid="_x0000_s1064" style="position:absolute;left:12954;top:5334;width:1600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Server-1</w:t>
                          </w:r>
                        </w:p>
                      </w:txbxContent>
                    </v:textbox>
                  </v:rect>
                  <v:rect id="Rectangle 106" o:spid="_x0000_s1065" style="position:absolute;left:38100;top:5334;width:1600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Server-2</w:t>
                          </w:r>
                        </w:p>
                      </w:txbxContent>
                    </v:textbox>
                  </v:rect>
                  <v:rect id="Rectangle 107" o:spid="_x0000_s1066" style="position:absolute;left:60960;top:5334;width:1600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Server-3</w:t>
                          </w:r>
                        </w:p>
                      </w:txbxContent>
                    </v:textbox>
                  </v:rect>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 o:spid="_x0000_s1067" type="#_x0000_t22" style="position:absolute;left:12954;top:48006;width:15240;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" fillcolor="#c4bc96 [2414]" strokecolor="#4579b8 [3044]">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Master</w:t>
                        </w:r>
                      </w:p>
                    </w:txbxContent>
                  </v:textbox>
                </v:shape>
                <v:rect id="Rectangle 93" o:spid="_x0000_s1068" style="position:absolute;left:11430;top:38100;width:2057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" fillcolor="#8db3e2 [1311]"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Master</w:t>
                        </w:r>
                      </w:p>
                    </w:txbxContent>
                  </v:textbox>
                </v:rect>
                <v:roundrect id="Rounded Rectangle 53" o:spid="_x0000_s1069" style="position:absolute;left:7620;top:35052;width:27432;height:27432;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" filled="f" strokecolor="black [3213]" strokeweight="2pt">
                  <v:stroke dashstyle="1 1"/>
                  <v:shadow on="t" color="black" opacity="18350f" offset="-5.40094mm,4.37361mm"/>
                  <v:textbo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10.203.10.10</w:t>
                        </w:r>
                      </w:p>
                    </w:txbxContent>
                  </v:textbox>
                </v:roundrect>
                <v:roundrect id="Rounded Rectangle 55" o:spid="_x0000_s1070" style="position:absolute;left:57150;top:35052;width:27432;height:28194;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" filled="f" strokecolor="black [3213]" strokeweight="2pt">
                  <v:stroke dashstyle="1 1"/>
                  <v:shadow on="t" color="black" opacity="18350f" offset="-5.40094mm,4.37361mm"/>
                  <v:textbo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10.203.10.11</w:t>
                        </w:r>
                      </w:p>
                    </w:txbxContent>
                  </v:textbox>
                </v:roundrect>
                <v:rect id="Rectangle 96" o:spid="_x0000_s1071" style="position:absolute;left:60198;top:38100;width:2057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" fillcolor="#8db3e2 [1311]"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Slave</w:t>
                        </w:r>
                      </w:p>
                    </w:txbxContent>
                  </v:textbox>
                </v:rect>
                <v:shape id="Can 58" o:spid="_x0000_s1072" type="#_x0000_t22" style="position:absolute;left:63246;top:48006;width:15240;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" fillcolor="#c4bc96 [2414]" strokecolor="#4579b8 [3044]">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Slave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5" o:spid="_x0000_s1073" type="#_x0000_t13" style="position:absolute;left:28194;top:48768;width:3505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" adj="20191" fillcolor="#4f81bd [3204]"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DB replication</w:t>
                        </w:r>
                      </w:p>
                    </w:txbxContent>
                  </v:textbox>
                </v:shape>
                <v:shape id="Straight Arrow Connector 99" o:spid="_x0000_s1074" type="#_x0000_t32" style="position:absolute;left:46101;top:21336;width:1143;height:4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" strokecolor="#4579b8 [3044]">
                  <v:stroke endarrow="open"/>
                </v:shape>
                <v:shape id="Straight Arrow Connector 100" o:spid="_x0000_s1075" type="#_x0000_t32" style="position:absolute;left:20955;top:21336;width:11811;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" strokecolor="#4579b8 [3044]">
                  <v:stroke endarrow="open"/>
                </v:shape>
                <v:shape id="Straight Arrow Connector 101" o:spid="_x0000_s1076" type="#_x0000_t32" style="position:absolute;left:61722;top:21336;width:7239;height:6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" strokecolor="#4579b8 [3044]">
                  <v:stroke endarrow="open"/>
                </v:shape>
                <v:shape id="Cloud 102" o:spid="_x0000_s1077" style="position:absolute;left:31242;top:25908;width:32004;height:4572;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stroke joinstyle="miter"/>
                  <v:formulas/>
                  <v:path arrowok="t" o:connecttype="custom" o:connectlocs="347673,277040;160020,268605;513249,369348;431165,373380;1220745,413703;1171258,395288;2135600,367781;2115820,387985;2528390,242930;2769235,318453;3096535,162497;2989263,190818;2839170,57425;2844800,70803;2154195,41825;2209165,24765;1640279,49953;1666875,35243;1037167,54949;1133475,69215;305742,167100;288925,152083" o:connectangles="0,0,0,0,0,0,0,0,0,0,0,0,0,0,0,0,0,0,0,0,0,0" textboxrect="0,0,43200,43200"/>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2"/>
                            <w:szCs w:val="32"/>
                          </w:rPr>
                          <w:t>VIP 10.203.10.9</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3" o:spid="_x0000_s1078" type="#_x0000_t69" style="position:absolute;left:32004;top:40386;width:2819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" adj="1751" fillcolor="#4f81bd [3204]"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VRRP</w:t>
                        </w:r>
                      </w:p>
                    </w:txbxContent>
                  </v:textbox>
                </v:shape>
                <v:shape id="Straight Arrow Connector 104" o:spid="_x0000_s1079" type="#_x0000_t32" style="position:absolute;left:35052;top:30475;width:12192;height:8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" strokecolor="#4f81bd [3204]" strokeweight="3pt">
                  <v:stroke endarrow="open"/>
                  <v:shadow on="t" color="black" opacity="22937f" origin=",.5" offset="0,.63889mm"/>
                </v:shape>
                <w10:anchorlock/>
              </v:group>
            </w:pict>
          </mc:Fallback>
        </mc:AlternateContent>
      </w:r>
    </w:p>
    <w:p w:rsidR="00F913FA" w:rsidRPr="00C72BB6" w:rsidRDefault="00F913FA" w:rsidP="00645DF1">
      <w:pPr>
        <w:spacing w:line="300" w:lineRule="auto"/>
        <w:ind w:left="576"/>
        <w:rPr>
          <w:rFonts w:ascii="Arial" w:hAnsi="Arial" w:cs="Arial"/>
        </w:rPr>
      </w:pPr>
      <w:r w:rsidRPr="00C72BB6">
        <w:rPr>
          <w:rFonts w:ascii="Arial" w:hAnsi="Arial" w:cs="Arial"/>
        </w:rPr>
        <w:t>The figure given above depicts DB server1 (10.203.10.10) as MASTER and DB server2 (10.203.10.11) as slave. All the MOTECH web servers are configured to connect to the database at Virtual IP and are transparent to the association of VIP with particular machine.</w:t>
      </w:r>
    </w:p>
    <w:p w:rsidR="00F913FA" w:rsidRPr="00C72BB6" w:rsidRDefault="00F913FA" w:rsidP="00645DF1">
      <w:pPr>
        <w:spacing w:line="300" w:lineRule="auto"/>
        <w:ind w:left="576"/>
        <w:rPr>
          <w:rFonts w:ascii="Arial" w:hAnsi="Arial" w:cs="Arial"/>
        </w:rPr>
      </w:pPr>
      <w:r w:rsidRPr="00C72BB6">
        <w:rPr>
          <w:rFonts w:ascii="Arial" w:hAnsi="Arial" w:cs="Arial"/>
        </w:rPr>
        <w:t>If Check Script detects a fault, keepalived moves the state from MASTER To FAULT in DB Server1 and assigns the VIP to DBserver2. On this state transition, Notify Master script is executed at new MASTER. The configuration after this transition is depicted in the following figure:</w:t>
      </w:r>
    </w:p>
    <w:p w:rsidR="00F913FA" w:rsidRPr="00C72BB6" w:rsidRDefault="007118AA" w:rsidP="00F913FA">
      <w:pPr>
        <w:ind w:left="720"/>
        <w:rPr>
          <w:rFonts w:ascii="Arial" w:hAnsi="Arial" w:cs="Arial"/>
        </w:rPr>
      </w:pPr>
      <w:r w:rsidRPr="00C72BB6">
        <w:rPr>
          <w:rFonts w:ascii="Arial" w:hAnsi="Arial" w:cs="Arial"/>
          <w:noProof/>
        </w:rPr>
        <mc:AlternateContent>
          <mc:Choice Requires="wpg">
            <w:drawing>
              <wp:inline distT="0" distB="0" distL="0" distR="0">
                <wp:extent cx="4305300" cy="3000375"/>
                <wp:effectExtent l="76200" t="19050" r="57150" b="238125"/>
                <wp:docPr id="108" name="Group 108"/>
                <wp:cNvGraphicFramePr/>
                <a:graphic xmlns:a="http://schemas.openxmlformats.org/drawingml/2006/main">
                  <a:graphicData uri="http://schemas.microsoft.com/office/word/2010/wordprocessingGroup">
                    <wpg:wgp>
                      <wpg:cNvGrpSpPr/>
                      <wpg:grpSpPr>
                        <a:xfrm>
                          <a:off x="0" y="0"/>
                          <a:ext cx="4305300" cy="3000375"/>
                          <a:chOff x="228600" y="274638"/>
                          <a:chExt cx="8686800" cy="6126162"/>
                        </a:xfrm>
                      </wpg:grpSpPr>
                      <wps:wsp>
                        <wps:cNvPr id="109" name="Title 1"/>
                        <wps:cNvSpPr>
                          <a:spLocks noGrp="1"/>
                        </wps:cNvSpPr>
                        <wps:spPr>
                          <a:xfrm>
                            <a:off x="457200" y="274638"/>
                            <a:ext cx="8229600" cy="1143000"/>
                          </a:xfrm>
                          <a:prstGeom prst="rect">
                            <a:avLst/>
                          </a:prstGeom>
                        </wps:spPr>
                        <wps:bodyPr vert="horz" lIns="91440" tIns="45720" rIns="91440" bIns="45720" rtlCol="0" anchor="ctr">
                          <a:normAutofit/>
                        </wps:bodyPr>
                      </wps:wsp>
                      <wps:wsp>
                        <wps:cNvPr id="110" name="Content Placeholder 2"/>
                        <wps:cNvSpPr>
                          <a:spLocks noGrp="1"/>
                        </wps:cNvSpPr>
                        <wps:spPr>
                          <a:xfrm>
                            <a:off x="457200" y="1600200"/>
                            <a:ext cx="8229600" cy="4525963"/>
                          </a:xfrm>
                          <a:prstGeom prst="rect">
                            <a:avLst/>
                          </a:prstGeom>
                        </wps:spPr>
                        <wps:bodyPr vert="horz" lIns="91440" tIns="45720" rIns="91440" bIns="45720" rtlCol="0">
                          <a:normAutofit/>
                        </wps:bodyPr>
                      </wps:wsp>
                      <wps:wsp>
                        <wps:cNvPr id="111" name="Title 1"/>
                        <wps:cNvSpPr>
                          <a:spLocks noGrp="1"/>
                        </wps:cNvSpPr>
                        <wps:spPr>
                          <a:xfrm>
                            <a:off x="457200" y="365919"/>
                            <a:ext cx="8229600" cy="1143000"/>
                          </a:xfrm>
                          <a:prstGeom prst="rect">
                            <a:avLst/>
                          </a:prstGeom>
                        </wps:spPr>
                        <wps:bodyPr vert="horz" lIns="91440" tIns="45720" rIns="91440" bIns="45720" rtlCol="0" anchor="ctr">
                          <a:normAutofit/>
                        </wps:bodyPr>
                      </wps:wsp>
                      <wps:wsp>
                        <wps:cNvPr id="112" name="Content Placeholder 2"/>
                        <wps:cNvSpPr>
                          <a:spLocks noGrp="1"/>
                        </wps:cNvSpPr>
                        <wps:spPr>
                          <a:xfrm>
                            <a:off x="457200" y="1691481"/>
                            <a:ext cx="8229600" cy="4525963"/>
                          </a:xfrm>
                          <a:prstGeom prst="rect">
                            <a:avLst/>
                          </a:prstGeom>
                        </wps:spPr>
                        <wps:bodyPr vert="horz" lIns="91440" tIns="45720" rIns="91440" bIns="45720" rtlCol="0">
                          <a:normAutofit/>
                        </wps:bodyPr>
                      </wps:wsp>
                      <wps:wsp>
                        <wps:cNvPr id="113" name="Title 1"/>
                        <wps:cNvSpPr>
                          <a:spLocks noGrp="1"/>
                        </wps:cNvSpPr>
                        <wps:spPr>
                          <a:xfrm>
                            <a:off x="685800" y="2374106"/>
                            <a:ext cx="7772400" cy="1470025"/>
                          </a:xfrm>
                          <a:prstGeom prst="rect">
                            <a:avLst/>
                          </a:prstGeom>
                        </wps:spPr>
                        <wps:bodyPr vert="horz" lIns="91440" tIns="45720" rIns="91440" bIns="45720" rtlCol="0" anchor="ctr">
                          <a:normAutofit/>
                        </wps:bodyPr>
                      </wps:wsp>
                      <wps:wsp>
                        <wps:cNvPr id="114" name="Subtitle 2"/>
                        <wps:cNvSpPr>
                          <a:spLocks noGrp="1"/>
                        </wps:cNvSpPr>
                        <wps:spPr>
                          <a:xfrm>
                            <a:off x="1371600" y="4129881"/>
                            <a:ext cx="6400800" cy="1752600"/>
                          </a:xfrm>
                          <a:prstGeom prst="rect">
                            <a:avLst/>
                          </a:prstGeom>
                        </wps:spPr>
                        <wps:bodyPr vert="horz" lIns="91440" tIns="45720" rIns="91440" bIns="45720" rtlCol="0">
                          <a:normAutofit/>
                        </wps:bodyPr>
                      </wps:wsp>
                      <wps:wsp>
                        <wps:cNvPr id="115" name="Rectangle 115"/>
                        <wps:cNvSpPr/>
                        <wps:spPr>
                          <a:xfrm>
                            <a:off x="228600" y="304800"/>
                            <a:ext cx="8686800" cy="6096000"/>
                          </a:xfrm>
                          <a:prstGeom prst="rect">
                            <a:avLst/>
                          </a:prstGeom>
                        </wps:spPr>
                        <wps:style>
                          <a:lnRef idx="1">
                            <a:schemeClr val="dk1"/>
                          </a:lnRef>
                          <a:fillRef idx="2">
                            <a:schemeClr val="dk1"/>
                          </a:fillRef>
                          <a:effectRef idx="1">
                            <a:schemeClr val="dk1"/>
                          </a:effectRef>
                          <a:fontRef idx="minor">
                            <a:schemeClr val="dk1"/>
                          </a:fontRef>
                        </wps:style>
                        <wps:bodyPr rtlCol="0" anchor="ctr"/>
                      </wps:wsp>
                      <wpg:grpSp>
                        <wpg:cNvPr id="116" name="Group 116"/>
                        <wpg:cNvGrpSpPr/>
                        <wpg:grpSpPr>
                          <a:xfrm>
                            <a:off x="1295400" y="533400"/>
                            <a:ext cx="6400800" cy="1600200"/>
                            <a:chOff x="1295400" y="533400"/>
                            <a:chExt cx="6400800" cy="1600200"/>
                          </a:xfrm>
                        </wpg:grpSpPr>
                        <wps:wsp>
                          <wps:cNvPr id="130" name="Rectangle 130"/>
                          <wps:cNvSpPr/>
                          <wps:spPr>
                            <a:xfrm>
                              <a:off x="1295400" y="533400"/>
                              <a:ext cx="1600200" cy="1600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Server-1</w:t>
                                </w:r>
                              </w:p>
                            </w:txbxContent>
                          </wps:txbx>
                          <wps:bodyPr rtlCol="0" anchor="ctr"/>
                        </wps:wsp>
                        <wps:wsp>
                          <wps:cNvPr id="131" name="Rectangle 131"/>
                          <wps:cNvSpPr/>
                          <wps:spPr>
                            <a:xfrm>
                              <a:off x="3810000" y="533400"/>
                              <a:ext cx="1600200" cy="1600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Server-2</w:t>
                                </w:r>
                              </w:p>
                            </w:txbxContent>
                          </wps:txbx>
                          <wps:bodyPr rtlCol="0" anchor="ctr"/>
                        </wps:wsp>
                        <wps:wsp>
                          <wps:cNvPr id="132" name="Rectangle 132"/>
                          <wps:cNvSpPr/>
                          <wps:spPr>
                            <a:xfrm>
                              <a:off x="6096000" y="533400"/>
                              <a:ext cx="1600200" cy="1600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Server-3</w:t>
                                </w:r>
                              </w:p>
                            </w:txbxContent>
                          </wps:txbx>
                          <wps:bodyPr rtlCol="0" anchor="ctr"/>
                        </wps:wsp>
                      </wpg:grpSp>
                      <wps:wsp>
                        <wps:cNvPr id="117" name="Can 33"/>
                        <wps:cNvSpPr/>
                        <wps:spPr>
                          <a:xfrm>
                            <a:off x="1295400" y="4800600"/>
                            <a:ext cx="1524000" cy="700881"/>
                          </a:xfrm>
                          <a:prstGeom prst="can">
                            <a:avLst/>
                          </a:prstGeom>
                          <a:solidFill>
                            <a:schemeClr val="bg2">
                              <a:lumMod val="75000"/>
                            </a:schemeClr>
                          </a:solidFill>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Slave</w:t>
                              </w:r>
                            </w:p>
                          </w:txbxContent>
                        </wps:txbx>
                        <wps:bodyPr rtlCol="0" anchor="ctr"/>
                      </wps:wsp>
                      <wps:wsp>
                        <wps:cNvPr id="118" name="Rectangle 118"/>
                        <wps:cNvSpPr/>
                        <wps:spPr>
                          <a:xfrm>
                            <a:off x="1143000" y="3810000"/>
                            <a:ext cx="2057400" cy="83820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Slave</w:t>
                              </w:r>
                            </w:p>
                          </w:txbxContent>
                        </wps:txbx>
                        <wps:bodyPr rtlCol="0" anchor="ctr"/>
                      </wps:wsp>
                      <wps:wsp>
                        <wps:cNvPr id="119" name="Rounded Rectangle 35"/>
                        <wps:cNvSpPr/>
                        <wps:spPr>
                          <a:xfrm>
                            <a:off x="762000" y="3505200"/>
                            <a:ext cx="2743200" cy="2743200"/>
                          </a:xfrm>
                          <a:prstGeom prst="roundRect">
                            <a:avLst/>
                          </a:prstGeom>
                          <a:noFill/>
                          <a:ln>
                            <a:solidFill>
                              <a:schemeClr val="tx1"/>
                            </a:solidFill>
                            <a:prstDash val="sysDot"/>
                          </a:ln>
                          <a:effectLst>
                            <a:outerShdw blurRad="149987" dist="250190" dir="8460000" algn="ctr">
                              <a:srgbClr val="000000">
                                <a:alpha val="2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10.203.10.10</w:t>
                              </w:r>
                            </w:p>
                          </w:txbxContent>
                        </wps:txbx>
                        <wps:bodyPr rtlCol="0" anchor="b"/>
                      </wps:wsp>
                      <wps:wsp>
                        <wps:cNvPr id="120" name="Rounded Rectangle 36"/>
                        <wps:cNvSpPr/>
                        <wps:spPr>
                          <a:xfrm>
                            <a:off x="5715000" y="3505200"/>
                            <a:ext cx="2743200" cy="2819400"/>
                          </a:xfrm>
                          <a:prstGeom prst="roundRect">
                            <a:avLst/>
                          </a:prstGeom>
                          <a:noFill/>
                          <a:ln>
                            <a:solidFill>
                              <a:schemeClr val="tx1"/>
                            </a:solidFill>
                            <a:prstDash val="sysDot"/>
                          </a:ln>
                          <a:effectLst>
                            <a:outerShdw blurRad="149987" dist="250190" dir="8460000" algn="ctr">
                              <a:srgbClr val="000000">
                                <a:alpha val="2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10.203.10.11</w:t>
                              </w:r>
                            </w:p>
                          </w:txbxContent>
                        </wps:txbx>
                        <wps:bodyPr rtlCol="0" anchor="b"/>
                      </wps:wsp>
                      <wps:wsp>
                        <wps:cNvPr id="121" name="Rectangle 121"/>
                        <wps:cNvSpPr/>
                        <wps:spPr>
                          <a:xfrm>
                            <a:off x="6019800" y="3810000"/>
                            <a:ext cx="2057400" cy="83820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Master</w:t>
                              </w:r>
                            </w:p>
                          </w:txbxContent>
                        </wps:txbx>
                        <wps:bodyPr rtlCol="0" anchor="ctr"/>
                      </wps:wsp>
                      <wps:wsp>
                        <wps:cNvPr id="122" name="Can 38"/>
                        <wps:cNvSpPr/>
                        <wps:spPr>
                          <a:xfrm>
                            <a:off x="6324600" y="4800600"/>
                            <a:ext cx="1524000" cy="700881"/>
                          </a:xfrm>
                          <a:prstGeom prst="can">
                            <a:avLst/>
                          </a:prstGeom>
                          <a:solidFill>
                            <a:schemeClr val="bg2">
                              <a:lumMod val="75000"/>
                            </a:schemeClr>
                          </a:solidFill>
                        </wps:spPr>
                        <wps:style>
                          <a:lnRef idx="1">
                            <a:schemeClr val="accent1"/>
                          </a:lnRef>
                          <a:fillRef idx="2">
                            <a:schemeClr val="accent1"/>
                          </a:fillRef>
                          <a:effectRef idx="1">
                            <a:schemeClr val="accent1"/>
                          </a:effectRef>
                          <a:fontRef idx="minor">
                            <a:schemeClr val="dk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Master</w:t>
                              </w:r>
                            </w:p>
                          </w:txbxContent>
                        </wps:txbx>
                        <wps:bodyPr rtlCol="0" anchor="ctr"/>
                      </wps:wsp>
                      <wps:wsp>
                        <wps:cNvPr id="123" name="Straight Arrow Connector 123"/>
                        <wps:cNvCnPr>
                          <a:stCxn id="131" idx="2"/>
                          <a:endCxn id="126" idx="3"/>
                        </wps:cNvCnPr>
                        <wps:spPr>
                          <a:xfrm>
                            <a:off x="4610100" y="2133600"/>
                            <a:ext cx="114300" cy="4833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stCxn id="130" idx="2"/>
                        </wps:cNvCnPr>
                        <wps:spPr>
                          <a:xfrm>
                            <a:off x="2095500" y="2133600"/>
                            <a:ext cx="11811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132" idx="2"/>
                        </wps:cNvCnPr>
                        <wps:spPr>
                          <a:xfrm flipH="1">
                            <a:off x="6172200" y="2133600"/>
                            <a:ext cx="72390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6" name="Cloud 126"/>
                        <wps:cNvSpPr/>
                        <wps:spPr>
                          <a:xfrm>
                            <a:off x="3124200" y="2590800"/>
                            <a:ext cx="3200400" cy="4572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2"/>
                                  <w:szCs w:val="32"/>
                                </w:rPr>
                                <w:t>VIP 10.203.10.9</w:t>
                              </w:r>
                            </w:p>
                          </w:txbxContent>
                        </wps:txbx>
                        <wps:bodyPr rtlCol="0" anchor="ctr"/>
                      </wps:wsp>
                      <wps:wsp>
                        <wps:cNvPr id="127" name="Left-Right Arrow 44"/>
                        <wps:cNvSpPr/>
                        <wps:spPr>
                          <a:xfrm>
                            <a:off x="3200400" y="4038600"/>
                            <a:ext cx="2819400" cy="4572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VRRP</w:t>
                              </w:r>
                            </w:p>
                          </w:txbxContent>
                        </wps:txbx>
                        <wps:bodyPr rtlCol="0" anchor="ctr"/>
                      </wps:wsp>
                      <wps:wsp>
                        <wps:cNvPr id="128" name="Straight Arrow Connector 128"/>
                        <wps:cNvCnPr>
                          <a:stCxn id="126" idx="1"/>
                        </wps:cNvCnPr>
                        <wps:spPr>
                          <a:xfrm>
                            <a:off x="4724400" y="3047513"/>
                            <a:ext cx="990600" cy="8386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9" name="Left Arrow 50"/>
                        <wps:cNvSpPr/>
                        <wps:spPr>
                          <a:xfrm>
                            <a:off x="2819400" y="4953000"/>
                            <a:ext cx="3505200" cy="381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DB Replication</w:t>
                              </w:r>
                            </w:p>
                          </w:txbxContent>
                        </wps:txbx>
                        <wps:bodyPr rtlCol="0" anchor="ctr"/>
                      </wps:wsp>
                    </wpg:wgp>
                  </a:graphicData>
                </a:graphic>
              </wp:inline>
            </w:drawing>
          </mc:Choice>
          <mc:Fallback>
            <w:pict>
              <v:group id="Group 108" o:spid="_x0000_s1080" style="width:339pt;height:236.25pt;mso-position-horizontal-relative:char;mso-position-vertical-relative:line" coordorigin="2286,2746" coordsize="86868,6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">
                <v:rect id="Rectangle 115" o:spid="_x0000_s1087" style="position:absolute;left:2286;top:3048;width:86868;height:60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rect>
                <v:group id="Group 116" o:spid="_x0000_s1088" style="position:absolute;left:12954;top:5334;width:64008;height:16002" coordorigin="12954,5334" coordsize="64008,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30" o:spid="_x0000_s1089" style="position:absolute;left:12954;top:5334;width:1600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Server-1</w:t>
                          </w:r>
                        </w:p>
                      </w:txbxContent>
                    </v:textbox>
                  </v:rect>
                  <v:rect id="Rectangle 131" o:spid="_x0000_s1090" style="position:absolute;left:38100;top:5334;width:1600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Server-2</w:t>
                          </w:r>
                        </w:p>
                      </w:txbxContent>
                    </v:textbox>
                  </v:rect>
                  <v:rect id="Rectangle 132" o:spid="_x0000_s1091" style="position:absolute;left:60960;top:5334;width:16002;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Motech Web Server-3</w:t>
                          </w:r>
                        </w:p>
                      </w:txbxContent>
                    </v:textbox>
                  </v:rect>
                </v:group>
                <v:shape id="Can 33" o:spid="_x0000_s1092" type="#_x0000_t22" style="position:absolute;left:12954;top:48006;width:15240;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" fillcolor="#c4bc96 [2414]" strokecolor="#4579b8 [3044]">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Slave</w:t>
                        </w:r>
                      </w:p>
                    </w:txbxContent>
                  </v:textbox>
                </v:shape>
                <v:rect id="Rectangle 118" o:spid="_x0000_s1093" style="position:absolute;left:11430;top:38100;width:2057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" fillcolor="#8db3e2 [1311]"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Slave</w:t>
                        </w:r>
                      </w:p>
                    </w:txbxContent>
                  </v:textbox>
                </v:rect>
                <v:roundrect id="Rounded Rectangle 35" o:spid="_x0000_s1094" style="position:absolute;left:7620;top:35052;width:27432;height:27432;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" filled="f" strokecolor="black [3213]" strokeweight="2pt">
                  <v:stroke dashstyle="1 1"/>
                  <v:shadow on="t" color="black" opacity="18350f" offset="-5.40094mm,4.37361mm"/>
                  <v:textbo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10.203.10.10</w:t>
                        </w:r>
                      </w:p>
                    </w:txbxContent>
                  </v:textbox>
                </v:roundrect>
                <v:roundrect id="Rounded Rectangle 36" o:spid="_x0000_s1095" style="position:absolute;left:57150;top:35052;width:27432;height:28194;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" filled="f" strokecolor="black [3213]" strokeweight="2pt">
                  <v:stroke dashstyle="1 1"/>
                  <v:shadow on="t" color="black" opacity="18350f" offset="-5.40094mm,4.37361mm"/>
                  <v:textbox>
                    <w:txbxContent>
                      <w:p w:rsidR="00AB097B" w:rsidRDefault="00AB097B" w:rsidP="00AB097B">
                        <w:pPr>
                          <w:pStyle w:val="NormalWeb"/>
                          <w:spacing w:before="0" w:beforeAutospacing="0" w:after="0" w:afterAutospacing="0"/>
                          <w:jc w:val="center"/>
                        </w:pPr>
                        <w:r>
                          <w:rPr>
                            <w:rFonts w:asciiTheme="minorHAnsi" w:hAnsi="Calibri" w:cstheme="minorBidi"/>
                            <w:color w:val="0D0D0D" w:themeColor="text1" w:themeTint="F2"/>
                            <w:kern w:val="24"/>
                            <w:sz w:val="36"/>
                            <w:szCs w:val="36"/>
                          </w:rPr>
                          <w:t>10.203.10.11</w:t>
                        </w:r>
                      </w:p>
                    </w:txbxContent>
                  </v:textbox>
                </v:roundrect>
                <v:rect id="Rectangle 121" o:spid="_x0000_s1096" style="position:absolute;left:60198;top:38100;width:2057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" fillcolor="#8db3e2 [1311]"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Keepalived Master</w:t>
                        </w:r>
                      </w:p>
                    </w:txbxContent>
                  </v:textbox>
                </v:rect>
                <v:shape id="Can 38" o:spid="_x0000_s1097" type="#_x0000_t22" style="position:absolute;left:63246;top:48006;width:15240;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" fillcolor="#c4bc96 [2414]" strokecolor="#4579b8 [3044]">
                  <v:shadow on="t" color="black" opacity="24903f" origin=",.5" offset="0,.55556mm"/>
                  <v:textbox>
                    <w:txbxContent>
                      <w:p w:rsidR="00AB097B" w:rsidRDefault="00AB097B" w:rsidP="00AB097B">
                        <w:pPr>
                          <w:pStyle w:val="NormalWeb"/>
                          <w:spacing w:before="0" w:beforeAutospacing="0" w:after="0" w:afterAutospacing="0"/>
                          <w:jc w:val="center"/>
                        </w:pPr>
                        <w:r>
                          <w:rPr>
                            <w:rFonts w:asciiTheme="minorHAnsi" w:hAnsi="Calibri" w:cstheme="minorBidi"/>
                            <w:color w:val="000000" w:themeColor="dark1"/>
                            <w:kern w:val="24"/>
                            <w:sz w:val="36"/>
                            <w:szCs w:val="36"/>
                          </w:rPr>
                          <w:t>Master</w:t>
                        </w:r>
                      </w:p>
                    </w:txbxContent>
                  </v:textbox>
                </v:shape>
                <v:shape id="Straight Arrow Connector 123" o:spid="_x0000_s1098" type="#_x0000_t32" style="position:absolute;left:46101;top:21336;width:1143;height:4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" strokecolor="#4579b8 [3044]">
                  <v:stroke endarrow="open"/>
                </v:shape>
                <v:shape id="Straight Arrow Connector 124" o:spid="_x0000_s1099" type="#_x0000_t32" style="position:absolute;left:20955;top:21336;width:11811;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" strokecolor="#4579b8 [3044]">
                  <v:stroke endarrow="open"/>
                </v:shape>
                <v:shape id="Straight Arrow Connector 125" o:spid="_x0000_s1100" type="#_x0000_t32" style="position:absolute;left:61722;top:21336;width:7239;height:6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" strokecolor="#4579b8 [3044]">
                  <v:stroke endarrow="open"/>
                </v:shape>
                <v:shape id="Cloud 126" o:spid="_x0000_s1101" style="position:absolute;left:31242;top:25908;width:32004;height:4572;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stroke joinstyle="miter"/>
                  <v:formulas/>
                  <v:path arrowok="t" o:connecttype="custom" o:connectlocs="347673,277040;160020,268605;513249,369348;431165,373380;1220745,413703;1171258,395288;2135600,367781;2115820,387985;2528390,242930;2769235,318453;3096535,162497;2989263,190818;2839170,57425;2844800,70803;2154195,41825;2209165,24765;1640279,49953;1666875,35243;1037167,54949;1133475,69215;305742,167100;288925,152083" o:connectangles="0,0,0,0,0,0,0,0,0,0,0,0,0,0,0,0,0,0,0,0,0,0" textboxrect="0,0,43200,43200"/>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2"/>
                            <w:szCs w:val="32"/>
                          </w:rPr>
                          <w:t>VIP 10.203.10.9</w:t>
                        </w:r>
                      </w:p>
                    </w:txbxContent>
                  </v:textbox>
                </v:shape>
                <v:shape id="Left-Right Arrow 44" o:spid="_x0000_s1102" type="#_x0000_t69" style="position:absolute;left:32004;top:40386;width:2819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" adj="1751" fillcolor="#4f81bd [3204]"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VRRP</w:t>
                        </w:r>
                      </w:p>
                    </w:txbxContent>
                  </v:textbox>
                </v:shape>
                <v:shape id="Straight Arrow Connector 128" o:spid="_x0000_s1103" type="#_x0000_t32" style="position:absolute;left:47244;top:30475;width:9906;height:8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" strokecolor="#4f81bd [3204]" strokeweight="2pt">
                  <v:stroke endarrow="open"/>
                  <v:shadow on="t" color="black" opacity="24903f" origin=",.5" offset="0,.55556mm"/>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0" o:spid="_x0000_s1104" type="#_x0000_t66" style="position:absolute;left:28194;top:49530;width:350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" adj="1174" fillcolor="#4f81bd [3204]" strokecolor="#243f60 [1604]" strokeweight="2pt">
                  <v:textbox>
                    <w:txbxContent>
                      <w:p w:rsidR="00AB097B" w:rsidRDefault="00AB097B" w:rsidP="00AB097B">
                        <w:pPr>
                          <w:pStyle w:val="NormalWeb"/>
                          <w:spacing w:before="0" w:beforeAutospacing="0" w:after="0" w:afterAutospacing="0"/>
                          <w:jc w:val="center"/>
                        </w:pPr>
                        <w:r>
                          <w:rPr>
                            <w:rFonts w:asciiTheme="minorHAnsi" w:hAnsi="Calibri" w:cstheme="minorBidi"/>
                            <w:color w:val="FFFFFF" w:themeColor="light1"/>
                            <w:kern w:val="24"/>
                            <w:sz w:val="36"/>
                            <w:szCs w:val="36"/>
                          </w:rPr>
                          <w:t>DB Replication</w:t>
                        </w:r>
                      </w:p>
                    </w:txbxContent>
                  </v:textbox>
                </v:shape>
                <w10:anchorlock/>
              </v:group>
            </w:pict>
          </mc:Fallback>
        </mc:AlternateContent>
      </w:r>
    </w:p>
    <w:p w:rsidR="003F1E71" w:rsidRPr="00C72BB6" w:rsidRDefault="008126C9" w:rsidP="00AD5C2F">
      <w:pPr>
        <w:pStyle w:val="Heading2"/>
        <w:rPr>
          <w:ins w:id="3036" w:author="Sumit Pabbi" w:date="2015-04-13T20:08:00Z"/>
        </w:rPr>
      </w:pPr>
      <w:bookmarkStart w:id="3037" w:name="_Toc416719516"/>
      <w:r w:rsidRPr="00C72BB6">
        <w:t>Event Sub-System High Availability</w:t>
      </w:r>
      <w:bookmarkEnd w:id="3035"/>
      <w:bookmarkEnd w:id="3037"/>
    </w:p>
    <w:p w:rsidR="00655E56" w:rsidRPr="00C72BB6" w:rsidRDefault="00655E56" w:rsidP="00655E56">
      <w:pPr>
        <w:rPr>
          <w:ins w:id="3038" w:author="Sumit Pabbi" w:date="2015-04-13T20:08:00Z"/>
          <w:rFonts w:ascii="Arial" w:hAnsi="Arial" w:cs="Arial"/>
        </w:rPr>
      </w:pPr>
      <w:ins w:id="3039" w:author="Sumit Pabbi" w:date="2015-04-13T20:08:00Z">
        <w:r w:rsidRPr="00C72BB6">
          <w:rPr>
            <w:rFonts w:ascii="Arial" w:hAnsi="Arial" w:cs="Arial"/>
          </w:rPr>
          <w:t>Motech Platform Event module uses ActiveMQ for sending/receiving events. JDBC shall be used as data source which is implemented using mysql and is high available. To make event system high available Master-Slave cluster is used.  If Master fails, Motech shall automatically failover to a slave which will now have access (exclusive lock) to data store and can read all the messages.  Hence, message are high available.</w:t>
        </w:r>
      </w:ins>
    </w:p>
    <w:p w:rsidR="00655E56" w:rsidRPr="00C72BB6" w:rsidRDefault="00655E56" w:rsidP="00655E56">
      <w:pPr>
        <w:pStyle w:val="Heading3"/>
        <w:rPr>
          <w:ins w:id="3040" w:author="Sumit Pabbi" w:date="2015-04-13T20:08:00Z"/>
        </w:rPr>
      </w:pPr>
      <w:bookmarkStart w:id="3041" w:name="_Toc416719517"/>
      <w:ins w:id="3042" w:author="Sumit Pabbi" w:date="2015-04-13T20:08:00Z">
        <w:r w:rsidRPr="00C72BB6">
          <w:t>Startup</w:t>
        </w:r>
        <w:bookmarkEnd w:id="3041"/>
      </w:ins>
    </w:p>
    <w:p w:rsidR="00655E56" w:rsidRPr="00C72BB6" w:rsidRDefault="00655E56" w:rsidP="00655E56">
      <w:pPr>
        <w:rPr>
          <w:ins w:id="3043" w:author="Sumit Pabbi" w:date="2015-04-13T20:08:00Z"/>
          <w:rFonts w:ascii="Arial" w:hAnsi="Arial" w:cs="Arial"/>
        </w:rPr>
      </w:pPr>
      <w:ins w:id="3044" w:author="Sumit Pabbi" w:date="2015-04-13T20:08:00Z">
        <w:r w:rsidRPr="00C72BB6">
          <w:rPr>
            <w:rFonts w:ascii="Arial" w:hAnsi="Arial" w:cs="Arial"/>
          </w:rPr>
          <w:t>On startup one broker gets an exclusive lock on database and becomes master. All other brokers are slave.</w:t>
        </w:r>
      </w:ins>
    </w:p>
    <w:p w:rsidR="00655E56" w:rsidRPr="00C72BB6" w:rsidRDefault="00483EF4" w:rsidP="00655E56">
      <w:pPr>
        <w:rPr>
          <w:ins w:id="3045" w:author="Sumit Pabbi" w:date="2015-04-13T20:08:00Z"/>
          <w:rFonts w:ascii="Arial" w:hAnsi="Arial" w:cs="Arial"/>
        </w:rPr>
      </w:pPr>
      <w:ins w:id="3046" w:author="Sumit Pabbi" w:date="2015-04-13T20:08:00Z">
        <w:r>
          <w:rPr>
            <w:rFonts w:ascii="Arial" w:hAnsi="Arial" w:cs="Arial"/>
            <w:noProof/>
            <w:rPrChange w:id="3047">
              <w:rPr>
                <w:noProof/>
              </w:rPr>
            </w:rPrChange>
          </w:rPr>
          <w:drawing>
            <wp:inline distT="0" distB="0" distL="0" distR="0">
              <wp:extent cx="5943600" cy="4093210"/>
              <wp:effectExtent l="19050" t="0" r="0" b="0"/>
              <wp:docPr id="52" name="Picture 17" descr="startup_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_mq.png"/>
                      <pic:cNvPicPr/>
                    </pic:nvPicPr>
                    <pic:blipFill>
                      <a:blip r:embed="rId87" cstate="print"/>
                      <a:stretch>
                        <a:fillRect/>
                      </a:stretch>
                    </pic:blipFill>
                    <pic:spPr>
                      <a:xfrm>
                        <a:off x="0" y="0"/>
                        <a:ext cx="5943600" cy="4093210"/>
                      </a:xfrm>
                      <a:prstGeom prst="rect">
                        <a:avLst/>
                      </a:prstGeom>
                    </pic:spPr>
                  </pic:pic>
                </a:graphicData>
              </a:graphic>
            </wp:inline>
          </w:drawing>
        </w:r>
      </w:ins>
    </w:p>
    <w:p w:rsidR="00655E56" w:rsidRPr="00C72BB6" w:rsidRDefault="00655E56" w:rsidP="00655E56">
      <w:pPr>
        <w:pStyle w:val="Heading3"/>
        <w:rPr>
          <w:ins w:id="3048" w:author="Sumit Pabbi" w:date="2015-04-13T20:08:00Z"/>
        </w:rPr>
      </w:pPr>
      <w:ins w:id="3049" w:author="Sumit Pabbi" w:date="2015-04-13T20:08:00Z">
        <w:r w:rsidRPr="00C72BB6">
          <w:t xml:space="preserve"> </w:t>
        </w:r>
        <w:bookmarkStart w:id="3050" w:name="_Toc416719518"/>
        <w:r w:rsidRPr="00C72BB6">
          <w:t>Master failure</w:t>
        </w:r>
        <w:bookmarkEnd w:id="3050"/>
      </w:ins>
    </w:p>
    <w:p w:rsidR="00655E56" w:rsidRPr="00C72BB6" w:rsidRDefault="00655E56" w:rsidP="00655E56">
      <w:pPr>
        <w:rPr>
          <w:ins w:id="3051" w:author="Sumit Pabbi" w:date="2015-04-13T20:08:00Z"/>
          <w:rFonts w:ascii="Arial" w:hAnsi="Arial" w:cs="Arial"/>
        </w:rPr>
      </w:pPr>
      <w:ins w:id="3052" w:author="Sumit Pabbi" w:date="2015-04-13T20:08:00Z">
        <w:r w:rsidRPr="00C72BB6">
          <w:rPr>
            <w:rFonts w:ascii="Arial" w:hAnsi="Arial" w:cs="Arial"/>
          </w:rPr>
          <w:t>If master shuts down or fails resulting in loosing of exclusive lock to database, one of the other slaves will immediately grab the exclusive lock on the database and is promoted to be the Master. Client connection breaks with the failed Master and then failover transport tries to connect to new master.</w:t>
        </w:r>
      </w:ins>
    </w:p>
    <w:p w:rsidR="00655E56" w:rsidRPr="00C72BB6" w:rsidRDefault="00483EF4" w:rsidP="00655E56">
      <w:pPr>
        <w:rPr>
          <w:ins w:id="3053" w:author="Sumit Pabbi" w:date="2015-04-13T20:08:00Z"/>
          <w:rFonts w:ascii="Arial" w:hAnsi="Arial" w:cs="Arial"/>
        </w:rPr>
      </w:pPr>
      <w:ins w:id="3054" w:author="Sumit Pabbi" w:date="2015-04-13T20:08:00Z">
        <w:r>
          <w:rPr>
            <w:rFonts w:ascii="Arial" w:hAnsi="Arial" w:cs="Arial"/>
            <w:noProof/>
            <w:rPrChange w:id="3055">
              <w:rPr>
                <w:noProof/>
              </w:rPr>
            </w:rPrChange>
          </w:rPr>
          <w:drawing>
            <wp:inline distT="0" distB="0" distL="0" distR="0">
              <wp:extent cx="5943600" cy="4093210"/>
              <wp:effectExtent l="19050" t="0" r="0" b="0"/>
              <wp:docPr id="53" name="Picture 27" descr="failover_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over_mq.png"/>
                      <pic:cNvPicPr/>
                    </pic:nvPicPr>
                    <pic:blipFill>
                      <a:blip r:embed="rId88" cstate="print"/>
                      <a:stretch>
                        <a:fillRect/>
                      </a:stretch>
                    </pic:blipFill>
                    <pic:spPr>
                      <a:xfrm>
                        <a:off x="0" y="0"/>
                        <a:ext cx="5943600" cy="4093210"/>
                      </a:xfrm>
                      <a:prstGeom prst="rect">
                        <a:avLst/>
                      </a:prstGeom>
                    </pic:spPr>
                  </pic:pic>
                </a:graphicData>
              </a:graphic>
            </wp:inline>
          </w:drawing>
        </w:r>
      </w:ins>
    </w:p>
    <w:p w:rsidR="00655E56" w:rsidRPr="00C72BB6" w:rsidRDefault="00655E56" w:rsidP="00655E56">
      <w:pPr>
        <w:rPr>
          <w:rFonts w:ascii="Arial" w:hAnsi="Arial" w:cs="Arial"/>
        </w:rPr>
      </w:pPr>
    </w:p>
    <w:p w:rsidR="003F1E71" w:rsidRPr="00C72BB6" w:rsidRDefault="008126C9" w:rsidP="00AD5C2F">
      <w:pPr>
        <w:pStyle w:val="Heading2"/>
      </w:pPr>
      <w:bookmarkStart w:id="3056" w:name="_Toc413339936"/>
      <w:bookmarkStart w:id="3057" w:name="_Toc416719519"/>
      <w:r w:rsidRPr="00C72BB6">
        <w:t>Scheduler Sub-System High Availability</w:t>
      </w:r>
      <w:bookmarkEnd w:id="3056"/>
      <w:bookmarkEnd w:id="3057"/>
    </w:p>
    <w:p w:rsidR="00BD236B" w:rsidRPr="00C72BB6" w:rsidRDefault="008126C9" w:rsidP="00AD5C2F">
      <w:pPr>
        <w:pStyle w:val="Heading2"/>
      </w:pPr>
      <w:bookmarkStart w:id="3058" w:name="_Toc413339937"/>
      <w:bookmarkStart w:id="3059" w:name="_Toc416719520"/>
      <w:r w:rsidRPr="00C72BB6">
        <w:t>Reporting System High Availability</w:t>
      </w:r>
      <w:bookmarkEnd w:id="3058"/>
      <w:bookmarkEnd w:id="3059"/>
    </w:p>
    <w:p w:rsidR="00B4534B" w:rsidRPr="00C72BB6" w:rsidRDefault="008126C9" w:rsidP="00AD5C2F">
      <w:pPr>
        <w:pStyle w:val="Heading2"/>
      </w:pPr>
      <w:bookmarkStart w:id="3060" w:name="_Toc413339938"/>
      <w:bookmarkStart w:id="3061" w:name="_Toc416719521"/>
      <w:r w:rsidRPr="00C72BB6">
        <w:t>Physical / Deployment View</w:t>
      </w:r>
      <w:bookmarkEnd w:id="3060"/>
      <w:bookmarkEnd w:id="3061"/>
    </w:p>
    <w:p w:rsidR="00B4534B" w:rsidRPr="00C72BB6" w:rsidRDefault="008126C9" w:rsidP="00B4534B">
      <w:pPr>
        <w:rPr>
          <w:rFonts w:ascii="Arial" w:hAnsi="Arial" w:cs="Arial"/>
          <w:color w:val="000000"/>
          <w:szCs w:val="24"/>
          <w:shd w:val="clear" w:color="auto" w:fill="FFFFFF"/>
        </w:rPr>
      </w:pPr>
      <w:r w:rsidRPr="00C72BB6">
        <w:rPr>
          <w:rFonts w:ascii="Arial" w:hAnsi="Arial" w:cs="Arial"/>
          <w:szCs w:val="24"/>
        </w:rPr>
        <w:t>&lt;</w:t>
      </w:r>
      <w:r w:rsidRPr="00C72BB6">
        <w:rPr>
          <w:rFonts w:ascii="Arial" w:hAnsi="Arial" w:cs="Arial"/>
          <w:color w:val="000000"/>
          <w:szCs w:val="24"/>
          <w:shd w:val="clear" w:color="auto" w:fill="FFFFFF"/>
        </w:rPr>
        <w:t xml:space="preserve"> The physical view depicts the system from a system engineer's point-of-view - A description of the deployment view of the architecture. It is concerned with the topology of software components on the physical layer (describes the allocation of tasks (from the Process View) to the physical nodes), as well as the physical connections between these components.&gt;</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Physical Architecture Diagram</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 xml:space="preserve">Deployment Strategy – automated / manual </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Possible Manual Configuration required after automated installation – port, URL etc for connectivity with third party components (Actual values to be provided in Operations Manual)</w:t>
      </w:r>
    </w:p>
    <w:p w:rsidR="00B4534B" w:rsidRPr="00C72BB6" w:rsidRDefault="008126C9" w:rsidP="00D31880">
      <w:pPr>
        <w:pStyle w:val="ListParagraph"/>
        <w:numPr>
          <w:ilvl w:val="0"/>
          <w:numId w:val="4"/>
        </w:numPr>
        <w:rPr>
          <w:rFonts w:ascii="Arial" w:hAnsi="Arial" w:cs="Arial"/>
          <w:color w:val="000000"/>
          <w:szCs w:val="24"/>
          <w:shd w:val="clear" w:color="auto" w:fill="FFFFFF"/>
        </w:rPr>
      </w:pPr>
      <w:r w:rsidRPr="00C72BB6">
        <w:rPr>
          <w:rFonts w:ascii="Arial" w:hAnsi="Arial" w:cs="Arial"/>
          <w:color w:val="000000"/>
          <w:szCs w:val="24"/>
          <w:shd w:val="clear" w:color="auto" w:fill="FFFFFF"/>
        </w:rPr>
        <w:t>Folder structure setup on target environment after installation</w:t>
      </w:r>
    </w:p>
    <w:p w:rsidR="00B4534B" w:rsidRPr="00C72BB6" w:rsidRDefault="008126C9" w:rsidP="00B4534B">
      <w:pPr>
        <w:rPr>
          <w:rFonts w:ascii="Arial" w:hAnsi="Arial" w:cs="Arial"/>
          <w:color w:val="000000"/>
          <w:szCs w:val="24"/>
          <w:shd w:val="clear" w:color="auto" w:fill="FFFFFF"/>
        </w:rPr>
      </w:pPr>
      <w:r w:rsidRPr="00C72BB6">
        <w:rPr>
          <w:rFonts w:ascii="Arial" w:hAnsi="Arial" w:cs="Arial"/>
          <w:color w:val="000000"/>
          <w:szCs w:val="24"/>
          <w:shd w:val="clear" w:color="auto" w:fill="FFFFFF"/>
        </w:rPr>
        <w:t>In case installation is non-standard or complicated, a separate, short document may be produced</w:t>
      </w:r>
    </w:p>
    <w:p w:rsidR="00655E56" w:rsidRPr="00C72BB6" w:rsidRDefault="00655E56" w:rsidP="00655E56">
      <w:pPr>
        <w:pStyle w:val="Heading2"/>
        <w:numPr>
          <w:ilvl w:val="1"/>
          <w:numId w:val="1"/>
        </w:numPr>
        <w:rPr>
          <w:ins w:id="3062" w:author="Sumit Pabbi" w:date="2015-04-13T20:09:00Z"/>
        </w:rPr>
      </w:pPr>
      <w:bookmarkStart w:id="3063" w:name="_Toc416719522"/>
      <w:ins w:id="3064" w:author="Sumit Pabbi" w:date="2015-04-13T20:09:00Z">
        <w:r w:rsidRPr="00C72BB6">
          <w:t>Deployment Scripts</w:t>
        </w:r>
        <w:bookmarkEnd w:id="3063"/>
      </w:ins>
    </w:p>
    <w:p w:rsidR="003B66EC" w:rsidRPr="00C72BB6" w:rsidRDefault="00655E56" w:rsidP="00156E7D">
      <w:pPr>
        <w:pStyle w:val="Heading3"/>
      </w:pPr>
      <w:bookmarkStart w:id="3065" w:name="_Toc416719523"/>
      <w:ins w:id="3066" w:author="Sumit Pabbi" w:date="2015-04-13T20:09:00Z">
        <w:r w:rsidRPr="00C72BB6">
          <w:t>NMS Web Tier SW Installation</w:t>
        </w:r>
      </w:ins>
      <w:bookmarkEnd w:id="3065"/>
    </w:p>
    <w:p w:rsidR="007D22FB" w:rsidRPr="00C72BB6" w:rsidRDefault="008126C9">
      <w:pPr>
        <w:rPr>
          <w:rFonts w:ascii="Arial" w:eastAsiaTheme="majorEastAsia" w:hAnsi="Arial" w:cs="Arial"/>
          <w:b/>
          <w:bCs/>
          <w:color w:val="365F91" w:themeColor="accent1" w:themeShade="BF"/>
          <w:sz w:val="28"/>
          <w:szCs w:val="28"/>
          <w:shd w:val="clear" w:color="auto" w:fill="FFFFFF"/>
        </w:rPr>
      </w:pPr>
      <w:r w:rsidRPr="00C72BB6">
        <w:rPr>
          <w:rFonts w:ascii="Arial" w:hAnsi="Arial" w:cs="Arial"/>
          <w:shd w:val="clear" w:color="auto" w:fill="FFFFFF"/>
        </w:rPr>
        <w:br w:type="page"/>
      </w:r>
    </w:p>
    <w:p w:rsidR="007D1475" w:rsidRPr="00C72BB6" w:rsidRDefault="008126C9" w:rsidP="00AD5C2F">
      <w:pPr>
        <w:pStyle w:val="Heading1"/>
        <w:rPr>
          <w:shd w:val="clear" w:color="auto" w:fill="FFFFFF"/>
        </w:rPr>
      </w:pPr>
      <w:bookmarkStart w:id="3067" w:name="_Toc413339939"/>
      <w:bookmarkStart w:id="3068" w:name="_Toc416719524"/>
      <w:r w:rsidRPr="00C72BB6">
        <w:rPr>
          <w:shd w:val="clear" w:color="auto" w:fill="FFFFFF"/>
        </w:rPr>
        <w:t>Appendix</w:t>
      </w:r>
      <w:bookmarkEnd w:id="3067"/>
      <w:bookmarkEnd w:id="3068"/>
    </w:p>
    <w:p w:rsidR="001160BB" w:rsidRPr="00C72BB6" w:rsidRDefault="008126C9" w:rsidP="00AD5C2F">
      <w:pPr>
        <w:pStyle w:val="Heading2"/>
      </w:pPr>
      <w:bookmarkStart w:id="3069" w:name="_Ref410996022"/>
      <w:bookmarkStart w:id="3070" w:name="_Toc413339940"/>
      <w:bookmarkStart w:id="3071" w:name="_Toc416719525"/>
      <w:bookmarkStart w:id="3072" w:name="_Ref410920093"/>
      <w:r w:rsidRPr="00C72BB6">
        <w:t>Mobile Academy Course Structure and Content CSV File Sample</w:t>
      </w:r>
      <w:bookmarkEnd w:id="3069"/>
      <w:bookmarkEnd w:id="3070"/>
      <w:bookmarkEnd w:id="3071"/>
    </w:p>
    <w:tbl>
      <w:tblPr>
        <w:tblStyle w:val="TableGrid"/>
        <w:tblW w:w="9937" w:type="dxa"/>
        <w:tblLook w:val="04A0" w:firstRow="1" w:lastRow="0" w:firstColumn="1" w:lastColumn="0" w:noHBand="0" w:noVBand="1"/>
      </w:tblPr>
      <w:tblGrid>
        <w:gridCol w:w="9937"/>
      </w:tblGrid>
      <w:tr w:rsidR="00C03DF0" w:rsidRPr="00C72BB6" w:rsidTr="00C03DF0">
        <w:trPr>
          <w:trHeight w:val="1817"/>
        </w:trPr>
        <w:tc>
          <w:tcPr>
            <w:tcW w:w="9937" w:type="dxa"/>
          </w:tcPr>
          <w:bookmarkEnd w:id="3072"/>
          <w:p w:rsidR="008126C9" w:rsidRPr="00C72BB6" w:rsidRDefault="00C03DF0" w:rsidP="008126C9">
            <w:pPr>
              <w:rPr>
                <w:rFonts w:ascii="Arial" w:hAnsi="Arial" w:cs="Arial"/>
                <w:sz w:val="16"/>
                <w:szCs w:val="16"/>
              </w:rPr>
            </w:pPr>
            <w:r w:rsidRPr="00C72BB6">
              <w:rPr>
                <w:rFonts w:ascii="Arial" w:hAnsi="Arial" w:cs="Arial"/>
                <w:sz w:val="16"/>
                <w:szCs w:val="16"/>
              </w:rPr>
              <w:t>contentId,circle,languageLocationCode,contentName,contentType,contentFile,contentDuration,metaData</w:t>
            </w:r>
          </w:p>
          <w:p w:rsidR="008126C9" w:rsidRPr="00C72BB6" w:rsidRDefault="00C03DF0" w:rsidP="008126C9">
            <w:pPr>
              <w:rPr>
                <w:rFonts w:ascii="Arial" w:hAnsi="Arial" w:cs="Arial"/>
                <w:sz w:val="16"/>
                <w:szCs w:val="16"/>
              </w:rPr>
            </w:pPr>
            <w:r w:rsidRPr="00C72BB6">
              <w:rPr>
                <w:rFonts w:ascii="Arial" w:hAnsi="Arial" w:cs="Arial"/>
                <w:sz w:val="16"/>
                <w:szCs w:val="16"/>
              </w:rPr>
              <w:t>100014,AP,170,Chapter01_Lesson01,Content,ch1_l1.wav,150,</w:t>
            </w:r>
          </w:p>
          <w:p w:rsidR="008126C9" w:rsidRPr="00C72BB6" w:rsidRDefault="00C03DF0" w:rsidP="008126C9">
            <w:pPr>
              <w:rPr>
                <w:rFonts w:ascii="Arial" w:hAnsi="Arial" w:cs="Arial"/>
                <w:sz w:val="16"/>
                <w:szCs w:val="16"/>
              </w:rPr>
            </w:pPr>
            <w:r w:rsidRPr="00C72BB6">
              <w:rPr>
                <w:rFonts w:ascii="Arial" w:hAnsi="Arial" w:cs="Arial"/>
                <w:sz w:val="16"/>
                <w:szCs w:val="16"/>
              </w:rPr>
              <w:t>100015,AP,170,Chapter01_LessonEndMenu01,Content,ch1_l1_op.wav,20,</w:t>
            </w:r>
          </w:p>
          <w:p w:rsidR="008126C9" w:rsidRPr="00C72BB6" w:rsidRDefault="00C03DF0" w:rsidP="008126C9">
            <w:pPr>
              <w:rPr>
                <w:rFonts w:ascii="Arial" w:hAnsi="Arial" w:cs="Arial"/>
                <w:sz w:val="16"/>
                <w:szCs w:val="16"/>
              </w:rPr>
            </w:pPr>
            <w:r w:rsidRPr="00C72BB6">
              <w:rPr>
                <w:rFonts w:ascii="Arial" w:hAnsi="Arial" w:cs="Arial"/>
                <w:sz w:val="16"/>
                <w:szCs w:val="16"/>
              </w:rPr>
              <w:t>100016,AP,170,Chapter0</w:t>
            </w:r>
            <w:r w:rsidR="008126C9" w:rsidRPr="00C72BB6">
              <w:rPr>
                <w:rFonts w:ascii="Arial" w:hAnsi="Arial" w:cs="Arial"/>
                <w:sz w:val="16"/>
                <w:szCs w:val="16"/>
              </w:rPr>
              <w:t>1_Lesson02,Content,ch1_l2.wav,150,</w:t>
            </w:r>
          </w:p>
          <w:p w:rsidR="008126C9" w:rsidRPr="00C72BB6" w:rsidRDefault="008126C9" w:rsidP="008126C9">
            <w:pPr>
              <w:rPr>
                <w:rFonts w:ascii="Arial" w:hAnsi="Arial" w:cs="Arial"/>
                <w:sz w:val="16"/>
                <w:szCs w:val="16"/>
              </w:rPr>
            </w:pPr>
            <w:r w:rsidRPr="00C72BB6">
              <w:rPr>
                <w:rFonts w:ascii="Arial" w:hAnsi="Arial" w:cs="Arial"/>
                <w:sz w:val="16"/>
                <w:szCs w:val="16"/>
              </w:rPr>
              <w:t>100017,AP,170,Chapter01_LessonEndMenu02,Content,ch1_l2_op.wav,20,</w:t>
            </w:r>
          </w:p>
          <w:p w:rsidR="008126C9" w:rsidRPr="00C72BB6" w:rsidRDefault="008126C9" w:rsidP="008126C9">
            <w:pPr>
              <w:rPr>
                <w:rFonts w:ascii="Arial" w:hAnsi="Arial" w:cs="Arial"/>
                <w:sz w:val="16"/>
                <w:szCs w:val="16"/>
              </w:rPr>
            </w:pPr>
            <w:r w:rsidRPr="00C72BB6">
              <w:rPr>
                <w:rFonts w:ascii="Arial" w:hAnsi="Arial" w:cs="Arial"/>
                <w:sz w:val="16"/>
                <w:szCs w:val="16"/>
              </w:rPr>
              <w:t>100018,AP,170,Chapter01_Lesson03,Content,ch1_l3.wav,150,</w:t>
            </w:r>
          </w:p>
          <w:p w:rsidR="008126C9" w:rsidRPr="00C72BB6" w:rsidRDefault="008126C9" w:rsidP="008126C9">
            <w:pPr>
              <w:rPr>
                <w:rFonts w:ascii="Arial" w:hAnsi="Arial" w:cs="Arial"/>
                <w:sz w:val="16"/>
                <w:szCs w:val="16"/>
              </w:rPr>
            </w:pPr>
            <w:r w:rsidRPr="00C72BB6">
              <w:rPr>
                <w:rFonts w:ascii="Arial" w:hAnsi="Arial" w:cs="Arial"/>
                <w:sz w:val="16"/>
                <w:szCs w:val="16"/>
              </w:rPr>
              <w:t>100019,AP,170,Chapter01_LessonEndMenu03,Content,ch1_l3_op.wav,20,</w:t>
            </w:r>
          </w:p>
          <w:p w:rsidR="008126C9" w:rsidRPr="00C72BB6" w:rsidRDefault="008126C9" w:rsidP="008126C9">
            <w:pPr>
              <w:rPr>
                <w:rFonts w:ascii="Arial" w:hAnsi="Arial" w:cs="Arial"/>
                <w:sz w:val="16"/>
                <w:szCs w:val="16"/>
              </w:rPr>
            </w:pPr>
            <w:r w:rsidRPr="00C72BB6">
              <w:rPr>
                <w:rFonts w:ascii="Arial" w:hAnsi="Arial" w:cs="Arial"/>
                <w:sz w:val="16"/>
                <w:szCs w:val="16"/>
              </w:rPr>
              <w:t>100020,AP,170,Chapter01_Lesson04,Content,ch1_l4.wav,150,</w:t>
            </w:r>
          </w:p>
          <w:p w:rsidR="008126C9" w:rsidRPr="00C72BB6" w:rsidRDefault="008126C9" w:rsidP="008126C9">
            <w:pPr>
              <w:rPr>
                <w:rFonts w:ascii="Arial" w:hAnsi="Arial" w:cs="Arial"/>
                <w:sz w:val="16"/>
                <w:szCs w:val="16"/>
              </w:rPr>
            </w:pPr>
            <w:r w:rsidRPr="00C72BB6">
              <w:rPr>
                <w:rFonts w:ascii="Arial" w:hAnsi="Arial" w:cs="Arial"/>
                <w:sz w:val="16"/>
                <w:szCs w:val="16"/>
              </w:rPr>
              <w:t>100021,AP,170,Chapter01_LessonEndMenu04,Content,ch1_l4_op.wav,30,</w:t>
            </w:r>
          </w:p>
          <w:p w:rsidR="008126C9" w:rsidRPr="00C72BB6" w:rsidRDefault="008126C9" w:rsidP="008126C9">
            <w:pPr>
              <w:rPr>
                <w:rFonts w:ascii="Arial" w:hAnsi="Arial" w:cs="Arial"/>
                <w:sz w:val="16"/>
                <w:szCs w:val="16"/>
              </w:rPr>
            </w:pPr>
            <w:r w:rsidRPr="00C72BB6">
              <w:rPr>
                <w:rFonts w:ascii="Arial" w:hAnsi="Arial" w:cs="Arial"/>
                <w:sz w:val="16"/>
                <w:szCs w:val="16"/>
              </w:rPr>
              <w:t>100022,AP,170,Chapter01_QuizHeader,Content,ch1_qp.wav,40,</w:t>
            </w:r>
          </w:p>
          <w:p w:rsidR="008126C9" w:rsidRPr="00C72BB6" w:rsidRDefault="008126C9" w:rsidP="008126C9">
            <w:pPr>
              <w:rPr>
                <w:rFonts w:ascii="Arial" w:hAnsi="Arial" w:cs="Arial"/>
                <w:sz w:val="16"/>
                <w:szCs w:val="16"/>
              </w:rPr>
            </w:pPr>
            <w:r w:rsidRPr="00C72BB6">
              <w:rPr>
                <w:rFonts w:ascii="Arial" w:hAnsi="Arial" w:cs="Arial"/>
                <w:sz w:val="16"/>
                <w:szCs w:val="16"/>
              </w:rPr>
              <w:t>100023,AP,170,Chapter01_Question01 ,Content,ch1_q1.wav,20,correctAnswer:2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100024,AP,170,Chapter01_CorrectAnswer01,Content,ch1_q1_ca.wav,20,</w:t>
            </w:r>
          </w:p>
          <w:p w:rsidR="008126C9" w:rsidRPr="00C72BB6" w:rsidRDefault="008126C9" w:rsidP="008126C9">
            <w:pPr>
              <w:rPr>
                <w:rFonts w:ascii="Arial" w:hAnsi="Arial" w:cs="Arial"/>
                <w:sz w:val="16"/>
                <w:szCs w:val="16"/>
              </w:rPr>
            </w:pPr>
            <w:r w:rsidRPr="00C72BB6">
              <w:rPr>
                <w:rFonts w:ascii="Arial" w:hAnsi="Arial" w:cs="Arial"/>
                <w:sz w:val="16"/>
                <w:szCs w:val="16"/>
              </w:rPr>
              <w:t>100025,AP,170,Chapter01_WrongAnswer01,Content,ch1_q1_wa.wav,20,</w:t>
            </w:r>
          </w:p>
          <w:p w:rsidR="008126C9" w:rsidRPr="00C72BB6" w:rsidRDefault="008126C9" w:rsidP="008126C9">
            <w:pPr>
              <w:rPr>
                <w:rFonts w:ascii="Arial" w:hAnsi="Arial" w:cs="Arial"/>
                <w:sz w:val="16"/>
                <w:szCs w:val="16"/>
              </w:rPr>
            </w:pPr>
            <w:r w:rsidRPr="00C72BB6">
              <w:rPr>
                <w:rFonts w:ascii="Arial" w:hAnsi="Arial" w:cs="Arial"/>
                <w:sz w:val="16"/>
                <w:szCs w:val="16"/>
              </w:rPr>
              <w:t>100026,AP,170,Chapter01_Question02 ,Content,ch1_q2.wav,20,CorrectAnswer:1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100027,AP,170,Chapter01_CorrectAnswer02,Content,ch1_q2_ca.wav,20,</w:t>
            </w:r>
          </w:p>
          <w:p w:rsidR="008126C9" w:rsidRPr="00C72BB6" w:rsidRDefault="008126C9" w:rsidP="008126C9">
            <w:pPr>
              <w:rPr>
                <w:rFonts w:ascii="Arial" w:hAnsi="Arial" w:cs="Arial"/>
                <w:sz w:val="16"/>
                <w:szCs w:val="16"/>
              </w:rPr>
            </w:pPr>
            <w:r w:rsidRPr="00C72BB6">
              <w:rPr>
                <w:rFonts w:ascii="Arial" w:hAnsi="Arial" w:cs="Arial"/>
                <w:sz w:val="16"/>
                <w:szCs w:val="16"/>
              </w:rPr>
              <w:t>100028,AP,170,Chapter01_WrongAnswer02,Content,ch1_q2_wa.wav,20,</w:t>
            </w:r>
          </w:p>
          <w:p w:rsidR="008126C9" w:rsidRPr="00C72BB6" w:rsidRDefault="008126C9" w:rsidP="008126C9">
            <w:pPr>
              <w:rPr>
                <w:rFonts w:ascii="Arial" w:hAnsi="Arial" w:cs="Arial"/>
                <w:sz w:val="16"/>
                <w:szCs w:val="16"/>
              </w:rPr>
            </w:pPr>
            <w:r w:rsidRPr="00C72BB6">
              <w:rPr>
                <w:rFonts w:ascii="Arial" w:hAnsi="Arial" w:cs="Arial"/>
                <w:sz w:val="16"/>
                <w:szCs w:val="16"/>
              </w:rPr>
              <w:t>100029,AP,170,Chapter01_Question03,Content,ch1_q3.wav,20,CorrectAnswer:1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100030,AP,170,Chapter01_CorrectAnswer03,Content,ch1_q3_ca.wav,20,</w:t>
            </w:r>
          </w:p>
          <w:p w:rsidR="008126C9" w:rsidRPr="00C72BB6" w:rsidRDefault="008126C9" w:rsidP="008126C9">
            <w:pPr>
              <w:rPr>
                <w:rFonts w:ascii="Arial" w:hAnsi="Arial" w:cs="Arial"/>
                <w:sz w:val="16"/>
                <w:szCs w:val="16"/>
              </w:rPr>
            </w:pPr>
            <w:r w:rsidRPr="00C72BB6">
              <w:rPr>
                <w:rFonts w:ascii="Arial" w:hAnsi="Arial" w:cs="Arial"/>
                <w:sz w:val="16"/>
                <w:szCs w:val="16"/>
              </w:rPr>
              <w:t>100031,AP,170,Chapter01_WrongAnswer03,Content,ch1_q3_wa.wav,20,</w:t>
            </w:r>
          </w:p>
          <w:p w:rsidR="008126C9" w:rsidRPr="00C72BB6" w:rsidRDefault="008126C9" w:rsidP="008126C9">
            <w:pPr>
              <w:rPr>
                <w:rFonts w:ascii="Arial" w:hAnsi="Arial" w:cs="Arial"/>
                <w:sz w:val="16"/>
                <w:szCs w:val="16"/>
              </w:rPr>
            </w:pPr>
            <w:r w:rsidRPr="00C72BB6">
              <w:rPr>
                <w:rFonts w:ascii="Arial" w:hAnsi="Arial" w:cs="Arial"/>
                <w:sz w:val="16"/>
                <w:szCs w:val="16"/>
              </w:rPr>
              <w:t>100032,AP,170,Chapter01_Question04,Content,ch1_q4.wav,20,CorrectAnswer:1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100033,AP,170,Chapter01_CorrectAnswer04,Content,ch1_q4_ca.wav,20,</w:t>
            </w:r>
          </w:p>
          <w:p w:rsidR="008126C9" w:rsidRPr="00C72BB6" w:rsidRDefault="008126C9" w:rsidP="008126C9">
            <w:pPr>
              <w:rPr>
                <w:rFonts w:ascii="Arial" w:hAnsi="Arial" w:cs="Arial"/>
                <w:sz w:val="16"/>
                <w:szCs w:val="16"/>
              </w:rPr>
            </w:pPr>
            <w:r w:rsidRPr="00C72BB6">
              <w:rPr>
                <w:rFonts w:ascii="Arial" w:hAnsi="Arial" w:cs="Arial"/>
                <w:sz w:val="16"/>
                <w:szCs w:val="16"/>
              </w:rPr>
              <w:t>100034,AP,170,Chapter01_WrongAnswer04,Content,ch1_q4_wa.wav,20,</w:t>
            </w:r>
          </w:p>
          <w:p w:rsidR="008126C9" w:rsidRPr="00C72BB6" w:rsidRDefault="008126C9" w:rsidP="008126C9">
            <w:pPr>
              <w:rPr>
                <w:rFonts w:ascii="Arial" w:hAnsi="Arial" w:cs="Arial"/>
                <w:sz w:val="16"/>
                <w:szCs w:val="16"/>
              </w:rPr>
            </w:pPr>
            <w:r w:rsidRPr="00C72BB6">
              <w:rPr>
                <w:rFonts w:ascii="Arial" w:hAnsi="Arial" w:cs="Arial"/>
                <w:sz w:val="16"/>
                <w:szCs w:val="16"/>
              </w:rPr>
              <w:t>100035,AP,170,Chapter01_EndMenu,Content,ch1_end_op.wav,30,</w:t>
            </w:r>
          </w:p>
          <w:p w:rsidR="008126C9" w:rsidRPr="00C72BB6" w:rsidRDefault="008126C9" w:rsidP="008126C9">
            <w:pPr>
              <w:rPr>
                <w:rFonts w:ascii="Arial" w:hAnsi="Arial" w:cs="Arial"/>
                <w:sz w:val="16"/>
                <w:szCs w:val="16"/>
              </w:rPr>
            </w:pPr>
            <w:r w:rsidRPr="00C72BB6">
              <w:rPr>
                <w:rFonts w:ascii="Arial" w:hAnsi="Arial" w:cs="Arial"/>
                <w:sz w:val="16"/>
                <w:szCs w:val="16"/>
              </w:rPr>
              <w:t>100036,AP,170,Chapter01_Score00,Content,ch1_0ca.wav,20,</w:t>
            </w:r>
          </w:p>
          <w:p w:rsidR="008126C9" w:rsidRPr="00C72BB6" w:rsidRDefault="008126C9" w:rsidP="008126C9">
            <w:pPr>
              <w:rPr>
                <w:rFonts w:ascii="Arial" w:hAnsi="Arial" w:cs="Arial"/>
                <w:sz w:val="16"/>
                <w:szCs w:val="16"/>
              </w:rPr>
            </w:pPr>
            <w:r w:rsidRPr="00C72BB6">
              <w:rPr>
                <w:rFonts w:ascii="Arial" w:hAnsi="Arial" w:cs="Arial"/>
                <w:sz w:val="16"/>
                <w:szCs w:val="16"/>
              </w:rPr>
              <w:t>100037,AP,170,Chapter01_Score01,Content,ch1_1ca.wav,20,</w:t>
            </w:r>
          </w:p>
          <w:p w:rsidR="008126C9" w:rsidRPr="00C72BB6" w:rsidRDefault="008126C9" w:rsidP="008126C9">
            <w:pPr>
              <w:rPr>
                <w:rFonts w:ascii="Arial" w:hAnsi="Arial" w:cs="Arial"/>
                <w:sz w:val="16"/>
                <w:szCs w:val="16"/>
              </w:rPr>
            </w:pPr>
            <w:r w:rsidRPr="00C72BB6">
              <w:rPr>
                <w:rFonts w:ascii="Arial" w:hAnsi="Arial" w:cs="Arial"/>
                <w:sz w:val="16"/>
                <w:szCs w:val="16"/>
              </w:rPr>
              <w:t>100038,AP,170,Chapter01_Score02,Content,ch1_2ca.wav,20,</w:t>
            </w:r>
          </w:p>
          <w:p w:rsidR="008126C9" w:rsidRPr="00C72BB6" w:rsidRDefault="008126C9" w:rsidP="008126C9">
            <w:pPr>
              <w:rPr>
                <w:rFonts w:ascii="Arial" w:hAnsi="Arial" w:cs="Arial"/>
                <w:sz w:val="16"/>
                <w:szCs w:val="16"/>
              </w:rPr>
            </w:pPr>
            <w:r w:rsidRPr="00C72BB6">
              <w:rPr>
                <w:rFonts w:ascii="Arial" w:hAnsi="Arial" w:cs="Arial"/>
                <w:sz w:val="16"/>
                <w:szCs w:val="16"/>
              </w:rPr>
              <w:t>100039,AP,170,Chapter01_Score03,Content,ch1_3ca.wav,20,</w:t>
            </w:r>
          </w:p>
          <w:p w:rsidR="008126C9" w:rsidRPr="00C72BB6" w:rsidRDefault="008126C9" w:rsidP="008126C9">
            <w:pPr>
              <w:rPr>
                <w:rFonts w:ascii="Arial" w:hAnsi="Arial" w:cs="Arial"/>
                <w:sz w:val="16"/>
                <w:szCs w:val="16"/>
              </w:rPr>
            </w:pPr>
            <w:r w:rsidRPr="00C72BB6">
              <w:rPr>
                <w:rFonts w:ascii="Arial" w:hAnsi="Arial" w:cs="Arial"/>
                <w:sz w:val="16"/>
                <w:szCs w:val="16"/>
              </w:rPr>
              <w:t>100040,AP,170,Chapter01_Score04,Content,ch1_4ca.wav,20,</w:t>
            </w:r>
          </w:p>
          <w:p w:rsidR="008126C9" w:rsidRPr="00C72BB6" w:rsidRDefault="008126C9" w:rsidP="008126C9">
            <w:pPr>
              <w:rPr>
                <w:rFonts w:ascii="Arial" w:hAnsi="Arial" w:cs="Arial"/>
                <w:sz w:val="16"/>
                <w:szCs w:val="16"/>
              </w:rPr>
            </w:pPr>
            <w:r w:rsidRPr="00C72BB6">
              <w:rPr>
                <w:rFonts w:ascii="Arial" w:hAnsi="Arial" w:cs="Arial"/>
                <w:sz w:val="16"/>
                <w:szCs w:val="16"/>
              </w:rPr>
              <w:t>100041,AP,170,Chapter02_Lesson01,Content,ch2_l1.wav,150,</w:t>
            </w:r>
          </w:p>
          <w:p w:rsidR="008126C9" w:rsidRPr="00C72BB6" w:rsidRDefault="008126C9" w:rsidP="008126C9">
            <w:pPr>
              <w:rPr>
                <w:rFonts w:ascii="Arial" w:hAnsi="Arial" w:cs="Arial"/>
                <w:sz w:val="16"/>
                <w:szCs w:val="16"/>
              </w:rPr>
            </w:pPr>
            <w:r w:rsidRPr="00C72BB6">
              <w:rPr>
                <w:rFonts w:ascii="Arial" w:hAnsi="Arial" w:cs="Arial"/>
                <w:sz w:val="16"/>
                <w:szCs w:val="16"/>
              </w:rPr>
              <w:t>100042,AP,170,Chapter02_LessonEndMenu01,Content,ch2_l1_op.wav,20,</w:t>
            </w:r>
          </w:p>
          <w:p w:rsidR="008126C9" w:rsidRPr="00C72BB6" w:rsidRDefault="008126C9" w:rsidP="008126C9">
            <w:pPr>
              <w:rPr>
                <w:rFonts w:ascii="Arial" w:hAnsi="Arial" w:cs="Arial"/>
                <w:sz w:val="16"/>
                <w:szCs w:val="16"/>
              </w:rPr>
            </w:pPr>
            <w:r w:rsidRPr="00C72BB6">
              <w:rPr>
                <w:rFonts w:ascii="Arial" w:hAnsi="Arial" w:cs="Arial"/>
                <w:sz w:val="16"/>
                <w:szCs w:val="16"/>
              </w:rPr>
              <w:t>100043,AP,170,Chapter02_Lesson02,Content,ch2_l2.wav,150,</w:t>
            </w:r>
          </w:p>
          <w:p w:rsidR="008126C9" w:rsidRPr="00C72BB6" w:rsidRDefault="008126C9" w:rsidP="008126C9">
            <w:pPr>
              <w:rPr>
                <w:rFonts w:ascii="Arial" w:hAnsi="Arial" w:cs="Arial"/>
                <w:sz w:val="16"/>
                <w:szCs w:val="16"/>
              </w:rPr>
            </w:pPr>
            <w:r w:rsidRPr="00C72BB6">
              <w:rPr>
                <w:rFonts w:ascii="Arial" w:hAnsi="Arial" w:cs="Arial"/>
                <w:sz w:val="16"/>
                <w:szCs w:val="16"/>
              </w:rPr>
              <w:t>100044,AP,170,Chapter02_LessonEndMenu02,Content,ch2_l2_op.wav,20,</w:t>
            </w:r>
          </w:p>
          <w:p w:rsidR="008126C9" w:rsidRPr="00C72BB6" w:rsidRDefault="008126C9" w:rsidP="008126C9">
            <w:pPr>
              <w:rPr>
                <w:rFonts w:ascii="Arial" w:hAnsi="Arial" w:cs="Arial"/>
                <w:sz w:val="16"/>
                <w:szCs w:val="16"/>
              </w:rPr>
            </w:pPr>
            <w:r w:rsidRPr="00C72BB6">
              <w:rPr>
                <w:rFonts w:ascii="Arial" w:hAnsi="Arial" w:cs="Arial"/>
                <w:sz w:val="16"/>
                <w:szCs w:val="16"/>
              </w:rPr>
              <w:t>100045,AP,170,Chapter02_Lesson03,Content,ch2_l3.wav,150,</w:t>
            </w:r>
          </w:p>
          <w:p w:rsidR="008126C9" w:rsidRPr="00C72BB6" w:rsidRDefault="008126C9" w:rsidP="008126C9">
            <w:pPr>
              <w:rPr>
                <w:rFonts w:ascii="Arial" w:hAnsi="Arial" w:cs="Arial"/>
                <w:sz w:val="16"/>
                <w:szCs w:val="16"/>
              </w:rPr>
            </w:pPr>
            <w:r w:rsidRPr="00C72BB6">
              <w:rPr>
                <w:rFonts w:ascii="Arial" w:hAnsi="Arial" w:cs="Arial"/>
                <w:sz w:val="16"/>
                <w:szCs w:val="16"/>
              </w:rPr>
              <w:t>100046,AP,170,Chapter02_LessonEndMenu03,Content,ch2_l3_op.wav,20,</w:t>
            </w:r>
          </w:p>
          <w:p w:rsidR="008126C9" w:rsidRPr="00C72BB6" w:rsidRDefault="008126C9" w:rsidP="008126C9">
            <w:pPr>
              <w:rPr>
                <w:rFonts w:ascii="Arial" w:hAnsi="Arial" w:cs="Arial"/>
                <w:sz w:val="16"/>
                <w:szCs w:val="16"/>
              </w:rPr>
            </w:pPr>
            <w:r w:rsidRPr="00C72BB6">
              <w:rPr>
                <w:rFonts w:ascii="Arial" w:hAnsi="Arial" w:cs="Arial"/>
                <w:sz w:val="16"/>
                <w:szCs w:val="16"/>
              </w:rPr>
              <w:t>100047,AP,170,Chapter02_Lesson04,Content,ch2_l4.wav,150,</w:t>
            </w:r>
          </w:p>
          <w:p w:rsidR="008126C9" w:rsidRPr="00C72BB6" w:rsidRDefault="008126C9" w:rsidP="008126C9">
            <w:pPr>
              <w:rPr>
                <w:rFonts w:ascii="Arial" w:hAnsi="Arial" w:cs="Arial"/>
                <w:sz w:val="16"/>
                <w:szCs w:val="16"/>
              </w:rPr>
            </w:pPr>
            <w:r w:rsidRPr="00C72BB6">
              <w:rPr>
                <w:rFonts w:ascii="Arial" w:hAnsi="Arial" w:cs="Arial"/>
                <w:sz w:val="16"/>
                <w:szCs w:val="16"/>
              </w:rPr>
              <w:t>100048,AP,170,Chapter02_LessonEndMenu04,Content,ch2_l4_op.wav,30,</w:t>
            </w:r>
          </w:p>
          <w:p w:rsidR="008126C9" w:rsidRPr="00C72BB6" w:rsidRDefault="008126C9" w:rsidP="008126C9">
            <w:pPr>
              <w:rPr>
                <w:rFonts w:ascii="Arial" w:hAnsi="Arial" w:cs="Arial"/>
                <w:sz w:val="16"/>
                <w:szCs w:val="16"/>
              </w:rPr>
            </w:pPr>
            <w:r w:rsidRPr="00C72BB6">
              <w:rPr>
                <w:rFonts w:ascii="Arial" w:hAnsi="Arial" w:cs="Arial"/>
                <w:sz w:val="16"/>
                <w:szCs w:val="16"/>
              </w:rPr>
              <w:t>100049,AP,170,Chapter02_QuizHeader,Content,ch2_qp.wav,40,</w:t>
            </w:r>
          </w:p>
          <w:p w:rsidR="008126C9" w:rsidRPr="00C72BB6" w:rsidRDefault="008126C9" w:rsidP="008126C9">
            <w:pPr>
              <w:rPr>
                <w:rFonts w:ascii="Arial" w:hAnsi="Arial" w:cs="Arial"/>
                <w:sz w:val="16"/>
                <w:szCs w:val="16"/>
              </w:rPr>
            </w:pPr>
            <w:r w:rsidRPr="00C72BB6">
              <w:rPr>
                <w:rFonts w:ascii="Arial" w:hAnsi="Arial" w:cs="Arial"/>
                <w:sz w:val="16"/>
                <w:szCs w:val="16"/>
              </w:rPr>
              <w:t>100050,AP,170,Chapter02_Question01 ,Content,ch2_q1.wav,20,correctAnswer:2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100051,AP,170,Chapter02_CorrectAnswer01,Content,ch2_q1_ca.wav,20,</w:t>
            </w:r>
          </w:p>
          <w:p w:rsidR="008126C9" w:rsidRPr="00C72BB6" w:rsidRDefault="008126C9" w:rsidP="008126C9">
            <w:pPr>
              <w:rPr>
                <w:rFonts w:ascii="Arial" w:hAnsi="Arial" w:cs="Arial"/>
                <w:sz w:val="16"/>
                <w:szCs w:val="16"/>
              </w:rPr>
            </w:pPr>
            <w:r w:rsidRPr="00C72BB6">
              <w:rPr>
                <w:rFonts w:ascii="Arial" w:hAnsi="Arial" w:cs="Arial"/>
                <w:sz w:val="16"/>
                <w:szCs w:val="16"/>
              </w:rPr>
              <w:t>100052,AP,170,Chapter02_WrongAnswer01,Content,ch2_q1_wa.wav,20,</w:t>
            </w:r>
          </w:p>
          <w:p w:rsidR="008126C9" w:rsidRPr="00C72BB6" w:rsidRDefault="008126C9" w:rsidP="008126C9">
            <w:pPr>
              <w:rPr>
                <w:rFonts w:ascii="Arial" w:hAnsi="Arial" w:cs="Arial"/>
                <w:sz w:val="16"/>
                <w:szCs w:val="16"/>
              </w:rPr>
            </w:pPr>
            <w:r w:rsidRPr="00C72BB6">
              <w:rPr>
                <w:rFonts w:ascii="Arial" w:hAnsi="Arial" w:cs="Arial"/>
                <w:sz w:val="16"/>
                <w:szCs w:val="16"/>
              </w:rPr>
              <w:t>100053,AP,170,Chapter02_Question02 ,Content,ch2_q2.wav,20,correctAnswer:1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100054,AP,170,Chapter02_CorrectAnswer02,Content,ch2_q2_ca.wav,20,</w:t>
            </w:r>
          </w:p>
          <w:p w:rsidR="008126C9" w:rsidRPr="00C72BB6" w:rsidRDefault="008126C9" w:rsidP="008126C9">
            <w:pPr>
              <w:rPr>
                <w:rFonts w:ascii="Arial" w:hAnsi="Arial" w:cs="Arial"/>
                <w:sz w:val="16"/>
                <w:szCs w:val="16"/>
              </w:rPr>
            </w:pPr>
            <w:r w:rsidRPr="00C72BB6">
              <w:rPr>
                <w:rFonts w:ascii="Arial" w:hAnsi="Arial" w:cs="Arial"/>
                <w:sz w:val="16"/>
                <w:szCs w:val="16"/>
              </w:rPr>
              <w:t>100055,AP,170,Chapter02_WrongAnswer02,Content,ch2_q2_wa.wav,20,</w:t>
            </w:r>
          </w:p>
          <w:p w:rsidR="008126C9" w:rsidRPr="00C72BB6" w:rsidRDefault="008126C9" w:rsidP="008126C9">
            <w:pPr>
              <w:rPr>
                <w:rFonts w:ascii="Arial" w:hAnsi="Arial" w:cs="Arial"/>
                <w:sz w:val="16"/>
                <w:szCs w:val="16"/>
              </w:rPr>
            </w:pPr>
            <w:r w:rsidRPr="00C72BB6">
              <w:rPr>
                <w:rFonts w:ascii="Arial" w:hAnsi="Arial" w:cs="Arial"/>
                <w:sz w:val="16"/>
                <w:szCs w:val="16"/>
              </w:rPr>
              <w:t>100056,AP,170,Chapter02_Question03,Content,ch2_q3.wav,20,correctAnswer:1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100057,AP,170,Chapter02_CorrectAnswer03,Content,ch2_q3_ca.wav,20,</w:t>
            </w:r>
          </w:p>
          <w:p w:rsidR="008126C9" w:rsidRPr="00C72BB6" w:rsidRDefault="008126C9" w:rsidP="008126C9">
            <w:pPr>
              <w:rPr>
                <w:rFonts w:ascii="Arial" w:hAnsi="Arial" w:cs="Arial"/>
                <w:sz w:val="16"/>
                <w:szCs w:val="16"/>
              </w:rPr>
            </w:pPr>
            <w:r w:rsidRPr="00C72BB6">
              <w:rPr>
                <w:rFonts w:ascii="Arial" w:hAnsi="Arial" w:cs="Arial"/>
                <w:sz w:val="16"/>
                <w:szCs w:val="16"/>
              </w:rPr>
              <w:t>100058,AP,170,Chapter02_WrongAnswer03,Content,ch2_q3_wa.wav,20,</w:t>
            </w:r>
          </w:p>
          <w:p w:rsidR="008126C9" w:rsidRPr="00C72BB6" w:rsidRDefault="008126C9" w:rsidP="008126C9">
            <w:pPr>
              <w:rPr>
                <w:rFonts w:ascii="Arial" w:hAnsi="Arial" w:cs="Arial"/>
                <w:sz w:val="16"/>
                <w:szCs w:val="16"/>
              </w:rPr>
            </w:pPr>
            <w:r w:rsidRPr="00C72BB6">
              <w:rPr>
                <w:rFonts w:ascii="Arial" w:hAnsi="Arial" w:cs="Arial"/>
                <w:sz w:val="16"/>
                <w:szCs w:val="16"/>
              </w:rPr>
              <w:t>100059,AP,170,Chapter02_Question04,Content,ch2_q4.wav,20,correctAnswer:1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100060,AP,170,Chapter02_CorrectAnswer04,Content,ch2_q4_ca.wav,20,</w:t>
            </w:r>
          </w:p>
          <w:p w:rsidR="008126C9" w:rsidRPr="00C72BB6" w:rsidRDefault="008126C9" w:rsidP="008126C9">
            <w:pPr>
              <w:rPr>
                <w:rFonts w:ascii="Arial" w:hAnsi="Arial" w:cs="Arial"/>
                <w:sz w:val="16"/>
                <w:szCs w:val="16"/>
              </w:rPr>
            </w:pPr>
            <w:r w:rsidRPr="00C72BB6">
              <w:rPr>
                <w:rFonts w:ascii="Arial" w:hAnsi="Arial" w:cs="Arial"/>
                <w:sz w:val="16"/>
                <w:szCs w:val="16"/>
              </w:rPr>
              <w:t>100061,AP,170,Chapter02_WrongAnswer04,Content,ch2_q4_wa.wav,20,</w:t>
            </w:r>
          </w:p>
          <w:p w:rsidR="008126C9" w:rsidRPr="00C72BB6" w:rsidRDefault="008126C9" w:rsidP="008126C9">
            <w:pPr>
              <w:rPr>
                <w:rFonts w:ascii="Arial" w:hAnsi="Arial" w:cs="Arial"/>
                <w:sz w:val="16"/>
                <w:szCs w:val="16"/>
              </w:rPr>
            </w:pPr>
            <w:r w:rsidRPr="00C72BB6">
              <w:rPr>
                <w:rFonts w:ascii="Arial" w:hAnsi="Arial" w:cs="Arial"/>
                <w:sz w:val="16"/>
                <w:szCs w:val="16"/>
              </w:rPr>
              <w:t>100062,AP,170,Chapter02_EndMenu,Content,ch2_end_op.wav,30,</w:t>
            </w:r>
          </w:p>
          <w:p w:rsidR="008126C9" w:rsidRPr="00C72BB6" w:rsidRDefault="008126C9" w:rsidP="008126C9">
            <w:pPr>
              <w:rPr>
                <w:rFonts w:ascii="Arial" w:hAnsi="Arial" w:cs="Arial"/>
                <w:sz w:val="16"/>
                <w:szCs w:val="16"/>
              </w:rPr>
            </w:pPr>
            <w:r w:rsidRPr="00C72BB6">
              <w:rPr>
                <w:rFonts w:ascii="Arial" w:hAnsi="Arial" w:cs="Arial"/>
                <w:sz w:val="16"/>
                <w:szCs w:val="16"/>
              </w:rPr>
              <w:t>100063,AP,170,Chapter02_Score00,Content,ch2_0ca.wav,20,</w:t>
            </w:r>
          </w:p>
          <w:p w:rsidR="008126C9" w:rsidRPr="00C72BB6" w:rsidRDefault="008126C9" w:rsidP="008126C9">
            <w:pPr>
              <w:rPr>
                <w:rFonts w:ascii="Arial" w:hAnsi="Arial" w:cs="Arial"/>
                <w:sz w:val="16"/>
                <w:szCs w:val="16"/>
              </w:rPr>
            </w:pPr>
            <w:r w:rsidRPr="00C72BB6">
              <w:rPr>
                <w:rFonts w:ascii="Arial" w:hAnsi="Arial" w:cs="Arial"/>
                <w:sz w:val="16"/>
                <w:szCs w:val="16"/>
              </w:rPr>
              <w:t>100064,AP,170,Chapter02_Score01,Content,ch2_1ca.wav,20,</w:t>
            </w:r>
          </w:p>
          <w:p w:rsidR="008126C9" w:rsidRPr="00C72BB6" w:rsidRDefault="008126C9" w:rsidP="008126C9">
            <w:pPr>
              <w:rPr>
                <w:rFonts w:ascii="Arial" w:hAnsi="Arial" w:cs="Arial"/>
                <w:sz w:val="16"/>
                <w:szCs w:val="16"/>
              </w:rPr>
            </w:pPr>
            <w:r w:rsidRPr="00C72BB6">
              <w:rPr>
                <w:rFonts w:ascii="Arial" w:hAnsi="Arial" w:cs="Arial"/>
                <w:sz w:val="16"/>
                <w:szCs w:val="16"/>
              </w:rPr>
              <w:t>100065,AP,170,Chapter02_Score02,Content,ch2_2ca.wav,20,</w:t>
            </w:r>
          </w:p>
          <w:p w:rsidR="008126C9" w:rsidRPr="00C72BB6" w:rsidRDefault="008126C9" w:rsidP="008126C9">
            <w:pPr>
              <w:rPr>
                <w:rFonts w:ascii="Arial" w:hAnsi="Arial" w:cs="Arial"/>
                <w:sz w:val="16"/>
                <w:szCs w:val="16"/>
              </w:rPr>
            </w:pPr>
            <w:r w:rsidRPr="00C72BB6">
              <w:rPr>
                <w:rFonts w:ascii="Arial" w:hAnsi="Arial" w:cs="Arial"/>
                <w:sz w:val="16"/>
                <w:szCs w:val="16"/>
              </w:rPr>
              <w:t>100066,AP,170,Chapter02_Score03,Content,ch2_3ca.wav,20,</w:t>
            </w:r>
          </w:p>
          <w:p w:rsidR="008126C9" w:rsidRPr="00C72BB6" w:rsidRDefault="008126C9" w:rsidP="008126C9">
            <w:pPr>
              <w:rPr>
                <w:rFonts w:ascii="Arial" w:hAnsi="Arial" w:cs="Arial"/>
                <w:sz w:val="16"/>
                <w:szCs w:val="16"/>
              </w:rPr>
            </w:pPr>
            <w:r w:rsidRPr="00C72BB6">
              <w:rPr>
                <w:rFonts w:ascii="Arial" w:hAnsi="Arial" w:cs="Arial"/>
                <w:sz w:val="16"/>
                <w:szCs w:val="16"/>
              </w:rPr>
              <w:t>100067,AP,170,Chapter02_Score04,Content,ch2_4ca.wav,20,</w:t>
            </w:r>
          </w:p>
          <w:p w:rsidR="008126C9" w:rsidRPr="00C72BB6" w:rsidRDefault="008126C9" w:rsidP="008126C9">
            <w:pPr>
              <w:rPr>
                <w:rFonts w:ascii="Arial" w:hAnsi="Arial" w:cs="Arial"/>
                <w:sz w:val="16"/>
                <w:szCs w:val="16"/>
              </w:rPr>
            </w:pPr>
            <w:r w:rsidRPr="00C72BB6">
              <w:rPr>
                <w:rFonts w:ascii="Arial" w:hAnsi="Arial" w:cs="Arial"/>
                <w:sz w:val="16"/>
                <w:szCs w:val="16"/>
              </w:rPr>
              <w:t>100068,AP,170,Chapter03_Lesson01,Content,ch3_l1.wav,120,</w:t>
            </w:r>
          </w:p>
          <w:p w:rsidR="008126C9" w:rsidRPr="00C72BB6" w:rsidRDefault="008126C9" w:rsidP="008126C9">
            <w:pPr>
              <w:rPr>
                <w:rFonts w:ascii="Arial" w:hAnsi="Arial" w:cs="Arial"/>
                <w:sz w:val="16"/>
                <w:szCs w:val="16"/>
              </w:rPr>
            </w:pPr>
            <w:r w:rsidRPr="00C72BB6">
              <w:rPr>
                <w:rFonts w:ascii="Arial" w:hAnsi="Arial" w:cs="Arial"/>
                <w:sz w:val="16"/>
                <w:szCs w:val="16"/>
              </w:rPr>
              <w:t>100069,AP,170,Chapter03_LessonEndMenu01,Content,ch3_l1_op.wav,150,</w:t>
            </w:r>
          </w:p>
          <w:p w:rsidR="008126C9" w:rsidRPr="00C72BB6" w:rsidRDefault="008126C9" w:rsidP="008126C9">
            <w:pPr>
              <w:rPr>
                <w:rFonts w:ascii="Arial" w:hAnsi="Arial" w:cs="Arial"/>
                <w:sz w:val="16"/>
                <w:szCs w:val="16"/>
              </w:rPr>
            </w:pPr>
            <w:r w:rsidRPr="00C72BB6">
              <w:rPr>
                <w:rFonts w:ascii="Arial" w:hAnsi="Arial" w:cs="Arial"/>
                <w:sz w:val="16"/>
                <w:szCs w:val="16"/>
              </w:rPr>
              <w:t>100070,AP,170,Chapter03_Lesson02,Content,ch3_l2.wav,20,</w:t>
            </w:r>
          </w:p>
          <w:p w:rsidR="008126C9" w:rsidRPr="00C72BB6" w:rsidRDefault="008126C9" w:rsidP="008126C9">
            <w:pPr>
              <w:rPr>
                <w:rFonts w:ascii="Arial" w:hAnsi="Arial" w:cs="Arial"/>
                <w:sz w:val="16"/>
                <w:szCs w:val="16"/>
              </w:rPr>
            </w:pPr>
            <w:r w:rsidRPr="00C72BB6">
              <w:rPr>
                <w:rFonts w:ascii="Arial" w:hAnsi="Arial" w:cs="Arial"/>
                <w:sz w:val="16"/>
                <w:szCs w:val="16"/>
              </w:rPr>
              <w:t>100071,AP,170,Chapter03_LessonEndMenu02,Content,ch3_l2_op.wav,150,</w:t>
            </w:r>
          </w:p>
          <w:p w:rsidR="008126C9" w:rsidRPr="00C72BB6" w:rsidRDefault="008126C9" w:rsidP="008126C9">
            <w:pPr>
              <w:rPr>
                <w:rFonts w:ascii="Arial" w:hAnsi="Arial" w:cs="Arial"/>
                <w:sz w:val="16"/>
                <w:szCs w:val="16"/>
              </w:rPr>
            </w:pPr>
            <w:r w:rsidRPr="00C72BB6">
              <w:rPr>
                <w:rFonts w:ascii="Arial" w:hAnsi="Arial" w:cs="Arial"/>
                <w:sz w:val="16"/>
                <w:szCs w:val="16"/>
              </w:rPr>
              <w:t>100072,AP,170,Chapter03_Lesson03,Content,ch3_l3.wav,20,</w:t>
            </w:r>
          </w:p>
          <w:p w:rsidR="008126C9" w:rsidRPr="00C72BB6" w:rsidRDefault="008126C9" w:rsidP="008126C9">
            <w:pPr>
              <w:rPr>
                <w:rFonts w:ascii="Arial" w:hAnsi="Arial" w:cs="Arial"/>
                <w:sz w:val="16"/>
                <w:szCs w:val="16"/>
              </w:rPr>
            </w:pPr>
            <w:r w:rsidRPr="00C72BB6">
              <w:rPr>
                <w:rFonts w:ascii="Arial" w:hAnsi="Arial" w:cs="Arial"/>
                <w:sz w:val="16"/>
                <w:szCs w:val="16"/>
              </w:rPr>
              <w:t>100073,AP,170,Chapter03_LessonEndMenu03,Content,ch3_l3_op.wav,150,</w:t>
            </w:r>
          </w:p>
          <w:p w:rsidR="008126C9" w:rsidRPr="00C72BB6" w:rsidRDefault="008126C9" w:rsidP="008126C9">
            <w:pPr>
              <w:rPr>
                <w:rFonts w:ascii="Arial" w:hAnsi="Arial" w:cs="Arial"/>
                <w:sz w:val="16"/>
                <w:szCs w:val="16"/>
              </w:rPr>
            </w:pPr>
            <w:r w:rsidRPr="00C72BB6">
              <w:rPr>
                <w:rFonts w:ascii="Arial" w:hAnsi="Arial" w:cs="Arial"/>
                <w:sz w:val="16"/>
                <w:szCs w:val="16"/>
              </w:rPr>
              <w:t>100074,AP,170,Chapter03_Lesson04,Content,ch3_l4.wav,20,</w:t>
            </w:r>
          </w:p>
          <w:p w:rsidR="008126C9" w:rsidRPr="00C72BB6" w:rsidRDefault="008126C9" w:rsidP="008126C9">
            <w:pPr>
              <w:rPr>
                <w:rFonts w:ascii="Arial" w:hAnsi="Arial" w:cs="Arial"/>
                <w:sz w:val="16"/>
                <w:szCs w:val="16"/>
              </w:rPr>
            </w:pPr>
            <w:r w:rsidRPr="00C72BB6">
              <w:rPr>
                <w:rFonts w:ascii="Arial" w:hAnsi="Arial" w:cs="Arial"/>
                <w:sz w:val="16"/>
                <w:szCs w:val="16"/>
              </w:rPr>
              <w:t>100075,AP,170,Chapter03_LessonEndMenu04,Content,ch3_l4_op.wav,150,</w:t>
            </w:r>
          </w:p>
          <w:p w:rsidR="008126C9" w:rsidRPr="00C72BB6" w:rsidRDefault="008126C9" w:rsidP="008126C9">
            <w:pPr>
              <w:rPr>
                <w:rFonts w:ascii="Arial" w:hAnsi="Arial" w:cs="Arial"/>
                <w:sz w:val="16"/>
                <w:szCs w:val="16"/>
              </w:rPr>
            </w:pPr>
            <w:r w:rsidRPr="00C72BB6">
              <w:rPr>
                <w:rFonts w:ascii="Arial" w:hAnsi="Arial" w:cs="Arial"/>
                <w:sz w:val="16"/>
                <w:szCs w:val="16"/>
              </w:rPr>
              <w:t>100076,AP,170,Chapter03_QuizHeader,Content,ch3_qp.wav,30,</w:t>
            </w:r>
          </w:p>
          <w:p w:rsidR="008126C9" w:rsidRPr="00C72BB6" w:rsidRDefault="008126C9" w:rsidP="008126C9">
            <w:pPr>
              <w:rPr>
                <w:rFonts w:ascii="Arial" w:hAnsi="Arial" w:cs="Arial"/>
                <w:sz w:val="16"/>
                <w:szCs w:val="16"/>
              </w:rPr>
            </w:pPr>
            <w:r w:rsidRPr="00C72BB6">
              <w:rPr>
                <w:rFonts w:ascii="Arial" w:hAnsi="Arial" w:cs="Arial"/>
                <w:sz w:val="16"/>
                <w:szCs w:val="16"/>
              </w:rPr>
              <w:t>100077,AP,170,Chapter03_Question01 ,Content,ch3_q1.wav,40,correctAnswer:2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100078,AP,170,Chapter03_CorrectAnswer01,Content,ch3_q1_ca.wav,30,</w:t>
            </w:r>
          </w:p>
          <w:p w:rsidR="008126C9" w:rsidRPr="00C72BB6" w:rsidRDefault="008126C9" w:rsidP="008126C9">
            <w:pPr>
              <w:rPr>
                <w:rFonts w:ascii="Arial" w:hAnsi="Arial" w:cs="Arial"/>
                <w:sz w:val="16"/>
                <w:szCs w:val="16"/>
              </w:rPr>
            </w:pPr>
            <w:r w:rsidRPr="00C72BB6">
              <w:rPr>
                <w:rFonts w:ascii="Arial" w:hAnsi="Arial" w:cs="Arial"/>
                <w:sz w:val="16"/>
                <w:szCs w:val="16"/>
              </w:rPr>
              <w:t>100079,AP,170,Chapter03_WrongAnswer01,Content,ch3_q1_wa.wav,20,</w:t>
            </w:r>
          </w:p>
          <w:p w:rsidR="008126C9" w:rsidRPr="00C72BB6" w:rsidRDefault="008126C9" w:rsidP="008126C9">
            <w:pPr>
              <w:rPr>
                <w:rFonts w:ascii="Arial" w:hAnsi="Arial" w:cs="Arial"/>
                <w:sz w:val="16"/>
                <w:szCs w:val="16"/>
              </w:rPr>
            </w:pPr>
            <w:r w:rsidRPr="00C72BB6">
              <w:rPr>
                <w:rFonts w:ascii="Arial" w:hAnsi="Arial" w:cs="Arial"/>
                <w:sz w:val="16"/>
                <w:szCs w:val="16"/>
              </w:rPr>
              <w:t>100080,AP,170,Chapter03_Question02 ,Content,ch3_q2.wav,20,correctAnswer:1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100081,AP,170,Chapter03_CorrectAnswer02,Content,ch3_q2_ca.wav,20,</w:t>
            </w:r>
          </w:p>
          <w:p w:rsidR="008126C9" w:rsidRPr="00C72BB6" w:rsidRDefault="008126C9" w:rsidP="008126C9">
            <w:pPr>
              <w:rPr>
                <w:rFonts w:ascii="Arial" w:hAnsi="Arial" w:cs="Arial"/>
                <w:sz w:val="16"/>
                <w:szCs w:val="16"/>
              </w:rPr>
            </w:pPr>
            <w:r w:rsidRPr="00C72BB6">
              <w:rPr>
                <w:rFonts w:ascii="Arial" w:hAnsi="Arial" w:cs="Arial"/>
                <w:sz w:val="16"/>
                <w:szCs w:val="16"/>
              </w:rPr>
              <w:t>100082,AP,170,Chapter03_WrongAnswer02,Content,ch3_q2_wa.wav,20,</w:t>
            </w:r>
          </w:p>
          <w:p w:rsidR="008126C9" w:rsidRPr="00C72BB6" w:rsidRDefault="008126C9" w:rsidP="008126C9">
            <w:pPr>
              <w:rPr>
                <w:rFonts w:ascii="Arial" w:hAnsi="Arial" w:cs="Arial"/>
                <w:sz w:val="16"/>
                <w:szCs w:val="16"/>
              </w:rPr>
            </w:pPr>
            <w:r w:rsidRPr="00C72BB6">
              <w:rPr>
                <w:rFonts w:ascii="Arial" w:hAnsi="Arial" w:cs="Arial"/>
                <w:sz w:val="16"/>
                <w:szCs w:val="16"/>
              </w:rPr>
              <w:t>100083,AP,170,Chapter03_Question03,Content,ch3_q3.wav,20,correctAnswer:1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100084,AP,170,Chapter03_CorrectAnswer03,Content,ch3_q3_ca.wav,20,</w:t>
            </w:r>
          </w:p>
          <w:p w:rsidR="008126C9" w:rsidRPr="00C72BB6" w:rsidRDefault="008126C9" w:rsidP="008126C9">
            <w:pPr>
              <w:rPr>
                <w:rFonts w:ascii="Arial" w:hAnsi="Arial" w:cs="Arial"/>
                <w:sz w:val="16"/>
                <w:szCs w:val="16"/>
              </w:rPr>
            </w:pPr>
            <w:r w:rsidRPr="00C72BB6">
              <w:rPr>
                <w:rFonts w:ascii="Arial" w:hAnsi="Arial" w:cs="Arial"/>
                <w:sz w:val="16"/>
                <w:szCs w:val="16"/>
              </w:rPr>
              <w:t>100085,AP,170,Chapter03_WrongAnswer03,Content,ch3_q3_wa.wav,30,</w:t>
            </w:r>
          </w:p>
          <w:p w:rsidR="008126C9" w:rsidRPr="00C72BB6" w:rsidRDefault="008126C9" w:rsidP="008126C9">
            <w:pPr>
              <w:rPr>
                <w:rFonts w:ascii="Arial" w:hAnsi="Arial" w:cs="Arial"/>
                <w:sz w:val="16"/>
                <w:szCs w:val="16"/>
              </w:rPr>
            </w:pPr>
            <w:r w:rsidRPr="00C72BB6">
              <w:rPr>
                <w:rFonts w:ascii="Arial" w:hAnsi="Arial" w:cs="Arial"/>
                <w:sz w:val="16"/>
                <w:szCs w:val="16"/>
              </w:rPr>
              <w:t>100086,AP,170,Chapter03_Question04,Content,ch3_q4.wav,20,correctAnswer:1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100087,AP,170,Chapter03_CorrectAnswer04,Content,ch3_q4_ca.wav,20,</w:t>
            </w:r>
          </w:p>
          <w:p w:rsidR="008126C9" w:rsidRPr="00C72BB6" w:rsidRDefault="008126C9" w:rsidP="008126C9">
            <w:pPr>
              <w:rPr>
                <w:rFonts w:ascii="Arial" w:hAnsi="Arial" w:cs="Arial"/>
                <w:sz w:val="16"/>
                <w:szCs w:val="16"/>
              </w:rPr>
            </w:pPr>
            <w:r w:rsidRPr="00C72BB6">
              <w:rPr>
                <w:rFonts w:ascii="Arial" w:hAnsi="Arial" w:cs="Arial"/>
                <w:sz w:val="16"/>
                <w:szCs w:val="16"/>
              </w:rPr>
              <w:t>100088,AP,170,Chapter03_WrongAnswer04,Content,ch3_q4_wa.wav,20,</w:t>
            </w:r>
          </w:p>
          <w:p w:rsidR="008126C9" w:rsidRPr="00C72BB6" w:rsidRDefault="008126C9" w:rsidP="008126C9">
            <w:pPr>
              <w:rPr>
                <w:rFonts w:ascii="Arial" w:hAnsi="Arial" w:cs="Arial"/>
                <w:sz w:val="16"/>
                <w:szCs w:val="16"/>
              </w:rPr>
            </w:pPr>
            <w:r w:rsidRPr="00C72BB6">
              <w:rPr>
                <w:rFonts w:ascii="Arial" w:hAnsi="Arial" w:cs="Arial"/>
                <w:sz w:val="16"/>
                <w:szCs w:val="16"/>
              </w:rPr>
              <w:t>100089,AP,170,Chapter03_EndMenu,Content,ch3_end_op.wav,20,</w:t>
            </w:r>
          </w:p>
          <w:p w:rsidR="008126C9" w:rsidRPr="00C72BB6" w:rsidRDefault="008126C9" w:rsidP="008126C9">
            <w:pPr>
              <w:rPr>
                <w:rFonts w:ascii="Arial" w:hAnsi="Arial" w:cs="Arial"/>
                <w:sz w:val="16"/>
                <w:szCs w:val="16"/>
              </w:rPr>
            </w:pPr>
            <w:r w:rsidRPr="00C72BB6">
              <w:rPr>
                <w:rFonts w:ascii="Arial" w:hAnsi="Arial" w:cs="Arial"/>
                <w:sz w:val="16"/>
                <w:szCs w:val="16"/>
              </w:rPr>
              <w:t>100090,AP,170,Chapter03_Score00,Content,ch3_0ca.wav,20,</w:t>
            </w:r>
          </w:p>
          <w:p w:rsidR="008126C9" w:rsidRPr="00C72BB6" w:rsidRDefault="008126C9" w:rsidP="008126C9">
            <w:pPr>
              <w:rPr>
                <w:rFonts w:ascii="Arial" w:hAnsi="Arial" w:cs="Arial"/>
                <w:sz w:val="16"/>
                <w:szCs w:val="16"/>
              </w:rPr>
            </w:pPr>
            <w:r w:rsidRPr="00C72BB6">
              <w:rPr>
                <w:rFonts w:ascii="Arial" w:hAnsi="Arial" w:cs="Arial"/>
                <w:sz w:val="16"/>
                <w:szCs w:val="16"/>
              </w:rPr>
              <w:t>100091,AP,170,Chapter03_Score01,Content,ch3_1ca.wav,30,</w:t>
            </w:r>
          </w:p>
          <w:p w:rsidR="008126C9" w:rsidRPr="00C72BB6" w:rsidRDefault="008126C9" w:rsidP="008126C9">
            <w:pPr>
              <w:rPr>
                <w:rFonts w:ascii="Arial" w:hAnsi="Arial" w:cs="Arial"/>
                <w:sz w:val="16"/>
                <w:szCs w:val="16"/>
              </w:rPr>
            </w:pPr>
            <w:r w:rsidRPr="00C72BB6">
              <w:rPr>
                <w:rFonts w:ascii="Arial" w:hAnsi="Arial" w:cs="Arial"/>
                <w:sz w:val="16"/>
                <w:szCs w:val="16"/>
              </w:rPr>
              <w:t>100092,AP,170,Chapter03_Score02,Content,ch3_2ca.wav,20,</w:t>
            </w:r>
          </w:p>
          <w:p w:rsidR="008126C9" w:rsidRPr="00C72BB6" w:rsidRDefault="008126C9" w:rsidP="008126C9">
            <w:pPr>
              <w:rPr>
                <w:rFonts w:ascii="Arial" w:hAnsi="Arial" w:cs="Arial"/>
                <w:sz w:val="16"/>
                <w:szCs w:val="16"/>
              </w:rPr>
            </w:pPr>
            <w:r w:rsidRPr="00C72BB6">
              <w:rPr>
                <w:rFonts w:ascii="Arial" w:hAnsi="Arial" w:cs="Arial"/>
                <w:sz w:val="16"/>
                <w:szCs w:val="16"/>
              </w:rPr>
              <w:t>100093,AP,170,Chapter03_Score03,Content,ch3_3ca.wav,20,</w:t>
            </w:r>
          </w:p>
          <w:p w:rsidR="008126C9" w:rsidRPr="00C72BB6" w:rsidRDefault="008126C9" w:rsidP="008126C9">
            <w:pPr>
              <w:rPr>
                <w:rFonts w:ascii="Arial" w:hAnsi="Arial" w:cs="Arial"/>
                <w:sz w:val="16"/>
                <w:szCs w:val="16"/>
              </w:rPr>
            </w:pPr>
            <w:r w:rsidRPr="00C72BB6">
              <w:rPr>
                <w:rFonts w:ascii="Arial" w:hAnsi="Arial" w:cs="Arial"/>
                <w:sz w:val="16"/>
                <w:szCs w:val="16"/>
              </w:rPr>
              <w:t>100094,AP,170,Chapter03_Score04,Content,ch3_4ca.wav,20,</w:t>
            </w:r>
          </w:p>
          <w:p w:rsidR="008126C9" w:rsidRPr="00C72BB6" w:rsidRDefault="008126C9" w:rsidP="008126C9">
            <w:pPr>
              <w:rPr>
                <w:rFonts w:ascii="Arial" w:hAnsi="Arial" w:cs="Arial"/>
                <w:sz w:val="16"/>
                <w:szCs w:val="16"/>
              </w:rPr>
            </w:pPr>
            <w:r w:rsidRPr="00C72BB6">
              <w:rPr>
                <w:rFonts w:ascii="Arial" w:hAnsi="Arial" w:cs="Arial"/>
                <w:sz w:val="16"/>
                <w:szCs w:val="16"/>
              </w:rPr>
              <w:t>100095,AP,170,Chapter04_Lesson01,Content,ch4_l1.wav,150,</w:t>
            </w:r>
          </w:p>
          <w:p w:rsidR="008126C9" w:rsidRPr="00C72BB6" w:rsidRDefault="008126C9" w:rsidP="008126C9">
            <w:pPr>
              <w:rPr>
                <w:rFonts w:ascii="Arial" w:hAnsi="Arial" w:cs="Arial"/>
                <w:sz w:val="16"/>
                <w:szCs w:val="16"/>
              </w:rPr>
            </w:pPr>
            <w:r w:rsidRPr="00C72BB6">
              <w:rPr>
                <w:rFonts w:ascii="Arial" w:hAnsi="Arial" w:cs="Arial"/>
                <w:sz w:val="16"/>
                <w:szCs w:val="16"/>
              </w:rPr>
              <w:t>100096,AP,170,Chapter04_LessonEndMenu01,Content,ch4_l1_op.wav,20,</w:t>
            </w:r>
          </w:p>
          <w:p w:rsidR="008126C9" w:rsidRPr="00C72BB6" w:rsidRDefault="008126C9" w:rsidP="008126C9">
            <w:pPr>
              <w:rPr>
                <w:rFonts w:ascii="Arial" w:hAnsi="Arial" w:cs="Arial"/>
                <w:sz w:val="16"/>
                <w:szCs w:val="16"/>
              </w:rPr>
            </w:pPr>
            <w:r w:rsidRPr="00C72BB6">
              <w:rPr>
                <w:rFonts w:ascii="Arial" w:hAnsi="Arial" w:cs="Arial"/>
                <w:sz w:val="16"/>
                <w:szCs w:val="16"/>
              </w:rPr>
              <w:t>100097,AP,170,Chapter04_Lesson02,Content,ch4_l2.wav,150,</w:t>
            </w:r>
          </w:p>
          <w:p w:rsidR="008126C9" w:rsidRPr="00C72BB6" w:rsidRDefault="008126C9" w:rsidP="008126C9">
            <w:pPr>
              <w:rPr>
                <w:rFonts w:ascii="Arial" w:hAnsi="Arial" w:cs="Arial"/>
                <w:sz w:val="16"/>
                <w:szCs w:val="16"/>
              </w:rPr>
            </w:pPr>
            <w:r w:rsidRPr="00C72BB6">
              <w:rPr>
                <w:rFonts w:ascii="Arial" w:hAnsi="Arial" w:cs="Arial"/>
                <w:sz w:val="16"/>
                <w:szCs w:val="16"/>
              </w:rPr>
              <w:t>100098,AP,170,Chapter04_LessonEndMenu02,Content,ch4_l2_op.wav,20,</w:t>
            </w:r>
          </w:p>
          <w:p w:rsidR="008126C9" w:rsidRPr="00C72BB6" w:rsidRDefault="008126C9" w:rsidP="008126C9">
            <w:pPr>
              <w:rPr>
                <w:rFonts w:ascii="Arial" w:hAnsi="Arial" w:cs="Arial"/>
                <w:sz w:val="16"/>
                <w:szCs w:val="16"/>
              </w:rPr>
            </w:pPr>
            <w:r w:rsidRPr="00C72BB6">
              <w:rPr>
                <w:rFonts w:ascii="Arial" w:hAnsi="Arial" w:cs="Arial"/>
                <w:sz w:val="16"/>
                <w:szCs w:val="16"/>
              </w:rPr>
              <w:t>100099,AP,170,Chapter04_Lesson03,Content,ch4_l3.wav,150,</w:t>
            </w:r>
          </w:p>
          <w:p w:rsidR="008126C9" w:rsidRPr="00C72BB6" w:rsidRDefault="008126C9" w:rsidP="008126C9">
            <w:pPr>
              <w:rPr>
                <w:rFonts w:ascii="Arial" w:hAnsi="Arial" w:cs="Arial"/>
                <w:sz w:val="16"/>
                <w:szCs w:val="16"/>
              </w:rPr>
            </w:pPr>
            <w:r w:rsidRPr="00C72BB6">
              <w:rPr>
                <w:rFonts w:ascii="Arial" w:hAnsi="Arial" w:cs="Arial"/>
                <w:sz w:val="16"/>
                <w:szCs w:val="16"/>
              </w:rPr>
              <w:t>100100,AP,170,Chapter04_LessonEndMenu03,Content,ch4_l3_op.wav,20,</w:t>
            </w:r>
          </w:p>
          <w:p w:rsidR="008126C9" w:rsidRPr="00C72BB6" w:rsidRDefault="008126C9" w:rsidP="008126C9">
            <w:pPr>
              <w:rPr>
                <w:rFonts w:ascii="Arial" w:hAnsi="Arial" w:cs="Arial"/>
                <w:sz w:val="16"/>
                <w:szCs w:val="16"/>
              </w:rPr>
            </w:pPr>
            <w:r w:rsidRPr="00C72BB6">
              <w:rPr>
                <w:rFonts w:ascii="Arial" w:hAnsi="Arial" w:cs="Arial"/>
                <w:sz w:val="16"/>
                <w:szCs w:val="16"/>
              </w:rPr>
              <w:t>100101,AP,170,Chapter04_Lesson04,Content,ch4_l4.wav,150,</w:t>
            </w:r>
          </w:p>
          <w:p w:rsidR="008126C9" w:rsidRPr="00C72BB6" w:rsidRDefault="008126C9" w:rsidP="008126C9">
            <w:pPr>
              <w:rPr>
                <w:rFonts w:ascii="Arial" w:hAnsi="Arial" w:cs="Arial"/>
                <w:sz w:val="16"/>
                <w:szCs w:val="16"/>
              </w:rPr>
            </w:pPr>
            <w:r w:rsidRPr="00C72BB6">
              <w:rPr>
                <w:rFonts w:ascii="Arial" w:hAnsi="Arial" w:cs="Arial"/>
                <w:sz w:val="16"/>
                <w:szCs w:val="16"/>
              </w:rPr>
              <w:t>100102,AP,170,Chapter04_LessonEndMenu04,Content,ch4_l4_op.wav,30,</w:t>
            </w:r>
          </w:p>
          <w:p w:rsidR="008126C9" w:rsidRPr="00C72BB6" w:rsidRDefault="008126C9" w:rsidP="008126C9">
            <w:pPr>
              <w:rPr>
                <w:rFonts w:ascii="Arial" w:hAnsi="Arial" w:cs="Arial"/>
                <w:sz w:val="16"/>
                <w:szCs w:val="16"/>
              </w:rPr>
            </w:pPr>
            <w:r w:rsidRPr="00C72BB6">
              <w:rPr>
                <w:rFonts w:ascii="Arial" w:hAnsi="Arial" w:cs="Arial"/>
                <w:sz w:val="16"/>
                <w:szCs w:val="16"/>
              </w:rPr>
              <w:t>100103,AP,170,Chapter04_QuizHeader,Content,ch4_qp.wav,40,</w:t>
            </w:r>
          </w:p>
          <w:p w:rsidR="008126C9" w:rsidRPr="00C72BB6" w:rsidRDefault="008126C9" w:rsidP="008126C9">
            <w:pPr>
              <w:rPr>
                <w:rFonts w:ascii="Arial" w:hAnsi="Arial" w:cs="Arial"/>
                <w:sz w:val="16"/>
                <w:szCs w:val="16"/>
              </w:rPr>
            </w:pPr>
            <w:r w:rsidRPr="00C72BB6">
              <w:rPr>
                <w:rFonts w:ascii="Arial" w:hAnsi="Arial" w:cs="Arial"/>
                <w:sz w:val="16"/>
                <w:szCs w:val="16"/>
              </w:rPr>
              <w:t>100104,AP,170,Chapter04_Question01 ,Content,ch4_q1.wav,20,correctAnswer:2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100105,AP,170,Chapter04_CorrectAnswer01,Content,ch4_q1_ca.wav,20,</w:t>
            </w:r>
          </w:p>
          <w:p w:rsidR="008126C9" w:rsidRPr="00C72BB6" w:rsidRDefault="008126C9" w:rsidP="008126C9">
            <w:pPr>
              <w:rPr>
                <w:rFonts w:ascii="Arial" w:hAnsi="Arial" w:cs="Arial"/>
                <w:sz w:val="16"/>
                <w:szCs w:val="16"/>
              </w:rPr>
            </w:pPr>
            <w:r w:rsidRPr="00C72BB6">
              <w:rPr>
                <w:rFonts w:ascii="Arial" w:hAnsi="Arial" w:cs="Arial"/>
                <w:sz w:val="16"/>
                <w:szCs w:val="16"/>
              </w:rPr>
              <w:t>100106,AP,170,Chapter04_WrongAnswer01,Content,ch4_q1_wa.wav,20,</w:t>
            </w:r>
          </w:p>
          <w:p w:rsidR="008126C9" w:rsidRPr="00C72BB6" w:rsidRDefault="008126C9" w:rsidP="008126C9">
            <w:pPr>
              <w:rPr>
                <w:rFonts w:ascii="Arial" w:hAnsi="Arial" w:cs="Arial"/>
                <w:sz w:val="16"/>
                <w:szCs w:val="16"/>
              </w:rPr>
            </w:pPr>
            <w:r w:rsidRPr="00C72BB6">
              <w:rPr>
                <w:rFonts w:ascii="Arial" w:hAnsi="Arial" w:cs="Arial"/>
                <w:sz w:val="16"/>
                <w:szCs w:val="16"/>
              </w:rPr>
              <w:t>100107,AP,170,Chapter04_Question02 ,Content,ch4_q2.wav,20,correctAnswer:1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100108,AP,170,Chapter04_CorrectAnswer02,Content,ch4_q2_ca.wav,20,</w:t>
            </w:r>
          </w:p>
          <w:p w:rsidR="008126C9" w:rsidRPr="00C72BB6" w:rsidRDefault="008126C9" w:rsidP="008126C9">
            <w:pPr>
              <w:rPr>
                <w:rFonts w:ascii="Arial" w:hAnsi="Arial" w:cs="Arial"/>
                <w:sz w:val="16"/>
                <w:szCs w:val="16"/>
              </w:rPr>
            </w:pPr>
            <w:r w:rsidRPr="00C72BB6">
              <w:rPr>
                <w:rFonts w:ascii="Arial" w:hAnsi="Arial" w:cs="Arial"/>
                <w:sz w:val="16"/>
                <w:szCs w:val="16"/>
              </w:rPr>
              <w:t>100109,AP,170,Chapter04_WrongAnswer02,Content,ch4_q2_wa.wav,20,</w:t>
            </w:r>
          </w:p>
          <w:p w:rsidR="008126C9" w:rsidRPr="00C72BB6" w:rsidRDefault="008126C9" w:rsidP="008126C9">
            <w:pPr>
              <w:rPr>
                <w:rFonts w:ascii="Arial" w:hAnsi="Arial" w:cs="Arial"/>
                <w:sz w:val="16"/>
                <w:szCs w:val="16"/>
              </w:rPr>
            </w:pPr>
            <w:r w:rsidRPr="00C72BB6">
              <w:rPr>
                <w:rFonts w:ascii="Arial" w:hAnsi="Arial" w:cs="Arial"/>
                <w:sz w:val="16"/>
                <w:szCs w:val="16"/>
              </w:rPr>
              <w:t>100110,AP,170,Chapter04_Question03,Content,ch4_q3.wav,20,correctAnswer:1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100111,AP,170,Chapter04_CorrectAnswer03,Content,ch4_q3_ca.wav,20,</w:t>
            </w:r>
          </w:p>
          <w:p w:rsidR="008126C9" w:rsidRPr="00C72BB6" w:rsidRDefault="008126C9" w:rsidP="008126C9">
            <w:pPr>
              <w:rPr>
                <w:rFonts w:ascii="Arial" w:hAnsi="Arial" w:cs="Arial"/>
                <w:sz w:val="16"/>
                <w:szCs w:val="16"/>
              </w:rPr>
            </w:pPr>
            <w:r w:rsidRPr="00C72BB6">
              <w:rPr>
                <w:rFonts w:ascii="Arial" w:hAnsi="Arial" w:cs="Arial"/>
                <w:sz w:val="16"/>
                <w:szCs w:val="16"/>
              </w:rPr>
              <w:t>100112,AP,170,Chapter04_WrongAnswer03,Content,ch4_q3_wa.wav,20,</w:t>
            </w:r>
          </w:p>
          <w:p w:rsidR="008126C9" w:rsidRPr="00C72BB6" w:rsidRDefault="008126C9" w:rsidP="008126C9">
            <w:pPr>
              <w:rPr>
                <w:rFonts w:ascii="Arial" w:hAnsi="Arial" w:cs="Arial"/>
                <w:sz w:val="16"/>
                <w:szCs w:val="16"/>
              </w:rPr>
            </w:pPr>
            <w:r w:rsidRPr="00C72BB6">
              <w:rPr>
                <w:rFonts w:ascii="Arial" w:hAnsi="Arial" w:cs="Arial"/>
                <w:sz w:val="16"/>
                <w:szCs w:val="16"/>
              </w:rPr>
              <w:t>100113,AP,170,Chapter04_Question04,Content,ch4_q4.wav,20,correctAnswer:1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100114,AP,170,Chapter04_CorrectAnswer04,Content,ch4_q4_ca.wav,20,</w:t>
            </w:r>
          </w:p>
          <w:p w:rsidR="008126C9" w:rsidRPr="00C72BB6" w:rsidRDefault="008126C9" w:rsidP="008126C9">
            <w:pPr>
              <w:rPr>
                <w:rFonts w:ascii="Arial" w:hAnsi="Arial" w:cs="Arial"/>
                <w:sz w:val="16"/>
                <w:szCs w:val="16"/>
              </w:rPr>
            </w:pPr>
            <w:r w:rsidRPr="00C72BB6">
              <w:rPr>
                <w:rFonts w:ascii="Arial" w:hAnsi="Arial" w:cs="Arial"/>
                <w:sz w:val="16"/>
                <w:szCs w:val="16"/>
              </w:rPr>
              <w:t>100115,AP,170,Chapter04_WrongAnswer04,Content,ch4_q4_wa.wav,20,</w:t>
            </w:r>
          </w:p>
          <w:p w:rsidR="008126C9" w:rsidRPr="00C72BB6" w:rsidRDefault="008126C9" w:rsidP="008126C9">
            <w:pPr>
              <w:rPr>
                <w:rFonts w:ascii="Arial" w:hAnsi="Arial" w:cs="Arial"/>
                <w:sz w:val="16"/>
                <w:szCs w:val="16"/>
              </w:rPr>
            </w:pPr>
            <w:r w:rsidRPr="00C72BB6">
              <w:rPr>
                <w:rFonts w:ascii="Arial" w:hAnsi="Arial" w:cs="Arial"/>
                <w:sz w:val="16"/>
                <w:szCs w:val="16"/>
              </w:rPr>
              <w:t>100116,AP,170,Chapter04_EndMenu,Content,ch4_end_op.wav,30,</w:t>
            </w:r>
          </w:p>
          <w:p w:rsidR="008126C9" w:rsidRPr="00C72BB6" w:rsidRDefault="008126C9" w:rsidP="008126C9">
            <w:pPr>
              <w:rPr>
                <w:rFonts w:ascii="Arial" w:hAnsi="Arial" w:cs="Arial"/>
                <w:sz w:val="16"/>
                <w:szCs w:val="16"/>
              </w:rPr>
            </w:pPr>
            <w:r w:rsidRPr="00C72BB6">
              <w:rPr>
                <w:rFonts w:ascii="Arial" w:hAnsi="Arial" w:cs="Arial"/>
                <w:sz w:val="16"/>
                <w:szCs w:val="16"/>
              </w:rPr>
              <w:t>100117,AP,170,Chapter04_Score00,Content,ch4_0ca.wav,20,</w:t>
            </w:r>
          </w:p>
          <w:p w:rsidR="008126C9" w:rsidRPr="00C72BB6" w:rsidRDefault="008126C9" w:rsidP="008126C9">
            <w:pPr>
              <w:rPr>
                <w:rFonts w:ascii="Arial" w:hAnsi="Arial" w:cs="Arial"/>
                <w:sz w:val="16"/>
                <w:szCs w:val="16"/>
              </w:rPr>
            </w:pPr>
            <w:r w:rsidRPr="00C72BB6">
              <w:rPr>
                <w:rFonts w:ascii="Arial" w:hAnsi="Arial" w:cs="Arial"/>
                <w:sz w:val="16"/>
                <w:szCs w:val="16"/>
              </w:rPr>
              <w:t>100118,AP,170,Chapter04_Score01,Content,ch4_1ca.wav,20,</w:t>
            </w:r>
          </w:p>
          <w:p w:rsidR="008126C9" w:rsidRPr="00C72BB6" w:rsidRDefault="008126C9" w:rsidP="008126C9">
            <w:pPr>
              <w:rPr>
                <w:rFonts w:ascii="Arial" w:hAnsi="Arial" w:cs="Arial"/>
                <w:sz w:val="16"/>
                <w:szCs w:val="16"/>
              </w:rPr>
            </w:pPr>
            <w:r w:rsidRPr="00C72BB6">
              <w:rPr>
                <w:rFonts w:ascii="Arial" w:hAnsi="Arial" w:cs="Arial"/>
                <w:sz w:val="16"/>
                <w:szCs w:val="16"/>
              </w:rPr>
              <w:t>100119,AP,170,Chapter04_Score02,Content,ch4_2ca.wav,20,</w:t>
            </w:r>
          </w:p>
          <w:p w:rsidR="008126C9" w:rsidRPr="00C72BB6" w:rsidRDefault="008126C9" w:rsidP="008126C9">
            <w:pPr>
              <w:rPr>
                <w:rFonts w:ascii="Arial" w:hAnsi="Arial" w:cs="Arial"/>
                <w:sz w:val="16"/>
                <w:szCs w:val="16"/>
              </w:rPr>
            </w:pPr>
            <w:r w:rsidRPr="00C72BB6">
              <w:rPr>
                <w:rFonts w:ascii="Arial" w:hAnsi="Arial" w:cs="Arial"/>
                <w:sz w:val="16"/>
                <w:szCs w:val="16"/>
              </w:rPr>
              <w:t>100120,AP,170,Chapter04_Score03,Content,ch4_3ca.wav,20,</w:t>
            </w:r>
          </w:p>
          <w:p w:rsidR="008126C9" w:rsidRPr="00C72BB6" w:rsidRDefault="008126C9" w:rsidP="008126C9">
            <w:pPr>
              <w:rPr>
                <w:rFonts w:ascii="Arial" w:hAnsi="Arial" w:cs="Arial"/>
                <w:sz w:val="16"/>
                <w:szCs w:val="16"/>
              </w:rPr>
            </w:pPr>
            <w:r w:rsidRPr="00C72BB6">
              <w:rPr>
                <w:rFonts w:ascii="Arial" w:hAnsi="Arial" w:cs="Arial"/>
                <w:sz w:val="16"/>
                <w:szCs w:val="16"/>
              </w:rPr>
              <w:t>100121,AP,170,Chapter04_Score04,Content,ch4_4ca.wav,20,</w:t>
            </w:r>
          </w:p>
          <w:p w:rsidR="008126C9" w:rsidRPr="00C72BB6" w:rsidRDefault="008126C9" w:rsidP="008126C9">
            <w:pPr>
              <w:rPr>
                <w:rFonts w:ascii="Arial" w:hAnsi="Arial" w:cs="Arial"/>
                <w:sz w:val="16"/>
                <w:szCs w:val="16"/>
              </w:rPr>
            </w:pPr>
            <w:r w:rsidRPr="00C72BB6">
              <w:rPr>
                <w:rFonts w:ascii="Arial" w:hAnsi="Arial" w:cs="Arial"/>
                <w:sz w:val="16"/>
                <w:szCs w:val="16"/>
              </w:rPr>
              <w:t>100122,AP,170,Chapter05_Lesson01,Content,ch5_l1.wav,150,</w:t>
            </w:r>
          </w:p>
          <w:p w:rsidR="008126C9" w:rsidRPr="00C72BB6" w:rsidRDefault="008126C9" w:rsidP="008126C9">
            <w:pPr>
              <w:rPr>
                <w:rFonts w:ascii="Arial" w:hAnsi="Arial" w:cs="Arial"/>
                <w:sz w:val="16"/>
                <w:szCs w:val="16"/>
              </w:rPr>
            </w:pPr>
            <w:r w:rsidRPr="00C72BB6">
              <w:rPr>
                <w:rFonts w:ascii="Arial" w:hAnsi="Arial" w:cs="Arial"/>
                <w:sz w:val="16"/>
                <w:szCs w:val="16"/>
              </w:rPr>
              <w:t>100123,AP,170,Chapter05_LessonEndMenu01,Content,ch5_l1_op.wav,20,</w:t>
            </w:r>
          </w:p>
          <w:p w:rsidR="008126C9" w:rsidRPr="00C72BB6" w:rsidRDefault="008126C9" w:rsidP="008126C9">
            <w:pPr>
              <w:rPr>
                <w:rFonts w:ascii="Arial" w:hAnsi="Arial" w:cs="Arial"/>
                <w:sz w:val="16"/>
                <w:szCs w:val="16"/>
              </w:rPr>
            </w:pPr>
            <w:r w:rsidRPr="00C72BB6">
              <w:rPr>
                <w:rFonts w:ascii="Arial" w:hAnsi="Arial" w:cs="Arial"/>
                <w:sz w:val="16"/>
                <w:szCs w:val="16"/>
              </w:rPr>
              <w:t>100124,AP,170,Chapter05_Lesson02,Content,ch5_l2.wav,150,</w:t>
            </w:r>
          </w:p>
          <w:p w:rsidR="008126C9" w:rsidRPr="00C72BB6" w:rsidRDefault="008126C9" w:rsidP="008126C9">
            <w:pPr>
              <w:rPr>
                <w:rFonts w:ascii="Arial" w:hAnsi="Arial" w:cs="Arial"/>
                <w:sz w:val="16"/>
                <w:szCs w:val="16"/>
              </w:rPr>
            </w:pPr>
            <w:r w:rsidRPr="00C72BB6">
              <w:rPr>
                <w:rFonts w:ascii="Arial" w:hAnsi="Arial" w:cs="Arial"/>
                <w:sz w:val="16"/>
                <w:szCs w:val="16"/>
              </w:rPr>
              <w:t>100125,AP,170,Chapter05_LessonEndMenu02,Content,ch5_l2_op.wav,20,</w:t>
            </w:r>
          </w:p>
          <w:p w:rsidR="008126C9" w:rsidRPr="00C72BB6" w:rsidRDefault="008126C9" w:rsidP="008126C9">
            <w:pPr>
              <w:rPr>
                <w:rFonts w:ascii="Arial" w:hAnsi="Arial" w:cs="Arial"/>
                <w:sz w:val="16"/>
                <w:szCs w:val="16"/>
              </w:rPr>
            </w:pPr>
            <w:r w:rsidRPr="00C72BB6">
              <w:rPr>
                <w:rFonts w:ascii="Arial" w:hAnsi="Arial" w:cs="Arial"/>
                <w:sz w:val="16"/>
                <w:szCs w:val="16"/>
              </w:rPr>
              <w:t>100126,AP,170,Chapter05_Lesson03,Content,ch5_l3.wav,150,</w:t>
            </w:r>
          </w:p>
          <w:p w:rsidR="008126C9" w:rsidRPr="00C72BB6" w:rsidRDefault="008126C9" w:rsidP="008126C9">
            <w:pPr>
              <w:rPr>
                <w:rFonts w:ascii="Arial" w:hAnsi="Arial" w:cs="Arial"/>
                <w:sz w:val="16"/>
                <w:szCs w:val="16"/>
              </w:rPr>
            </w:pPr>
            <w:r w:rsidRPr="00C72BB6">
              <w:rPr>
                <w:rFonts w:ascii="Arial" w:hAnsi="Arial" w:cs="Arial"/>
                <w:sz w:val="16"/>
                <w:szCs w:val="16"/>
              </w:rPr>
              <w:t>100127,AP,170,Chapter05_LessonEndMenu03,Content,ch5_l3_op.wav,20,</w:t>
            </w:r>
          </w:p>
          <w:p w:rsidR="008126C9" w:rsidRPr="00C72BB6" w:rsidRDefault="008126C9" w:rsidP="008126C9">
            <w:pPr>
              <w:rPr>
                <w:rFonts w:ascii="Arial" w:hAnsi="Arial" w:cs="Arial"/>
                <w:sz w:val="16"/>
                <w:szCs w:val="16"/>
              </w:rPr>
            </w:pPr>
            <w:r w:rsidRPr="00C72BB6">
              <w:rPr>
                <w:rFonts w:ascii="Arial" w:hAnsi="Arial" w:cs="Arial"/>
                <w:sz w:val="16"/>
                <w:szCs w:val="16"/>
              </w:rPr>
              <w:t>100128,AP,170,Chapter05_Lesson04,Content,ch5_l4.wav,150,</w:t>
            </w:r>
          </w:p>
          <w:p w:rsidR="008126C9" w:rsidRPr="00C72BB6" w:rsidRDefault="008126C9" w:rsidP="008126C9">
            <w:pPr>
              <w:rPr>
                <w:rFonts w:ascii="Arial" w:hAnsi="Arial" w:cs="Arial"/>
                <w:sz w:val="16"/>
                <w:szCs w:val="16"/>
              </w:rPr>
            </w:pPr>
            <w:r w:rsidRPr="00C72BB6">
              <w:rPr>
                <w:rFonts w:ascii="Arial" w:hAnsi="Arial" w:cs="Arial"/>
                <w:sz w:val="16"/>
                <w:szCs w:val="16"/>
              </w:rPr>
              <w:t>100129,AP,170,Chapter05_LessonEndMenu04,Content,ch5_l4_op.wav,30,</w:t>
            </w:r>
          </w:p>
          <w:p w:rsidR="008126C9" w:rsidRPr="00C72BB6" w:rsidRDefault="008126C9" w:rsidP="008126C9">
            <w:pPr>
              <w:rPr>
                <w:rFonts w:ascii="Arial" w:hAnsi="Arial" w:cs="Arial"/>
                <w:sz w:val="16"/>
                <w:szCs w:val="16"/>
              </w:rPr>
            </w:pPr>
            <w:r w:rsidRPr="00C72BB6">
              <w:rPr>
                <w:rFonts w:ascii="Arial" w:hAnsi="Arial" w:cs="Arial"/>
                <w:sz w:val="16"/>
                <w:szCs w:val="16"/>
              </w:rPr>
              <w:t>100130,AP,170,Chapter05_QuizHeader,Content,ch5_qp.wav,40,</w:t>
            </w:r>
          </w:p>
          <w:p w:rsidR="008126C9" w:rsidRPr="00C72BB6" w:rsidRDefault="008126C9" w:rsidP="008126C9">
            <w:pPr>
              <w:rPr>
                <w:rFonts w:ascii="Arial" w:hAnsi="Arial" w:cs="Arial"/>
                <w:sz w:val="16"/>
                <w:szCs w:val="16"/>
              </w:rPr>
            </w:pPr>
            <w:r w:rsidRPr="00C72BB6">
              <w:rPr>
                <w:rFonts w:ascii="Arial" w:hAnsi="Arial" w:cs="Arial"/>
                <w:sz w:val="16"/>
                <w:szCs w:val="16"/>
              </w:rPr>
              <w:t>100131,AP,170,Chapter05_Question01 ,Content,ch5_q1.wav,20,correctAnswer:2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100132,AP,170,Chapter05_CorrectAnswer01,Content,ch5_q1_ca.wav,20,</w:t>
            </w:r>
          </w:p>
          <w:p w:rsidR="008126C9" w:rsidRPr="00C72BB6" w:rsidRDefault="008126C9" w:rsidP="008126C9">
            <w:pPr>
              <w:rPr>
                <w:rFonts w:ascii="Arial" w:hAnsi="Arial" w:cs="Arial"/>
                <w:sz w:val="16"/>
                <w:szCs w:val="16"/>
              </w:rPr>
            </w:pPr>
            <w:r w:rsidRPr="00C72BB6">
              <w:rPr>
                <w:rFonts w:ascii="Arial" w:hAnsi="Arial" w:cs="Arial"/>
                <w:sz w:val="16"/>
                <w:szCs w:val="16"/>
              </w:rPr>
              <w:t>100133,AP,170,Chapter05_WrongAnswer01,Content,ch5_q1_wa.wav,20,</w:t>
            </w:r>
          </w:p>
          <w:p w:rsidR="008126C9" w:rsidRPr="00C72BB6" w:rsidRDefault="008126C9" w:rsidP="008126C9">
            <w:pPr>
              <w:rPr>
                <w:rFonts w:ascii="Arial" w:hAnsi="Arial" w:cs="Arial"/>
                <w:sz w:val="16"/>
                <w:szCs w:val="16"/>
              </w:rPr>
            </w:pPr>
            <w:r w:rsidRPr="00C72BB6">
              <w:rPr>
                <w:rFonts w:ascii="Arial" w:hAnsi="Arial" w:cs="Arial"/>
                <w:sz w:val="16"/>
                <w:szCs w:val="16"/>
              </w:rPr>
              <w:t>100134,AP,170,Chapter05_Question02 ,Content,ch5_q2.wav,20,correctAnswer:1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100135,AP,170,Chapter05_CorrectAnswer02,Content,ch5_q2_ca.wav,20,</w:t>
            </w:r>
          </w:p>
          <w:p w:rsidR="008126C9" w:rsidRPr="00C72BB6" w:rsidRDefault="008126C9" w:rsidP="008126C9">
            <w:pPr>
              <w:rPr>
                <w:rFonts w:ascii="Arial" w:hAnsi="Arial" w:cs="Arial"/>
                <w:sz w:val="16"/>
                <w:szCs w:val="16"/>
              </w:rPr>
            </w:pPr>
            <w:r w:rsidRPr="00C72BB6">
              <w:rPr>
                <w:rFonts w:ascii="Arial" w:hAnsi="Arial" w:cs="Arial"/>
                <w:sz w:val="16"/>
                <w:szCs w:val="16"/>
              </w:rPr>
              <w:t>100136,AP,170,Chapter05_WrongAnswer02,Content,ch5_q2_wa.wav,20,</w:t>
            </w:r>
          </w:p>
          <w:p w:rsidR="008126C9" w:rsidRPr="00C72BB6" w:rsidRDefault="008126C9" w:rsidP="008126C9">
            <w:pPr>
              <w:rPr>
                <w:rFonts w:ascii="Arial" w:hAnsi="Arial" w:cs="Arial"/>
                <w:sz w:val="16"/>
                <w:szCs w:val="16"/>
              </w:rPr>
            </w:pPr>
            <w:r w:rsidRPr="00C72BB6">
              <w:rPr>
                <w:rFonts w:ascii="Arial" w:hAnsi="Arial" w:cs="Arial"/>
                <w:sz w:val="16"/>
                <w:szCs w:val="16"/>
              </w:rPr>
              <w:t>100137,AP,170,Chapter05_Question03,Content,ch5_q3.wav,20,correctAnswer:1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100138,AP,170,Chapter05_CorrectAnswer03,Content,ch5_q3_ca.wav,20,</w:t>
            </w:r>
          </w:p>
          <w:p w:rsidR="008126C9" w:rsidRPr="00C72BB6" w:rsidRDefault="008126C9" w:rsidP="008126C9">
            <w:pPr>
              <w:rPr>
                <w:rFonts w:ascii="Arial" w:hAnsi="Arial" w:cs="Arial"/>
                <w:sz w:val="16"/>
                <w:szCs w:val="16"/>
              </w:rPr>
            </w:pPr>
            <w:r w:rsidRPr="00C72BB6">
              <w:rPr>
                <w:rFonts w:ascii="Arial" w:hAnsi="Arial" w:cs="Arial"/>
                <w:sz w:val="16"/>
                <w:szCs w:val="16"/>
              </w:rPr>
              <w:t>100139,AP,170,Chapter05_WrongAnswer03,Content,ch5_q3_wa.wav,20,</w:t>
            </w:r>
          </w:p>
          <w:p w:rsidR="008126C9" w:rsidRPr="00C72BB6" w:rsidRDefault="008126C9" w:rsidP="008126C9">
            <w:pPr>
              <w:rPr>
                <w:rFonts w:ascii="Arial" w:hAnsi="Arial" w:cs="Arial"/>
                <w:sz w:val="16"/>
                <w:szCs w:val="16"/>
              </w:rPr>
            </w:pPr>
            <w:r w:rsidRPr="00C72BB6">
              <w:rPr>
                <w:rFonts w:ascii="Arial" w:hAnsi="Arial" w:cs="Arial"/>
                <w:sz w:val="16"/>
                <w:szCs w:val="16"/>
              </w:rPr>
              <w:t>100140,AP,170,Chapter05_Question04,Content,ch5_q4.wav,20,correctAnswer:1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100141,AP,170,Chapter05_CorrectAnswer04,Content,ch5_q4_ca.wav,20,</w:t>
            </w:r>
          </w:p>
          <w:p w:rsidR="008126C9" w:rsidRPr="00C72BB6" w:rsidRDefault="008126C9" w:rsidP="008126C9">
            <w:pPr>
              <w:rPr>
                <w:rFonts w:ascii="Arial" w:hAnsi="Arial" w:cs="Arial"/>
                <w:sz w:val="16"/>
                <w:szCs w:val="16"/>
              </w:rPr>
            </w:pPr>
            <w:r w:rsidRPr="00C72BB6">
              <w:rPr>
                <w:rFonts w:ascii="Arial" w:hAnsi="Arial" w:cs="Arial"/>
                <w:sz w:val="16"/>
                <w:szCs w:val="16"/>
              </w:rPr>
              <w:t>100142,AP,170,Chapter05_WrongAnswer04,Content,ch5_q4_wa.wav,20,</w:t>
            </w:r>
          </w:p>
          <w:p w:rsidR="008126C9" w:rsidRPr="00C72BB6" w:rsidRDefault="008126C9" w:rsidP="008126C9">
            <w:pPr>
              <w:rPr>
                <w:rFonts w:ascii="Arial" w:hAnsi="Arial" w:cs="Arial"/>
                <w:sz w:val="16"/>
                <w:szCs w:val="16"/>
              </w:rPr>
            </w:pPr>
            <w:r w:rsidRPr="00C72BB6">
              <w:rPr>
                <w:rFonts w:ascii="Arial" w:hAnsi="Arial" w:cs="Arial"/>
                <w:sz w:val="16"/>
                <w:szCs w:val="16"/>
              </w:rPr>
              <w:t>100143,AP,170,Chapter05_EndMenu,Content,ch5_end_op.wav,30,</w:t>
            </w:r>
          </w:p>
          <w:p w:rsidR="008126C9" w:rsidRPr="00C72BB6" w:rsidRDefault="008126C9" w:rsidP="008126C9">
            <w:pPr>
              <w:rPr>
                <w:rFonts w:ascii="Arial" w:hAnsi="Arial" w:cs="Arial"/>
                <w:sz w:val="16"/>
                <w:szCs w:val="16"/>
              </w:rPr>
            </w:pPr>
            <w:r w:rsidRPr="00C72BB6">
              <w:rPr>
                <w:rFonts w:ascii="Arial" w:hAnsi="Arial" w:cs="Arial"/>
                <w:sz w:val="16"/>
                <w:szCs w:val="16"/>
              </w:rPr>
              <w:t>100144,AP,170,Chapter05_Score00,Content,ch5_0ca.wav,20,</w:t>
            </w:r>
          </w:p>
          <w:p w:rsidR="008126C9" w:rsidRPr="00C72BB6" w:rsidRDefault="008126C9" w:rsidP="008126C9">
            <w:pPr>
              <w:rPr>
                <w:rFonts w:ascii="Arial" w:hAnsi="Arial" w:cs="Arial"/>
                <w:sz w:val="16"/>
                <w:szCs w:val="16"/>
              </w:rPr>
            </w:pPr>
            <w:r w:rsidRPr="00C72BB6">
              <w:rPr>
                <w:rFonts w:ascii="Arial" w:hAnsi="Arial" w:cs="Arial"/>
                <w:sz w:val="16"/>
                <w:szCs w:val="16"/>
              </w:rPr>
              <w:t>100145,AP,170,Chapter05_Score01,Content,ch5_1ca.wav,20,</w:t>
            </w:r>
          </w:p>
          <w:p w:rsidR="008126C9" w:rsidRPr="00C72BB6" w:rsidRDefault="008126C9" w:rsidP="008126C9">
            <w:pPr>
              <w:rPr>
                <w:rFonts w:ascii="Arial" w:hAnsi="Arial" w:cs="Arial"/>
                <w:sz w:val="16"/>
                <w:szCs w:val="16"/>
              </w:rPr>
            </w:pPr>
            <w:r w:rsidRPr="00C72BB6">
              <w:rPr>
                <w:rFonts w:ascii="Arial" w:hAnsi="Arial" w:cs="Arial"/>
                <w:sz w:val="16"/>
                <w:szCs w:val="16"/>
              </w:rPr>
              <w:t>100146,AP,170,Chapter05_Score02,Content,ch5_2ca.wav,20,</w:t>
            </w:r>
          </w:p>
          <w:p w:rsidR="008126C9" w:rsidRPr="00C72BB6" w:rsidRDefault="008126C9" w:rsidP="008126C9">
            <w:pPr>
              <w:rPr>
                <w:rFonts w:ascii="Arial" w:hAnsi="Arial" w:cs="Arial"/>
                <w:sz w:val="16"/>
                <w:szCs w:val="16"/>
              </w:rPr>
            </w:pPr>
            <w:r w:rsidRPr="00C72BB6">
              <w:rPr>
                <w:rFonts w:ascii="Arial" w:hAnsi="Arial" w:cs="Arial"/>
                <w:sz w:val="16"/>
                <w:szCs w:val="16"/>
              </w:rPr>
              <w:t>100147,AP,170,Chapter05_Score03,Content,ch5_3ca.wav,20,</w:t>
            </w:r>
          </w:p>
          <w:p w:rsidR="008126C9" w:rsidRPr="00C72BB6" w:rsidRDefault="008126C9" w:rsidP="008126C9">
            <w:pPr>
              <w:rPr>
                <w:rFonts w:ascii="Arial" w:hAnsi="Arial" w:cs="Arial"/>
                <w:sz w:val="16"/>
                <w:szCs w:val="16"/>
              </w:rPr>
            </w:pPr>
            <w:r w:rsidRPr="00C72BB6">
              <w:rPr>
                <w:rFonts w:ascii="Arial" w:hAnsi="Arial" w:cs="Arial"/>
                <w:sz w:val="16"/>
                <w:szCs w:val="16"/>
              </w:rPr>
              <w:t>100148,AP,170,Chapter05_Score04,Content,ch5_4ca.wav,20,</w:t>
            </w:r>
          </w:p>
          <w:p w:rsidR="008126C9" w:rsidRPr="00C72BB6" w:rsidRDefault="008126C9" w:rsidP="008126C9">
            <w:pPr>
              <w:rPr>
                <w:rFonts w:ascii="Arial" w:hAnsi="Arial" w:cs="Arial"/>
                <w:sz w:val="16"/>
                <w:szCs w:val="16"/>
              </w:rPr>
            </w:pPr>
            <w:r w:rsidRPr="00C72BB6">
              <w:rPr>
                <w:rFonts w:ascii="Arial" w:hAnsi="Arial" w:cs="Arial"/>
                <w:sz w:val="16"/>
                <w:szCs w:val="16"/>
              </w:rPr>
              <w:t>100149,AP,170,Chapter06_Lesson01,Content,ch6_l1.wav,150,</w:t>
            </w:r>
          </w:p>
          <w:p w:rsidR="008126C9" w:rsidRPr="00C72BB6" w:rsidRDefault="008126C9" w:rsidP="008126C9">
            <w:pPr>
              <w:rPr>
                <w:rFonts w:ascii="Arial" w:hAnsi="Arial" w:cs="Arial"/>
                <w:sz w:val="16"/>
                <w:szCs w:val="16"/>
              </w:rPr>
            </w:pPr>
            <w:r w:rsidRPr="00C72BB6">
              <w:rPr>
                <w:rFonts w:ascii="Arial" w:hAnsi="Arial" w:cs="Arial"/>
                <w:sz w:val="16"/>
                <w:szCs w:val="16"/>
              </w:rPr>
              <w:t>100150,AP,170,Chapter06_LessonEndMenu01,Content,ch6_l1_op.wav,20,</w:t>
            </w:r>
          </w:p>
          <w:p w:rsidR="008126C9" w:rsidRPr="00C72BB6" w:rsidRDefault="008126C9" w:rsidP="008126C9">
            <w:pPr>
              <w:rPr>
                <w:rFonts w:ascii="Arial" w:hAnsi="Arial" w:cs="Arial"/>
                <w:sz w:val="16"/>
                <w:szCs w:val="16"/>
              </w:rPr>
            </w:pPr>
            <w:r w:rsidRPr="00C72BB6">
              <w:rPr>
                <w:rFonts w:ascii="Arial" w:hAnsi="Arial" w:cs="Arial"/>
                <w:sz w:val="16"/>
                <w:szCs w:val="16"/>
              </w:rPr>
              <w:t>100151,AP,170,Chapter06_Lesson02,Content,ch6_l2.wav,150,</w:t>
            </w:r>
          </w:p>
          <w:p w:rsidR="008126C9" w:rsidRPr="00C72BB6" w:rsidRDefault="008126C9" w:rsidP="008126C9">
            <w:pPr>
              <w:rPr>
                <w:rFonts w:ascii="Arial" w:hAnsi="Arial" w:cs="Arial"/>
                <w:sz w:val="16"/>
                <w:szCs w:val="16"/>
              </w:rPr>
            </w:pPr>
            <w:r w:rsidRPr="00C72BB6">
              <w:rPr>
                <w:rFonts w:ascii="Arial" w:hAnsi="Arial" w:cs="Arial"/>
                <w:sz w:val="16"/>
                <w:szCs w:val="16"/>
              </w:rPr>
              <w:t>100152,AP,170,Chapter06_LessonEndMenu02,Content,ch6_l2_op.wav,20,</w:t>
            </w:r>
          </w:p>
          <w:p w:rsidR="008126C9" w:rsidRPr="00C72BB6" w:rsidRDefault="008126C9" w:rsidP="008126C9">
            <w:pPr>
              <w:rPr>
                <w:rFonts w:ascii="Arial" w:hAnsi="Arial" w:cs="Arial"/>
                <w:sz w:val="16"/>
                <w:szCs w:val="16"/>
              </w:rPr>
            </w:pPr>
            <w:r w:rsidRPr="00C72BB6">
              <w:rPr>
                <w:rFonts w:ascii="Arial" w:hAnsi="Arial" w:cs="Arial"/>
                <w:sz w:val="16"/>
                <w:szCs w:val="16"/>
              </w:rPr>
              <w:t>100153,AP,170,Chapter06_Lesson03,Content,ch6_l3.wav,150,</w:t>
            </w:r>
          </w:p>
          <w:p w:rsidR="008126C9" w:rsidRPr="00C72BB6" w:rsidRDefault="008126C9" w:rsidP="008126C9">
            <w:pPr>
              <w:rPr>
                <w:rFonts w:ascii="Arial" w:hAnsi="Arial" w:cs="Arial"/>
                <w:sz w:val="16"/>
                <w:szCs w:val="16"/>
              </w:rPr>
            </w:pPr>
            <w:r w:rsidRPr="00C72BB6">
              <w:rPr>
                <w:rFonts w:ascii="Arial" w:hAnsi="Arial" w:cs="Arial"/>
                <w:sz w:val="16"/>
                <w:szCs w:val="16"/>
              </w:rPr>
              <w:t>100154,AP,170,Chapter06_LessonEndMenu03,Content,ch6_l3_op.wav,20,</w:t>
            </w:r>
          </w:p>
          <w:p w:rsidR="008126C9" w:rsidRPr="00C72BB6" w:rsidRDefault="008126C9" w:rsidP="008126C9">
            <w:pPr>
              <w:rPr>
                <w:rFonts w:ascii="Arial" w:hAnsi="Arial" w:cs="Arial"/>
                <w:sz w:val="16"/>
                <w:szCs w:val="16"/>
              </w:rPr>
            </w:pPr>
            <w:r w:rsidRPr="00C72BB6">
              <w:rPr>
                <w:rFonts w:ascii="Arial" w:hAnsi="Arial" w:cs="Arial"/>
                <w:sz w:val="16"/>
                <w:szCs w:val="16"/>
              </w:rPr>
              <w:t>100155,AP,170,Chapter06_Lesson04,Content,ch6_l4.wav,150,</w:t>
            </w:r>
          </w:p>
          <w:p w:rsidR="008126C9" w:rsidRPr="00C72BB6" w:rsidRDefault="008126C9" w:rsidP="008126C9">
            <w:pPr>
              <w:rPr>
                <w:rFonts w:ascii="Arial" w:hAnsi="Arial" w:cs="Arial"/>
                <w:sz w:val="16"/>
                <w:szCs w:val="16"/>
              </w:rPr>
            </w:pPr>
            <w:r w:rsidRPr="00C72BB6">
              <w:rPr>
                <w:rFonts w:ascii="Arial" w:hAnsi="Arial" w:cs="Arial"/>
                <w:sz w:val="16"/>
                <w:szCs w:val="16"/>
              </w:rPr>
              <w:t>100156,AP,170,Chapter06_LessonEndMenu04,Content,ch6_l4_op.wav,30,</w:t>
            </w:r>
          </w:p>
          <w:p w:rsidR="008126C9" w:rsidRPr="00C72BB6" w:rsidRDefault="008126C9" w:rsidP="008126C9">
            <w:pPr>
              <w:rPr>
                <w:rFonts w:ascii="Arial" w:hAnsi="Arial" w:cs="Arial"/>
                <w:sz w:val="16"/>
                <w:szCs w:val="16"/>
              </w:rPr>
            </w:pPr>
            <w:r w:rsidRPr="00C72BB6">
              <w:rPr>
                <w:rFonts w:ascii="Arial" w:hAnsi="Arial" w:cs="Arial"/>
                <w:sz w:val="16"/>
                <w:szCs w:val="16"/>
              </w:rPr>
              <w:t>100157,AP,170,Chapter06_QuizHeader,Content,ch6_qp.wav,40,</w:t>
            </w:r>
          </w:p>
          <w:p w:rsidR="008126C9" w:rsidRPr="00C72BB6" w:rsidRDefault="008126C9" w:rsidP="008126C9">
            <w:pPr>
              <w:rPr>
                <w:rFonts w:ascii="Arial" w:hAnsi="Arial" w:cs="Arial"/>
                <w:sz w:val="16"/>
                <w:szCs w:val="16"/>
              </w:rPr>
            </w:pPr>
            <w:r w:rsidRPr="00C72BB6">
              <w:rPr>
                <w:rFonts w:ascii="Arial" w:hAnsi="Arial" w:cs="Arial"/>
                <w:sz w:val="16"/>
                <w:szCs w:val="16"/>
              </w:rPr>
              <w:t>100158,AP,170,Chapter06_Question01 ,Content,ch6_q1.wav,20,correctAnswer:2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100159,AP,170,Chapter06_CorrectAnswer01,Content,ch6_q1_ca.wav,20,</w:t>
            </w:r>
          </w:p>
          <w:p w:rsidR="008126C9" w:rsidRPr="00C72BB6" w:rsidRDefault="008126C9" w:rsidP="008126C9">
            <w:pPr>
              <w:rPr>
                <w:rFonts w:ascii="Arial" w:hAnsi="Arial" w:cs="Arial"/>
                <w:sz w:val="16"/>
                <w:szCs w:val="16"/>
              </w:rPr>
            </w:pPr>
            <w:r w:rsidRPr="00C72BB6">
              <w:rPr>
                <w:rFonts w:ascii="Arial" w:hAnsi="Arial" w:cs="Arial"/>
                <w:sz w:val="16"/>
                <w:szCs w:val="16"/>
              </w:rPr>
              <w:t>100160,AP,170,Chapter06_WrongAnswer01,Content,ch6_q1_wa.wav,20,</w:t>
            </w:r>
          </w:p>
          <w:p w:rsidR="008126C9" w:rsidRPr="00C72BB6" w:rsidRDefault="008126C9" w:rsidP="008126C9">
            <w:pPr>
              <w:rPr>
                <w:rFonts w:ascii="Arial" w:hAnsi="Arial" w:cs="Arial"/>
                <w:sz w:val="16"/>
                <w:szCs w:val="16"/>
              </w:rPr>
            </w:pPr>
            <w:r w:rsidRPr="00C72BB6">
              <w:rPr>
                <w:rFonts w:ascii="Arial" w:hAnsi="Arial" w:cs="Arial"/>
                <w:sz w:val="16"/>
                <w:szCs w:val="16"/>
              </w:rPr>
              <w:t>100161,AP,170,Chapter06_Question02 ,Content,ch6_q2.wav,20,correctAnswer:1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100162,AP,170,Chapter06_CorrectAnswer02,Content,ch6_q2_ca.wav,20,</w:t>
            </w:r>
          </w:p>
          <w:p w:rsidR="008126C9" w:rsidRPr="00C72BB6" w:rsidRDefault="008126C9" w:rsidP="008126C9">
            <w:pPr>
              <w:rPr>
                <w:rFonts w:ascii="Arial" w:hAnsi="Arial" w:cs="Arial"/>
                <w:sz w:val="16"/>
                <w:szCs w:val="16"/>
              </w:rPr>
            </w:pPr>
            <w:r w:rsidRPr="00C72BB6">
              <w:rPr>
                <w:rFonts w:ascii="Arial" w:hAnsi="Arial" w:cs="Arial"/>
                <w:sz w:val="16"/>
                <w:szCs w:val="16"/>
              </w:rPr>
              <w:t>100163,AP,170,Chapter06_WrongAnswer02,Content,ch6_q2_wa.wav,20,</w:t>
            </w:r>
          </w:p>
          <w:p w:rsidR="008126C9" w:rsidRPr="00C72BB6" w:rsidRDefault="008126C9" w:rsidP="008126C9">
            <w:pPr>
              <w:rPr>
                <w:rFonts w:ascii="Arial" w:hAnsi="Arial" w:cs="Arial"/>
                <w:sz w:val="16"/>
                <w:szCs w:val="16"/>
              </w:rPr>
            </w:pPr>
            <w:r w:rsidRPr="00C72BB6">
              <w:rPr>
                <w:rFonts w:ascii="Arial" w:hAnsi="Arial" w:cs="Arial"/>
                <w:sz w:val="16"/>
                <w:szCs w:val="16"/>
              </w:rPr>
              <w:t>100164,AP,170,Chapter06_Question03,Content,ch6_q3.wav,20,correctAnswer:1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100165,AP,170,Chapter06_CorrectAnswer03,Content,ch6_q3_ca.wav,20,</w:t>
            </w:r>
          </w:p>
          <w:p w:rsidR="008126C9" w:rsidRPr="00C72BB6" w:rsidRDefault="008126C9" w:rsidP="008126C9">
            <w:pPr>
              <w:rPr>
                <w:rFonts w:ascii="Arial" w:hAnsi="Arial" w:cs="Arial"/>
                <w:sz w:val="16"/>
                <w:szCs w:val="16"/>
              </w:rPr>
            </w:pPr>
            <w:r w:rsidRPr="00C72BB6">
              <w:rPr>
                <w:rFonts w:ascii="Arial" w:hAnsi="Arial" w:cs="Arial"/>
                <w:sz w:val="16"/>
                <w:szCs w:val="16"/>
              </w:rPr>
              <w:t>100166,AP,170,Chapter06_WrongAnswer03,Content,ch6_q3_wa.wav,20,</w:t>
            </w:r>
          </w:p>
          <w:p w:rsidR="008126C9" w:rsidRPr="00C72BB6" w:rsidRDefault="008126C9" w:rsidP="008126C9">
            <w:pPr>
              <w:rPr>
                <w:rFonts w:ascii="Arial" w:hAnsi="Arial" w:cs="Arial"/>
                <w:sz w:val="16"/>
                <w:szCs w:val="16"/>
              </w:rPr>
            </w:pPr>
            <w:r w:rsidRPr="00C72BB6">
              <w:rPr>
                <w:rFonts w:ascii="Arial" w:hAnsi="Arial" w:cs="Arial"/>
                <w:sz w:val="16"/>
                <w:szCs w:val="16"/>
              </w:rPr>
              <w:t>100167,AP,170,Chapter06_Question04,Content,ch6_q4.wav,20,correctAnswer:1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100168,AP,170,Chapter06_CorrectAnswer04,Content,ch6_q4_ca.wav,20,</w:t>
            </w:r>
          </w:p>
          <w:p w:rsidR="008126C9" w:rsidRPr="00C72BB6" w:rsidRDefault="008126C9" w:rsidP="008126C9">
            <w:pPr>
              <w:rPr>
                <w:rFonts w:ascii="Arial" w:hAnsi="Arial" w:cs="Arial"/>
                <w:sz w:val="16"/>
                <w:szCs w:val="16"/>
              </w:rPr>
            </w:pPr>
            <w:r w:rsidRPr="00C72BB6">
              <w:rPr>
                <w:rFonts w:ascii="Arial" w:hAnsi="Arial" w:cs="Arial"/>
                <w:sz w:val="16"/>
                <w:szCs w:val="16"/>
              </w:rPr>
              <w:t>100169,AP,170,Chapter06_WrongAnswer04,Content,ch6_q4_wa.wav,20,</w:t>
            </w:r>
          </w:p>
          <w:p w:rsidR="008126C9" w:rsidRPr="00C72BB6" w:rsidRDefault="008126C9" w:rsidP="008126C9">
            <w:pPr>
              <w:rPr>
                <w:rFonts w:ascii="Arial" w:hAnsi="Arial" w:cs="Arial"/>
                <w:sz w:val="16"/>
                <w:szCs w:val="16"/>
              </w:rPr>
            </w:pPr>
            <w:r w:rsidRPr="00C72BB6">
              <w:rPr>
                <w:rFonts w:ascii="Arial" w:hAnsi="Arial" w:cs="Arial"/>
                <w:sz w:val="16"/>
                <w:szCs w:val="16"/>
              </w:rPr>
              <w:t>100170,AP,170,Chapter06_EndMenu,Content,ch6_end_op.wav,30,</w:t>
            </w:r>
          </w:p>
          <w:p w:rsidR="008126C9" w:rsidRPr="00C72BB6" w:rsidRDefault="008126C9" w:rsidP="008126C9">
            <w:pPr>
              <w:rPr>
                <w:rFonts w:ascii="Arial" w:hAnsi="Arial" w:cs="Arial"/>
                <w:sz w:val="16"/>
                <w:szCs w:val="16"/>
              </w:rPr>
            </w:pPr>
            <w:r w:rsidRPr="00C72BB6">
              <w:rPr>
                <w:rFonts w:ascii="Arial" w:hAnsi="Arial" w:cs="Arial"/>
                <w:sz w:val="16"/>
                <w:szCs w:val="16"/>
              </w:rPr>
              <w:t>100171,AP,170,Chapter06_Score00,Content,ch6_0ca.wav,20,</w:t>
            </w:r>
          </w:p>
          <w:p w:rsidR="008126C9" w:rsidRPr="00C72BB6" w:rsidRDefault="008126C9" w:rsidP="008126C9">
            <w:pPr>
              <w:rPr>
                <w:rFonts w:ascii="Arial" w:hAnsi="Arial" w:cs="Arial"/>
                <w:sz w:val="16"/>
                <w:szCs w:val="16"/>
              </w:rPr>
            </w:pPr>
            <w:r w:rsidRPr="00C72BB6">
              <w:rPr>
                <w:rFonts w:ascii="Arial" w:hAnsi="Arial" w:cs="Arial"/>
                <w:sz w:val="16"/>
                <w:szCs w:val="16"/>
              </w:rPr>
              <w:t>100172,AP,170,Chapter06_Score01,Content,ch6_1ca.wav,20,</w:t>
            </w:r>
          </w:p>
          <w:p w:rsidR="008126C9" w:rsidRPr="00C72BB6" w:rsidRDefault="008126C9" w:rsidP="008126C9">
            <w:pPr>
              <w:rPr>
                <w:rFonts w:ascii="Arial" w:hAnsi="Arial" w:cs="Arial"/>
                <w:sz w:val="16"/>
                <w:szCs w:val="16"/>
              </w:rPr>
            </w:pPr>
            <w:r w:rsidRPr="00C72BB6">
              <w:rPr>
                <w:rFonts w:ascii="Arial" w:hAnsi="Arial" w:cs="Arial"/>
                <w:sz w:val="16"/>
                <w:szCs w:val="16"/>
              </w:rPr>
              <w:t>100173,AP,170,Chapter06_Score02,Content,ch6_2ca.wav,20,</w:t>
            </w:r>
          </w:p>
          <w:p w:rsidR="008126C9" w:rsidRPr="00C72BB6" w:rsidRDefault="008126C9" w:rsidP="008126C9">
            <w:pPr>
              <w:rPr>
                <w:rFonts w:ascii="Arial" w:hAnsi="Arial" w:cs="Arial"/>
                <w:sz w:val="16"/>
                <w:szCs w:val="16"/>
              </w:rPr>
            </w:pPr>
            <w:r w:rsidRPr="00C72BB6">
              <w:rPr>
                <w:rFonts w:ascii="Arial" w:hAnsi="Arial" w:cs="Arial"/>
                <w:sz w:val="16"/>
                <w:szCs w:val="16"/>
              </w:rPr>
              <w:t>100174,AP,170,Chapter06_Score03,Content,ch6_3ca.wav,20,</w:t>
            </w:r>
          </w:p>
          <w:p w:rsidR="008126C9" w:rsidRPr="00C72BB6" w:rsidRDefault="008126C9" w:rsidP="008126C9">
            <w:pPr>
              <w:rPr>
                <w:rFonts w:ascii="Arial" w:hAnsi="Arial" w:cs="Arial"/>
                <w:sz w:val="16"/>
                <w:szCs w:val="16"/>
              </w:rPr>
            </w:pPr>
            <w:r w:rsidRPr="00C72BB6">
              <w:rPr>
                <w:rFonts w:ascii="Arial" w:hAnsi="Arial" w:cs="Arial"/>
                <w:sz w:val="16"/>
                <w:szCs w:val="16"/>
              </w:rPr>
              <w:t>100175,AP,170,Chapter06_Score04,Content,ch6_4ca.wav,20,</w:t>
            </w:r>
          </w:p>
          <w:p w:rsidR="008126C9" w:rsidRPr="00C72BB6" w:rsidRDefault="008126C9" w:rsidP="008126C9">
            <w:pPr>
              <w:rPr>
                <w:rFonts w:ascii="Arial" w:hAnsi="Arial" w:cs="Arial"/>
                <w:sz w:val="16"/>
                <w:szCs w:val="16"/>
              </w:rPr>
            </w:pPr>
            <w:r w:rsidRPr="00C72BB6">
              <w:rPr>
                <w:rFonts w:ascii="Arial" w:hAnsi="Arial" w:cs="Arial"/>
                <w:sz w:val="16"/>
                <w:szCs w:val="16"/>
              </w:rPr>
              <w:t>100176,AP,170,Chapter07_Lesson01,Content,ch7_l1.wav,150,</w:t>
            </w:r>
          </w:p>
          <w:p w:rsidR="008126C9" w:rsidRPr="00C72BB6" w:rsidRDefault="008126C9" w:rsidP="008126C9">
            <w:pPr>
              <w:rPr>
                <w:rFonts w:ascii="Arial" w:hAnsi="Arial" w:cs="Arial"/>
                <w:sz w:val="16"/>
                <w:szCs w:val="16"/>
              </w:rPr>
            </w:pPr>
            <w:r w:rsidRPr="00C72BB6">
              <w:rPr>
                <w:rFonts w:ascii="Arial" w:hAnsi="Arial" w:cs="Arial"/>
                <w:sz w:val="16"/>
                <w:szCs w:val="16"/>
              </w:rPr>
              <w:t>100177,AP,170,Chapter07_LessonEndMenu01,Content,ch7_l1_op.wav,20,</w:t>
            </w:r>
          </w:p>
          <w:p w:rsidR="008126C9" w:rsidRPr="00C72BB6" w:rsidRDefault="008126C9" w:rsidP="008126C9">
            <w:pPr>
              <w:rPr>
                <w:rFonts w:ascii="Arial" w:hAnsi="Arial" w:cs="Arial"/>
                <w:sz w:val="16"/>
                <w:szCs w:val="16"/>
              </w:rPr>
            </w:pPr>
            <w:r w:rsidRPr="00C72BB6">
              <w:rPr>
                <w:rFonts w:ascii="Arial" w:hAnsi="Arial" w:cs="Arial"/>
                <w:sz w:val="16"/>
                <w:szCs w:val="16"/>
              </w:rPr>
              <w:t>100178,AP,170,Chapter07_Lesson02,Content,ch7_l2.wav,150,</w:t>
            </w:r>
          </w:p>
          <w:p w:rsidR="008126C9" w:rsidRPr="00C72BB6" w:rsidRDefault="008126C9" w:rsidP="008126C9">
            <w:pPr>
              <w:rPr>
                <w:rFonts w:ascii="Arial" w:hAnsi="Arial" w:cs="Arial"/>
                <w:sz w:val="16"/>
                <w:szCs w:val="16"/>
              </w:rPr>
            </w:pPr>
            <w:r w:rsidRPr="00C72BB6">
              <w:rPr>
                <w:rFonts w:ascii="Arial" w:hAnsi="Arial" w:cs="Arial"/>
                <w:sz w:val="16"/>
                <w:szCs w:val="16"/>
              </w:rPr>
              <w:t>100179,AP,170,Chapter07_LessonEndMenu02,Content,ch7_l2_op.wav,20,</w:t>
            </w:r>
          </w:p>
          <w:p w:rsidR="008126C9" w:rsidRPr="00C72BB6" w:rsidRDefault="008126C9" w:rsidP="008126C9">
            <w:pPr>
              <w:rPr>
                <w:rFonts w:ascii="Arial" w:hAnsi="Arial" w:cs="Arial"/>
                <w:sz w:val="16"/>
                <w:szCs w:val="16"/>
              </w:rPr>
            </w:pPr>
            <w:r w:rsidRPr="00C72BB6">
              <w:rPr>
                <w:rFonts w:ascii="Arial" w:hAnsi="Arial" w:cs="Arial"/>
                <w:sz w:val="16"/>
                <w:szCs w:val="16"/>
              </w:rPr>
              <w:t>100180,AP,170,Chapter07_Lesson03,Content,ch7_l3.wav,150,</w:t>
            </w:r>
          </w:p>
          <w:p w:rsidR="008126C9" w:rsidRPr="00C72BB6" w:rsidRDefault="008126C9" w:rsidP="008126C9">
            <w:pPr>
              <w:rPr>
                <w:rFonts w:ascii="Arial" w:hAnsi="Arial" w:cs="Arial"/>
                <w:sz w:val="16"/>
                <w:szCs w:val="16"/>
              </w:rPr>
            </w:pPr>
            <w:r w:rsidRPr="00C72BB6">
              <w:rPr>
                <w:rFonts w:ascii="Arial" w:hAnsi="Arial" w:cs="Arial"/>
                <w:sz w:val="16"/>
                <w:szCs w:val="16"/>
              </w:rPr>
              <w:t>100181,AP,170,Chapter07_LessonEndMenu03,Content,ch7_l3_op.wav,20,</w:t>
            </w:r>
          </w:p>
          <w:p w:rsidR="008126C9" w:rsidRPr="00C72BB6" w:rsidRDefault="008126C9" w:rsidP="008126C9">
            <w:pPr>
              <w:rPr>
                <w:rFonts w:ascii="Arial" w:hAnsi="Arial" w:cs="Arial"/>
                <w:sz w:val="16"/>
                <w:szCs w:val="16"/>
              </w:rPr>
            </w:pPr>
            <w:r w:rsidRPr="00C72BB6">
              <w:rPr>
                <w:rFonts w:ascii="Arial" w:hAnsi="Arial" w:cs="Arial"/>
                <w:sz w:val="16"/>
                <w:szCs w:val="16"/>
              </w:rPr>
              <w:t>100182,AP,170,Chapter07_Lesson04,Content,ch7_l4.wav,150,</w:t>
            </w:r>
          </w:p>
          <w:p w:rsidR="008126C9" w:rsidRPr="00C72BB6" w:rsidRDefault="008126C9" w:rsidP="008126C9">
            <w:pPr>
              <w:rPr>
                <w:rFonts w:ascii="Arial" w:hAnsi="Arial" w:cs="Arial"/>
                <w:sz w:val="16"/>
                <w:szCs w:val="16"/>
              </w:rPr>
            </w:pPr>
            <w:r w:rsidRPr="00C72BB6">
              <w:rPr>
                <w:rFonts w:ascii="Arial" w:hAnsi="Arial" w:cs="Arial"/>
                <w:sz w:val="16"/>
                <w:szCs w:val="16"/>
              </w:rPr>
              <w:t>100183,AP,170,Chapter07_LessonEndMenu04,Content,ch7_l4_op.wav,30,</w:t>
            </w:r>
          </w:p>
          <w:p w:rsidR="008126C9" w:rsidRPr="00C72BB6" w:rsidRDefault="008126C9" w:rsidP="008126C9">
            <w:pPr>
              <w:rPr>
                <w:rFonts w:ascii="Arial" w:hAnsi="Arial" w:cs="Arial"/>
                <w:sz w:val="16"/>
                <w:szCs w:val="16"/>
              </w:rPr>
            </w:pPr>
            <w:r w:rsidRPr="00C72BB6">
              <w:rPr>
                <w:rFonts w:ascii="Arial" w:hAnsi="Arial" w:cs="Arial"/>
                <w:sz w:val="16"/>
                <w:szCs w:val="16"/>
              </w:rPr>
              <w:t>100184,AP,170,Chapter07_QuizHeader,Content,ch7_qp.wav,40,</w:t>
            </w:r>
          </w:p>
          <w:p w:rsidR="008126C9" w:rsidRPr="00C72BB6" w:rsidRDefault="008126C9" w:rsidP="008126C9">
            <w:pPr>
              <w:rPr>
                <w:rFonts w:ascii="Arial" w:hAnsi="Arial" w:cs="Arial"/>
                <w:sz w:val="16"/>
                <w:szCs w:val="16"/>
              </w:rPr>
            </w:pPr>
            <w:r w:rsidRPr="00C72BB6">
              <w:rPr>
                <w:rFonts w:ascii="Arial" w:hAnsi="Arial" w:cs="Arial"/>
                <w:sz w:val="16"/>
                <w:szCs w:val="16"/>
              </w:rPr>
              <w:t>100185,AP,170,Chapter07_Question01 ,Content,ch7_q1.wav,20,correctAnswer:2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100186,AP,170,Chapter07_CorrectAnswer01,Content,ch7_q1_ca.wav,20,</w:t>
            </w:r>
          </w:p>
          <w:p w:rsidR="008126C9" w:rsidRPr="00C72BB6" w:rsidRDefault="008126C9" w:rsidP="008126C9">
            <w:pPr>
              <w:rPr>
                <w:rFonts w:ascii="Arial" w:hAnsi="Arial" w:cs="Arial"/>
                <w:sz w:val="16"/>
                <w:szCs w:val="16"/>
              </w:rPr>
            </w:pPr>
            <w:r w:rsidRPr="00C72BB6">
              <w:rPr>
                <w:rFonts w:ascii="Arial" w:hAnsi="Arial" w:cs="Arial"/>
                <w:sz w:val="16"/>
                <w:szCs w:val="16"/>
              </w:rPr>
              <w:t>100187,AP,170,Chapter07_WrongAnswer01,Content,ch7_q1_wa.wav,20,</w:t>
            </w:r>
          </w:p>
          <w:p w:rsidR="008126C9" w:rsidRPr="00C72BB6" w:rsidRDefault="008126C9" w:rsidP="008126C9">
            <w:pPr>
              <w:rPr>
                <w:rFonts w:ascii="Arial" w:hAnsi="Arial" w:cs="Arial"/>
                <w:sz w:val="16"/>
                <w:szCs w:val="16"/>
              </w:rPr>
            </w:pPr>
            <w:r w:rsidRPr="00C72BB6">
              <w:rPr>
                <w:rFonts w:ascii="Arial" w:hAnsi="Arial" w:cs="Arial"/>
                <w:sz w:val="16"/>
                <w:szCs w:val="16"/>
              </w:rPr>
              <w:t>100188,AP,170,Chapter07_Question02 ,Content,ch7_q2.wav,20,correctAnswer:1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100189,AP,170,Chapter07_CorrectAnswer02,Content,ch7_q2_ca.wav,20,</w:t>
            </w:r>
          </w:p>
          <w:p w:rsidR="008126C9" w:rsidRPr="00C72BB6" w:rsidRDefault="008126C9" w:rsidP="008126C9">
            <w:pPr>
              <w:rPr>
                <w:rFonts w:ascii="Arial" w:hAnsi="Arial" w:cs="Arial"/>
                <w:sz w:val="16"/>
                <w:szCs w:val="16"/>
              </w:rPr>
            </w:pPr>
            <w:r w:rsidRPr="00C72BB6">
              <w:rPr>
                <w:rFonts w:ascii="Arial" w:hAnsi="Arial" w:cs="Arial"/>
                <w:sz w:val="16"/>
                <w:szCs w:val="16"/>
              </w:rPr>
              <w:t>100190,AP,170,Chapter07_WrongAnswer02,Content,ch7_q2_wa.wav,20,</w:t>
            </w:r>
          </w:p>
          <w:p w:rsidR="008126C9" w:rsidRPr="00C72BB6" w:rsidRDefault="008126C9" w:rsidP="008126C9">
            <w:pPr>
              <w:rPr>
                <w:rFonts w:ascii="Arial" w:hAnsi="Arial" w:cs="Arial"/>
                <w:sz w:val="16"/>
                <w:szCs w:val="16"/>
              </w:rPr>
            </w:pPr>
            <w:r w:rsidRPr="00C72BB6">
              <w:rPr>
                <w:rFonts w:ascii="Arial" w:hAnsi="Arial" w:cs="Arial"/>
                <w:sz w:val="16"/>
                <w:szCs w:val="16"/>
              </w:rPr>
              <w:t>100191,AP,170,Chapter07_Question03,Content,ch7_q3.wav,20,correctAnswer:1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100192,AP,170,Chapter07_CorrectAnswer03,Content,ch7_q3_ca.wav,20,</w:t>
            </w:r>
          </w:p>
          <w:p w:rsidR="008126C9" w:rsidRPr="00C72BB6" w:rsidRDefault="008126C9" w:rsidP="008126C9">
            <w:pPr>
              <w:rPr>
                <w:rFonts w:ascii="Arial" w:hAnsi="Arial" w:cs="Arial"/>
                <w:sz w:val="16"/>
                <w:szCs w:val="16"/>
              </w:rPr>
            </w:pPr>
            <w:r w:rsidRPr="00C72BB6">
              <w:rPr>
                <w:rFonts w:ascii="Arial" w:hAnsi="Arial" w:cs="Arial"/>
                <w:sz w:val="16"/>
                <w:szCs w:val="16"/>
              </w:rPr>
              <w:t>100193,AP,170,Chapter07_WrongAnswer03,Content,ch7_q3_wa.wav,20,</w:t>
            </w:r>
          </w:p>
          <w:p w:rsidR="008126C9" w:rsidRPr="00C72BB6" w:rsidRDefault="008126C9" w:rsidP="008126C9">
            <w:pPr>
              <w:rPr>
                <w:rFonts w:ascii="Arial" w:hAnsi="Arial" w:cs="Arial"/>
                <w:sz w:val="16"/>
                <w:szCs w:val="16"/>
              </w:rPr>
            </w:pPr>
            <w:r w:rsidRPr="00C72BB6">
              <w:rPr>
                <w:rFonts w:ascii="Arial" w:hAnsi="Arial" w:cs="Arial"/>
                <w:sz w:val="16"/>
                <w:szCs w:val="16"/>
              </w:rPr>
              <w:t>100194,AP,170,Chapter07_Question04,Content,ch7_q4.wav,20,correctAnswer:1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100195,AP,170,Chapter07_CorrectAnswer04,Content,ch7_q4_ca.wav,20,</w:t>
            </w:r>
          </w:p>
          <w:p w:rsidR="008126C9" w:rsidRPr="00C72BB6" w:rsidRDefault="008126C9" w:rsidP="008126C9">
            <w:pPr>
              <w:rPr>
                <w:rFonts w:ascii="Arial" w:hAnsi="Arial" w:cs="Arial"/>
                <w:sz w:val="16"/>
                <w:szCs w:val="16"/>
              </w:rPr>
            </w:pPr>
            <w:r w:rsidRPr="00C72BB6">
              <w:rPr>
                <w:rFonts w:ascii="Arial" w:hAnsi="Arial" w:cs="Arial"/>
                <w:sz w:val="16"/>
                <w:szCs w:val="16"/>
              </w:rPr>
              <w:t>100196,AP,170,Chapter07_WrongAnswer04,Content,ch7_q4_wa.wav,20,</w:t>
            </w:r>
          </w:p>
          <w:p w:rsidR="008126C9" w:rsidRPr="00C72BB6" w:rsidRDefault="008126C9" w:rsidP="008126C9">
            <w:pPr>
              <w:rPr>
                <w:rFonts w:ascii="Arial" w:hAnsi="Arial" w:cs="Arial"/>
                <w:sz w:val="16"/>
                <w:szCs w:val="16"/>
              </w:rPr>
            </w:pPr>
            <w:r w:rsidRPr="00C72BB6">
              <w:rPr>
                <w:rFonts w:ascii="Arial" w:hAnsi="Arial" w:cs="Arial"/>
                <w:sz w:val="16"/>
                <w:szCs w:val="16"/>
              </w:rPr>
              <w:t>100197,AP,170,Chapter07_EndMenu,Content,ch7_end_op.wav,30,</w:t>
            </w:r>
          </w:p>
          <w:p w:rsidR="008126C9" w:rsidRPr="00C72BB6" w:rsidRDefault="008126C9" w:rsidP="008126C9">
            <w:pPr>
              <w:rPr>
                <w:rFonts w:ascii="Arial" w:hAnsi="Arial" w:cs="Arial"/>
                <w:sz w:val="16"/>
                <w:szCs w:val="16"/>
              </w:rPr>
            </w:pPr>
            <w:r w:rsidRPr="00C72BB6">
              <w:rPr>
                <w:rFonts w:ascii="Arial" w:hAnsi="Arial" w:cs="Arial"/>
                <w:sz w:val="16"/>
                <w:szCs w:val="16"/>
              </w:rPr>
              <w:t>100198,AP,170,Chapter07_Score00,Content,ch7_0ca.wav,20,</w:t>
            </w:r>
          </w:p>
          <w:p w:rsidR="008126C9" w:rsidRPr="00C72BB6" w:rsidRDefault="008126C9" w:rsidP="008126C9">
            <w:pPr>
              <w:rPr>
                <w:rFonts w:ascii="Arial" w:hAnsi="Arial" w:cs="Arial"/>
                <w:sz w:val="16"/>
                <w:szCs w:val="16"/>
              </w:rPr>
            </w:pPr>
            <w:r w:rsidRPr="00C72BB6">
              <w:rPr>
                <w:rFonts w:ascii="Arial" w:hAnsi="Arial" w:cs="Arial"/>
                <w:sz w:val="16"/>
                <w:szCs w:val="16"/>
              </w:rPr>
              <w:t>100199,AP,170,Chapter07_Score01,Content,ch7_1ca.wav,20,</w:t>
            </w:r>
          </w:p>
          <w:p w:rsidR="008126C9" w:rsidRPr="00C72BB6" w:rsidRDefault="008126C9" w:rsidP="008126C9">
            <w:pPr>
              <w:rPr>
                <w:rFonts w:ascii="Arial" w:hAnsi="Arial" w:cs="Arial"/>
                <w:sz w:val="16"/>
                <w:szCs w:val="16"/>
              </w:rPr>
            </w:pPr>
            <w:r w:rsidRPr="00C72BB6">
              <w:rPr>
                <w:rFonts w:ascii="Arial" w:hAnsi="Arial" w:cs="Arial"/>
                <w:sz w:val="16"/>
                <w:szCs w:val="16"/>
              </w:rPr>
              <w:t>100200,AP,170,Chapter07_Score02,Content,ch7_2ca.wav,20,</w:t>
            </w:r>
          </w:p>
          <w:p w:rsidR="008126C9" w:rsidRPr="00C72BB6" w:rsidRDefault="008126C9" w:rsidP="008126C9">
            <w:pPr>
              <w:rPr>
                <w:rFonts w:ascii="Arial" w:hAnsi="Arial" w:cs="Arial"/>
                <w:sz w:val="16"/>
                <w:szCs w:val="16"/>
              </w:rPr>
            </w:pPr>
            <w:r w:rsidRPr="00C72BB6">
              <w:rPr>
                <w:rFonts w:ascii="Arial" w:hAnsi="Arial" w:cs="Arial"/>
                <w:sz w:val="16"/>
                <w:szCs w:val="16"/>
              </w:rPr>
              <w:t>100201,AP,170,Chapter07_Score03,Content,ch7_3ca.wav,20,</w:t>
            </w:r>
          </w:p>
          <w:p w:rsidR="008126C9" w:rsidRPr="00C72BB6" w:rsidRDefault="008126C9" w:rsidP="008126C9">
            <w:pPr>
              <w:rPr>
                <w:rFonts w:ascii="Arial" w:hAnsi="Arial" w:cs="Arial"/>
                <w:sz w:val="16"/>
                <w:szCs w:val="16"/>
              </w:rPr>
            </w:pPr>
            <w:r w:rsidRPr="00C72BB6">
              <w:rPr>
                <w:rFonts w:ascii="Arial" w:hAnsi="Arial" w:cs="Arial"/>
                <w:sz w:val="16"/>
                <w:szCs w:val="16"/>
              </w:rPr>
              <w:t>100202,AP,170,Chapter07_Score04,Content,ch7_4ca.wav,20,</w:t>
            </w:r>
          </w:p>
          <w:p w:rsidR="008126C9" w:rsidRPr="00C72BB6" w:rsidRDefault="008126C9" w:rsidP="008126C9">
            <w:pPr>
              <w:rPr>
                <w:rFonts w:ascii="Arial" w:hAnsi="Arial" w:cs="Arial"/>
                <w:sz w:val="16"/>
                <w:szCs w:val="16"/>
              </w:rPr>
            </w:pPr>
            <w:r w:rsidRPr="00C72BB6">
              <w:rPr>
                <w:rFonts w:ascii="Arial" w:hAnsi="Arial" w:cs="Arial"/>
                <w:sz w:val="16"/>
                <w:szCs w:val="16"/>
              </w:rPr>
              <w:t>100203,AP,170,Chapter08_Lesson01,Content,ch8_l1.wav,150,</w:t>
            </w:r>
          </w:p>
          <w:p w:rsidR="008126C9" w:rsidRPr="00C72BB6" w:rsidRDefault="008126C9" w:rsidP="008126C9">
            <w:pPr>
              <w:rPr>
                <w:rFonts w:ascii="Arial" w:hAnsi="Arial" w:cs="Arial"/>
                <w:sz w:val="16"/>
                <w:szCs w:val="16"/>
              </w:rPr>
            </w:pPr>
            <w:r w:rsidRPr="00C72BB6">
              <w:rPr>
                <w:rFonts w:ascii="Arial" w:hAnsi="Arial" w:cs="Arial"/>
                <w:sz w:val="16"/>
                <w:szCs w:val="16"/>
              </w:rPr>
              <w:t>100204,AP,170,Chapter08_LessonEndMenu01,Content,ch8_l1_op.wav,20,</w:t>
            </w:r>
          </w:p>
          <w:p w:rsidR="008126C9" w:rsidRPr="00C72BB6" w:rsidRDefault="008126C9" w:rsidP="008126C9">
            <w:pPr>
              <w:rPr>
                <w:rFonts w:ascii="Arial" w:hAnsi="Arial" w:cs="Arial"/>
                <w:sz w:val="16"/>
                <w:szCs w:val="16"/>
              </w:rPr>
            </w:pPr>
            <w:r w:rsidRPr="00C72BB6">
              <w:rPr>
                <w:rFonts w:ascii="Arial" w:hAnsi="Arial" w:cs="Arial"/>
                <w:sz w:val="16"/>
                <w:szCs w:val="16"/>
              </w:rPr>
              <w:t>100205,AP,170,Chapter08_Lesson02,Content,ch8_l2.wav,150,</w:t>
            </w:r>
          </w:p>
          <w:p w:rsidR="008126C9" w:rsidRPr="00C72BB6" w:rsidRDefault="008126C9" w:rsidP="008126C9">
            <w:pPr>
              <w:rPr>
                <w:rFonts w:ascii="Arial" w:hAnsi="Arial" w:cs="Arial"/>
                <w:sz w:val="16"/>
                <w:szCs w:val="16"/>
              </w:rPr>
            </w:pPr>
            <w:r w:rsidRPr="00C72BB6">
              <w:rPr>
                <w:rFonts w:ascii="Arial" w:hAnsi="Arial" w:cs="Arial"/>
                <w:sz w:val="16"/>
                <w:szCs w:val="16"/>
              </w:rPr>
              <w:t>100206,AP,170,Chapter08_LessonEndMenu02,Content,ch8_l2_op.wav,20,</w:t>
            </w:r>
          </w:p>
          <w:p w:rsidR="008126C9" w:rsidRPr="00C72BB6" w:rsidRDefault="008126C9" w:rsidP="008126C9">
            <w:pPr>
              <w:rPr>
                <w:rFonts w:ascii="Arial" w:hAnsi="Arial" w:cs="Arial"/>
                <w:sz w:val="16"/>
                <w:szCs w:val="16"/>
              </w:rPr>
            </w:pPr>
            <w:r w:rsidRPr="00C72BB6">
              <w:rPr>
                <w:rFonts w:ascii="Arial" w:hAnsi="Arial" w:cs="Arial"/>
                <w:sz w:val="16"/>
                <w:szCs w:val="16"/>
              </w:rPr>
              <w:t>100207,AP,170,Chapter08_Lesson03,Content,ch8_l3.wav,150,</w:t>
            </w:r>
          </w:p>
          <w:p w:rsidR="008126C9" w:rsidRPr="00C72BB6" w:rsidRDefault="008126C9" w:rsidP="008126C9">
            <w:pPr>
              <w:rPr>
                <w:rFonts w:ascii="Arial" w:hAnsi="Arial" w:cs="Arial"/>
                <w:sz w:val="16"/>
                <w:szCs w:val="16"/>
              </w:rPr>
            </w:pPr>
            <w:r w:rsidRPr="00C72BB6">
              <w:rPr>
                <w:rFonts w:ascii="Arial" w:hAnsi="Arial" w:cs="Arial"/>
                <w:sz w:val="16"/>
                <w:szCs w:val="16"/>
              </w:rPr>
              <w:t>100208,AP,170,Chapter08_LessonEndMenu03,Content,ch8_l3_op.wav,20,</w:t>
            </w:r>
          </w:p>
          <w:p w:rsidR="008126C9" w:rsidRPr="00C72BB6" w:rsidRDefault="008126C9" w:rsidP="008126C9">
            <w:pPr>
              <w:rPr>
                <w:rFonts w:ascii="Arial" w:hAnsi="Arial" w:cs="Arial"/>
                <w:sz w:val="16"/>
                <w:szCs w:val="16"/>
              </w:rPr>
            </w:pPr>
            <w:r w:rsidRPr="00C72BB6">
              <w:rPr>
                <w:rFonts w:ascii="Arial" w:hAnsi="Arial" w:cs="Arial"/>
                <w:sz w:val="16"/>
                <w:szCs w:val="16"/>
              </w:rPr>
              <w:t>100209,AP,170,Chapter08_Lesson04,Content,ch8_l4.wav,150,</w:t>
            </w:r>
          </w:p>
          <w:p w:rsidR="008126C9" w:rsidRPr="00C72BB6" w:rsidRDefault="008126C9" w:rsidP="008126C9">
            <w:pPr>
              <w:rPr>
                <w:rFonts w:ascii="Arial" w:hAnsi="Arial" w:cs="Arial"/>
                <w:sz w:val="16"/>
                <w:szCs w:val="16"/>
              </w:rPr>
            </w:pPr>
            <w:r w:rsidRPr="00C72BB6">
              <w:rPr>
                <w:rFonts w:ascii="Arial" w:hAnsi="Arial" w:cs="Arial"/>
                <w:sz w:val="16"/>
                <w:szCs w:val="16"/>
              </w:rPr>
              <w:t>100210,AP,170,Chapter08_LessonEndMenu04,Content,ch8_l4_op.wav,30,</w:t>
            </w:r>
          </w:p>
          <w:p w:rsidR="008126C9" w:rsidRPr="00C72BB6" w:rsidRDefault="008126C9" w:rsidP="008126C9">
            <w:pPr>
              <w:rPr>
                <w:rFonts w:ascii="Arial" w:hAnsi="Arial" w:cs="Arial"/>
                <w:sz w:val="16"/>
                <w:szCs w:val="16"/>
              </w:rPr>
            </w:pPr>
            <w:r w:rsidRPr="00C72BB6">
              <w:rPr>
                <w:rFonts w:ascii="Arial" w:hAnsi="Arial" w:cs="Arial"/>
                <w:sz w:val="16"/>
                <w:szCs w:val="16"/>
              </w:rPr>
              <w:t>100211,AP,170,Chapter08_QuizHeader,Content,ch8_qp.wav,40,</w:t>
            </w:r>
          </w:p>
          <w:p w:rsidR="008126C9" w:rsidRPr="00C72BB6" w:rsidRDefault="008126C9" w:rsidP="008126C9">
            <w:pPr>
              <w:rPr>
                <w:rFonts w:ascii="Arial" w:hAnsi="Arial" w:cs="Arial"/>
                <w:sz w:val="16"/>
                <w:szCs w:val="16"/>
              </w:rPr>
            </w:pPr>
            <w:r w:rsidRPr="00C72BB6">
              <w:rPr>
                <w:rFonts w:ascii="Arial" w:hAnsi="Arial" w:cs="Arial"/>
                <w:sz w:val="16"/>
                <w:szCs w:val="16"/>
              </w:rPr>
              <w:t>100212,AP,170,Chapter08_Question01 ,Content,ch8_q1.wav,20,correctAnswer:2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100213,AP,170,Chapter08_CorrectAnswer01,Content,ch8_q1_ca.wav,20,</w:t>
            </w:r>
          </w:p>
          <w:p w:rsidR="008126C9" w:rsidRPr="00C72BB6" w:rsidRDefault="008126C9" w:rsidP="008126C9">
            <w:pPr>
              <w:rPr>
                <w:rFonts w:ascii="Arial" w:hAnsi="Arial" w:cs="Arial"/>
                <w:sz w:val="16"/>
                <w:szCs w:val="16"/>
              </w:rPr>
            </w:pPr>
            <w:r w:rsidRPr="00C72BB6">
              <w:rPr>
                <w:rFonts w:ascii="Arial" w:hAnsi="Arial" w:cs="Arial"/>
                <w:sz w:val="16"/>
                <w:szCs w:val="16"/>
              </w:rPr>
              <w:t>100214,AP,170,Chapter08_WrongAnswer01,Content,ch8_q1_wa.wav,20,</w:t>
            </w:r>
          </w:p>
          <w:p w:rsidR="008126C9" w:rsidRPr="00C72BB6" w:rsidRDefault="008126C9" w:rsidP="008126C9">
            <w:pPr>
              <w:rPr>
                <w:rFonts w:ascii="Arial" w:hAnsi="Arial" w:cs="Arial"/>
                <w:sz w:val="16"/>
                <w:szCs w:val="16"/>
              </w:rPr>
            </w:pPr>
            <w:r w:rsidRPr="00C72BB6">
              <w:rPr>
                <w:rFonts w:ascii="Arial" w:hAnsi="Arial" w:cs="Arial"/>
                <w:sz w:val="16"/>
                <w:szCs w:val="16"/>
              </w:rPr>
              <w:t>100215,AP,170,Chapter08_Question02 ,Content,ch8_q2.wav,20,correctAnswer:1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100216,AP,170,Chapter08_CorrectAnswer02,Content,ch8_q2_ca.wav,20,</w:t>
            </w:r>
          </w:p>
          <w:p w:rsidR="008126C9" w:rsidRPr="00C72BB6" w:rsidRDefault="008126C9" w:rsidP="008126C9">
            <w:pPr>
              <w:rPr>
                <w:rFonts w:ascii="Arial" w:hAnsi="Arial" w:cs="Arial"/>
                <w:sz w:val="16"/>
                <w:szCs w:val="16"/>
              </w:rPr>
            </w:pPr>
            <w:r w:rsidRPr="00C72BB6">
              <w:rPr>
                <w:rFonts w:ascii="Arial" w:hAnsi="Arial" w:cs="Arial"/>
                <w:sz w:val="16"/>
                <w:szCs w:val="16"/>
              </w:rPr>
              <w:t>100217,AP,170,Chapter08_WrongAnswer02,Content,ch8_q2_wa.wav,20,</w:t>
            </w:r>
          </w:p>
          <w:p w:rsidR="008126C9" w:rsidRPr="00C72BB6" w:rsidRDefault="008126C9" w:rsidP="008126C9">
            <w:pPr>
              <w:rPr>
                <w:rFonts w:ascii="Arial" w:hAnsi="Arial" w:cs="Arial"/>
                <w:sz w:val="16"/>
                <w:szCs w:val="16"/>
              </w:rPr>
            </w:pPr>
            <w:r w:rsidRPr="00C72BB6">
              <w:rPr>
                <w:rFonts w:ascii="Arial" w:hAnsi="Arial" w:cs="Arial"/>
                <w:sz w:val="16"/>
                <w:szCs w:val="16"/>
              </w:rPr>
              <w:t>100218,AP,170,Chapter08_Question03,Content,ch8_q3.wav,20,correctAnswer:1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100219,AP,170,Chapter08_CorrectAnswer03,Content,ch8_q3_ca.wav,20,</w:t>
            </w:r>
          </w:p>
          <w:p w:rsidR="008126C9" w:rsidRPr="00C72BB6" w:rsidRDefault="008126C9" w:rsidP="008126C9">
            <w:pPr>
              <w:rPr>
                <w:rFonts w:ascii="Arial" w:hAnsi="Arial" w:cs="Arial"/>
                <w:sz w:val="16"/>
                <w:szCs w:val="16"/>
              </w:rPr>
            </w:pPr>
            <w:r w:rsidRPr="00C72BB6">
              <w:rPr>
                <w:rFonts w:ascii="Arial" w:hAnsi="Arial" w:cs="Arial"/>
                <w:sz w:val="16"/>
                <w:szCs w:val="16"/>
              </w:rPr>
              <w:t>100220,AP,170,Chapter08_WrongAnswer03,Content,ch8_q3_wa.wav,20,</w:t>
            </w:r>
          </w:p>
          <w:p w:rsidR="008126C9" w:rsidRPr="00C72BB6" w:rsidRDefault="008126C9" w:rsidP="008126C9">
            <w:pPr>
              <w:rPr>
                <w:rFonts w:ascii="Arial" w:hAnsi="Arial" w:cs="Arial"/>
                <w:sz w:val="16"/>
                <w:szCs w:val="16"/>
              </w:rPr>
            </w:pPr>
            <w:r w:rsidRPr="00C72BB6">
              <w:rPr>
                <w:rFonts w:ascii="Arial" w:hAnsi="Arial" w:cs="Arial"/>
                <w:sz w:val="16"/>
                <w:szCs w:val="16"/>
              </w:rPr>
              <w:t>100221,AP,170,Chapter08_Question04,Content,ch8_q4.wav,20,correctAnswer:1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100222,AP,170,Chapter08_CorrectAnswer04,Content,ch8_q4_ca.wav,20,</w:t>
            </w:r>
          </w:p>
          <w:p w:rsidR="008126C9" w:rsidRPr="00C72BB6" w:rsidRDefault="008126C9" w:rsidP="008126C9">
            <w:pPr>
              <w:rPr>
                <w:rFonts w:ascii="Arial" w:hAnsi="Arial" w:cs="Arial"/>
                <w:sz w:val="16"/>
                <w:szCs w:val="16"/>
              </w:rPr>
            </w:pPr>
            <w:r w:rsidRPr="00C72BB6">
              <w:rPr>
                <w:rFonts w:ascii="Arial" w:hAnsi="Arial" w:cs="Arial"/>
                <w:sz w:val="16"/>
                <w:szCs w:val="16"/>
              </w:rPr>
              <w:t>100223,AP,170,Chapter08_WrongAnswer04,Content,ch8_q4_wa.wav,20,</w:t>
            </w:r>
          </w:p>
          <w:p w:rsidR="008126C9" w:rsidRPr="00C72BB6" w:rsidRDefault="008126C9" w:rsidP="008126C9">
            <w:pPr>
              <w:rPr>
                <w:rFonts w:ascii="Arial" w:hAnsi="Arial" w:cs="Arial"/>
                <w:sz w:val="16"/>
                <w:szCs w:val="16"/>
              </w:rPr>
            </w:pPr>
            <w:r w:rsidRPr="00C72BB6">
              <w:rPr>
                <w:rFonts w:ascii="Arial" w:hAnsi="Arial" w:cs="Arial"/>
                <w:sz w:val="16"/>
                <w:szCs w:val="16"/>
              </w:rPr>
              <w:t>100224,AP,170,Chapter08_EndMenu,Content,ch8_end_op.wav,30,</w:t>
            </w:r>
          </w:p>
          <w:p w:rsidR="008126C9" w:rsidRPr="00C72BB6" w:rsidRDefault="008126C9" w:rsidP="008126C9">
            <w:pPr>
              <w:rPr>
                <w:rFonts w:ascii="Arial" w:hAnsi="Arial" w:cs="Arial"/>
                <w:sz w:val="16"/>
                <w:szCs w:val="16"/>
              </w:rPr>
            </w:pPr>
            <w:r w:rsidRPr="00C72BB6">
              <w:rPr>
                <w:rFonts w:ascii="Arial" w:hAnsi="Arial" w:cs="Arial"/>
                <w:sz w:val="16"/>
                <w:szCs w:val="16"/>
              </w:rPr>
              <w:t>100225,AP,170,Chapter08_Score00,Content,ch8_0ca.wav,20,</w:t>
            </w:r>
          </w:p>
          <w:p w:rsidR="008126C9" w:rsidRPr="00C72BB6" w:rsidRDefault="008126C9" w:rsidP="008126C9">
            <w:pPr>
              <w:rPr>
                <w:rFonts w:ascii="Arial" w:hAnsi="Arial" w:cs="Arial"/>
                <w:sz w:val="16"/>
                <w:szCs w:val="16"/>
              </w:rPr>
            </w:pPr>
            <w:r w:rsidRPr="00C72BB6">
              <w:rPr>
                <w:rFonts w:ascii="Arial" w:hAnsi="Arial" w:cs="Arial"/>
                <w:sz w:val="16"/>
                <w:szCs w:val="16"/>
              </w:rPr>
              <w:t>100226,AP,170,Chapter08_Score01,Content,ch8_1ca.wav,20,</w:t>
            </w:r>
          </w:p>
          <w:p w:rsidR="008126C9" w:rsidRPr="00C72BB6" w:rsidRDefault="008126C9" w:rsidP="008126C9">
            <w:pPr>
              <w:rPr>
                <w:rFonts w:ascii="Arial" w:hAnsi="Arial" w:cs="Arial"/>
                <w:sz w:val="16"/>
                <w:szCs w:val="16"/>
              </w:rPr>
            </w:pPr>
            <w:r w:rsidRPr="00C72BB6">
              <w:rPr>
                <w:rFonts w:ascii="Arial" w:hAnsi="Arial" w:cs="Arial"/>
                <w:sz w:val="16"/>
                <w:szCs w:val="16"/>
              </w:rPr>
              <w:t>100227,AP,170,Chapter08_Score02,Content,ch8_2ca.wav,20,</w:t>
            </w:r>
          </w:p>
          <w:p w:rsidR="008126C9" w:rsidRPr="00C72BB6" w:rsidRDefault="008126C9" w:rsidP="008126C9">
            <w:pPr>
              <w:rPr>
                <w:rFonts w:ascii="Arial" w:hAnsi="Arial" w:cs="Arial"/>
                <w:sz w:val="16"/>
                <w:szCs w:val="16"/>
              </w:rPr>
            </w:pPr>
            <w:r w:rsidRPr="00C72BB6">
              <w:rPr>
                <w:rFonts w:ascii="Arial" w:hAnsi="Arial" w:cs="Arial"/>
                <w:sz w:val="16"/>
                <w:szCs w:val="16"/>
              </w:rPr>
              <w:t>100228,AP,170,Chapter08_Score03,Content,ch8_3ca.wav,20,</w:t>
            </w:r>
          </w:p>
          <w:p w:rsidR="008126C9" w:rsidRPr="00C72BB6" w:rsidRDefault="008126C9" w:rsidP="008126C9">
            <w:pPr>
              <w:rPr>
                <w:rFonts w:ascii="Arial" w:hAnsi="Arial" w:cs="Arial"/>
                <w:sz w:val="16"/>
                <w:szCs w:val="16"/>
              </w:rPr>
            </w:pPr>
            <w:r w:rsidRPr="00C72BB6">
              <w:rPr>
                <w:rFonts w:ascii="Arial" w:hAnsi="Arial" w:cs="Arial"/>
                <w:sz w:val="16"/>
                <w:szCs w:val="16"/>
              </w:rPr>
              <w:t>100229,AP,170,Chapter08_Score04,Content,ch8_4ca.wav,20,</w:t>
            </w:r>
          </w:p>
          <w:p w:rsidR="008126C9" w:rsidRPr="00C72BB6" w:rsidRDefault="008126C9" w:rsidP="008126C9">
            <w:pPr>
              <w:rPr>
                <w:rFonts w:ascii="Arial" w:hAnsi="Arial" w:cs="Arial"/>
                <w:sz w:val="16"/>
                <w:szCs w:val="16"/>
              </w:rPr>
            </w:pPr>
            <w:r w:rsidRPr="00C72BB6">
              <w:rPr>
                <w:rFonts w:ascii="Arial" w:hAnsi="Arial" w:cs="Arial"/>
                <w:sz w:val="16"/>
                <w:szCs w:val="16"/>
              </w:rPr>
              <w:t>100230,AP,170,Chapter09_Lesson01,Content,ch9_l1.wav,150,</w:t>
            </w:r>
          </w:p>
          <w:p w:rsidR="008126C9" w:rsidRPr="00C72BB6" w:rsidRDefault="008126C9" w:rsidP="008126C9">
            <w:pPr>
              <w:rPr>
                <w:rFonts w:ascii="Arial" w:hAnsi="Arial" w:cs="Arial"/>
                <w:sz w:val="16"/>
                <w:szCs w:val="16"/>
              </w:rPr>
            </w:pPr>
            <w:r w:rsidRPr="00C72BB6">
              <w:rPr>
                <w:rFonts w:ascii="Arial" w:hAnsi="Arial" w:cs="Arial"/>
                <w:sz w:val="16"/>
                <w:szCs w:val="16"/>
              </w:rPr>
              <w:t>100231,AP,170,Chapter09_LessonEndMenu01,Content,ch9_l1_op.wav,20,</w:t>
            </w:r>
          </w:p>
          <w:p w:rsidR="008126C9" w:rsidRPr="00C72BB6" w:rsidRDefault="008126C9" w:rsidP="008126C9">
            <w:pPr>
              <w:rPr>
                <w:rFonts w:ascii="Arial" w:hAnsi="Arial" w:cs="Arial"/>
                <w:sz w:val="16"/>
                <w:szCs w:val="16"/>
              </w:rPr>
            </w:pPr>
            <w:r w:rsidRPr="00C72BB6">
              <w:rPr>
                <w:rFonts w:ascii="Arial" w:hAnsi="Arial" w:cs="Arial"/>
                <w:sz w:val="16"/>
                <w:szCs w:val="16"/>
              </w:rPr>
              <w:t>100232,AP,170,Chapter09_Lesson02,Content,ch9_l2.wav,150,</w:t>
            </w:r>
          </w:p>
          <w:p w:rsidR="008126C9" w:rsidRPr="00C72BB6" w:rsidRDefault="008126C9" w:rsidP="008126C9">
            <w:pPr>
              <w:rPr>
                <w:rFonts w:ascii="Arial" w:hAnsi="Arial" w:cs="Arial"/>
                <w:sz w:val="16"/>
                <w:szCs w:val="16"/>
              </w:rPr>
            </w:pPr>
            <w:r w:rsidRPr="00C72BB6">
              <w:rPr>
                <w:rFonts w:ascii="Arial" w:hAnsi="Arial" w:cs="Arial"/>
                <w:sz w:val="16"/>
                <w:szCs w:val="16"/>
              </w:rPr>
              <w:t>100233,AP,170,Chapter09_LessonEndMenu02,Content,ch9_l2_op.wav,20,</w:t>
            </w:r>
          </w:p>
          <w:p w:rsidR="008126C9" w:rsidRPr="00C72BB6" w:rsidRDefault="008126C9" w:rsidP="008126C9">
            <w:pPr>
              <w:rPr>
                <w:rFonts w:ascii="Arial" w:hAnsi="Arial" w:cs="Arial"/>
                <w:sz w:val="16"/>
                <w:szCs w:val="16"/>
              </w:rPr>
            </w:pPr>
            <w:r w:rsidRPr="00C72BB6">
              <w:rPr>
                <w:rFonts w:ascii="Arial" w:hAnsi="Arial" w:cs="Arial"/>
                <w:sz w:val="16"/>
                <w:szCs w:val="16"/>
              </w:rPr>
              <w:t>100234,AP,170,Chapter09_Lesson03,Content,ch9_l3.wav,150,</w:t>
            </w:r>
          </w:p>
          <w:p w:rsidR="008126C9" w:rsidRPr="00C72BB6" w:rsidRDefault="008126C9" w:rsidP="008126C9">
            <w:pPr>
              <w:rPr>
                <w:rFonts w:ascii="Arial" w:hAnsi="Arial" w:cs="Arial"/>
                <w:sz w:val="16"/>
                <w:szCs w:val="16"/>
              </w:rPr>
            </w:pPr>
            <w:r w:rsidRPr="00C72BB6">
              <w:rPr>
                <w:rFonts w:ascii="Arial" w:hAnsi="Arial" w:cs="Arial"/>
                <w:sz w:val="16"/>
                <w:szCs w:val="16"/>
              </w:rPr>
              <w:t>100235,AP,170,Chapter09_LessonEndMenu03,Content,ch9_l3_op.wav,20,</w:t>
            </w:r>
          </w:p>
          <w:p w:rsidR="008126C9" w:rsidRPr="00C72BB6" w:rsidRDefault="008126C9" w:rsidP="008126C9">
            <w:pPr>
              <w:rPr>
                <w:rFonts w:ascii="Arial" w:hAnsi="Arial" w:cs="Arial"/>
                <w:sz w:val="16"/>
                <w:szCs w:val="16"/>
              </w:rPr>
            </w:pPr>
            <w:r w:rsidRPr="00C72BB6">
              <w:rPr>
                <w:rFonts w:ascii="Arial" w:hAnsi="Arial" w:cs="Arial"/>
                <w:sz w:val="16"/>
                <w:szCs w:val="16"/>
              </w:rPr>
              <w:t>100236,AP,170,Chapter09_Lesson04,Content,ch9_l4.wav,150,</w:t>
            </w:r>
          </w:p>
          <w:p w:rsidR="008126C9" w:rsidRPr="00C72BB6" w:rsidRDefault="008126C9" w:rsidP="008126C9">
            <w:pPr>
              <w:rPr>
                <w:rFonts w:ascii="Arial" w:hAnsi="Arial" w:cs="Arial"/>
                <w:sz w:val="16"/>
                <w:szCs w:val="16"/>
              </w:rPr>
            </w:pPr>
            <w:r w:rsidRPr="00C72BB6">
              <w:rPr>
                <w:rFonts w:ascii="Arial" w:hAnsi="Arial" w:cs="Arial"/>
                <w:sz w:val="16"/>
                <w:szCs w:val="16"/>
              </w:rPr>
              <w:t>100237,AP,170,Chapter09_LessonEndMenu04,Content,ch9_l4_op.wav,30,</w:t>
            </w:r>
          </w:p>
          <w:p w:rsidR="008126C9" w:rsidRPr="00C72BB6" w:rsidRDefault="008126C9" w:rsidP="008126C9">
            <w:pPr>
              <w:rPr>
                <w:rFonts w:ascii="Arial" w:hAnsi="Arial" w:cs="Arial"/>
                <w:sz w:val="16"/>
                <w:szCs w:val="16"/>
              </w:rPr>
            </w:pPr>
            <w:r w:rsidRPr="00C72BB6">
              <w:rPr>
                <w:rFonts w:ascii="Arial" w:hAnsi="Arial" w:cs="Arial"/>
                <w:sz w:val="16"/>
                <w:szCs w:val="16"/>
              </w:rPr>
              <w:t>100238,AP,170,Chapter09_QuizHeader,Content,ch9_qp.wav,40,</w:t>
            </w:r>
          </w:p>
          <w:p w:rsidR="008126C9" w:rsidRPr="00C72BB6" w:rsidRDefault="008126C9" w:rsidP="008126C9">
            <w:pPr>
              <w:rPr>
                <w:rFonts w:ascii="Arial" w:hAnsi="Arial" w:cs="Arial"/>
                <w:sz w:val="16"/>
                <w:szCs w:val="16"/>
              </w:rPr>
            </w:pPr>
            <w:r w:rsidRPr="00C72BB6">
              <w:rPr>
                <w:rFonts w:ascii="Arial" w:hAnsi="Arial" w:cs="Arial"/>
                <w:sz w:val="16"/>
                <w:szCs w:val="16"/>
              </w:rPr>
              <w:t>100239,AP,170,Chapter09_Question01 ,Content,ch9_q1.wav,20,correctAnswer:2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100240,AP,170,Chapter09_CorrectAnswer01,Content,ch9_q1_ca.wav,20,</w:t>
            </w:r>
          </w:p>
          <w:p w:rsidR="008126C9" w:rsidRPr="00C72BB6" w:rsidRDefault="008126C9" w:rsidP="008126C9">
            <w:pPr>
              <w:rPr>
                <w:rFonts w:ascii="Arial" w:hAnsi="Arial" w:cs="Arial"/>
                <w:sz w:val="16"/>
                <w:szCs w:val="16"/>
              </w:rPr>
            </w:pPr>
            <w:r w:rsidRPr="00C72BB6">
              <w:rPr>
                <w:rFonts w:ascii="Arial" w:hAnsi="Arial" w:cs="Arial"/>
                <w:sz w:val="16"/>
                <w:szCs w:val="16"/>
              </w:rPr>
              <w:t>100241,AP,170,Chapter09_WrongAnswer01,Content,ch9_q1_wa.wav,20,</w:t>
            </w:r>
          </w:p>
          <w:p w:rsidR="008126C9" w:rsidRPr="00C72BB6" w:rsidRDefault="008126C9" w:rsidP="008126C9">
            <w:pPr>
              <w:rPr>
                <w:rFonts w:ascii="Arial" w:hAnsi="Arial" w:cs="Arial"/>
                <w:sz w:val="16"/>
                <w:szCs w:val="16"/>
              </w:rPr>
            </w:pPr>
            <w:r w:rsidRPr="00C72BB6">
              <w:rPr>
                <w:rFonts w:ascii="Arial" w:hAnsi="Arial" w:cs="Arial"/>
                <w:sz w:val="16"/>
                <w:szCs w:val="16"/>
              </w:rPr>
              <w:t>100242,AP,170,Chapter09_Question02 ,Content,ch9_q2.wav,20,correctAnswer:1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100243,AP,170,Chapter09_CorrectAnswer02,Content,ch9_q2_ca.wav,20,</w:t>
            </w:r>
          </w:p>
          <w:p w:rsidR="008126C9" w:rsidRPr="00C72BB6" w:rsidRDefault="008126C9" w:rsidP="008126C9">
            <w:pPr>
              <w:rPr>
                <w:rFonts w:ascii="Arial" w:hAnsi="Arial" w:cs="Arial"/>
                <w:sz w:val="16"/>
                <w:szCs w:val="16"/>
              </w:rPr>
            </w:pPr>
            <w:r w:rsidRPr="00C72BB6">
              <w:rPr>
                <w:rFonts w:ascii="Arial" w:hAnsi="Arial" w:cs="Arial"/>
                <w:sz w:val="16"/>
                <w:szCs w:val="16"/>
              </w:rPr>
              <w:t>100244,AP,170,Chapter09_WrongAnswer02,Content,ch9_q2_wa.wav,20,</w:t>
            </w:r>
          </w:p>
          <w:p w:rsidR="008126C9" w:rsidRPr="00C72BB6" w:rsidRDefault="008126C9" w:rsidP="008126C9">
            <w:pPr>
              <w:rPr>
                <w:rFonts w:ascii="Arial" w:hAnsi="Arial" w:cs="Arial"/>
                <w:sz w:val="16"/>
                <w:szCs w:val="16"/>
              </w:rPr>
            </w:pPr>
            <w:r w:rsidRPr="00C72BB6">
              <w:rPr>
                <w:rFonts w:ascii="Arial" w:hAnsi="Arial" w:cs="Arial"/>
                <w:sz w:val="16"/>
                <w:szCs w:val="16"/>
              </w:rPr>
              <w:t>100245,AP,170,Chapter09_Question03,Content,ch9_q3.wav,20,correctAnswer:1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100246,AP,170,Chapter09_CorrectAnswer03,Content,ch9_q3_ca.wav,20,</w:t>
            </w:r>
          </w:p>
          <w:p w:rsidR="008126C9" w:rsidRPr="00C72BB6" w:rsidRDefault="008126C9" w:rsidP="008126C9">
            <w:pPr>
              <w:rPr>
                <w:rFonts w:ascii="Arial" w:hAnsi="Arial" w:cs="Arial"/>
                <w:sz w:val="16"/>
                <w:szCs w:val="16"/>
              </w:rPr>
            </w:pPr>
            <w:r w:rsidRPr="00C72BB6">
              <w:rPr>
                <w:rFonts w:ascii="Arial" w:hAnsi="Arial" w:cs="Arial"/>
                <w:sz w:val="16"/>
                <w:szCs w:val="16"/>
              </w:rPr>
              <w:t>100247,AP,170,Chapter09_WrongAnswer03,Content,ch9_q3_wa.wav,20,</w:t>
            </w:r>
          </w:p>
          <w:p w:rsidR="008126C9" w:rsidRPr="00C72BB6" w:rsidRDefault="008126C9" w:rsidP="008126C9">
            <w:pPr>
              <w:rPr>
                <w:rFonts w:ascii="Arial" w:hAnsi="Arial" w:cs="Arial"/>
                <w:sz w:val="16"/>
                <w:szCs w:val="16"/>
              </w:rPr>
            </w:pPr>
            <w:r w:rsidRPr="00C72BB6">
              <w:rPr>
                <w:rFonts w:ascii="Arial" w:hAnsi="Arial" w:cs="Arial"/>
                <w:sz w:val="16"/>
                <w:szCs w:val="16"/>
              </w:rPr>
              <w:t>100248,AP,170,Chapter09_Question04,Content,ch9_q4.wav,20,correctAnswer:1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100249,AP,170,Chapter09_CorrectAnswer04,Content,ch9_q4_ca.wav,20,</w:t>
            </w:r>
          </w:p>
          <w:p w:rsidR="008126C9" w:rsidRPr="00C72BB6" w:rsidRDefault="008126C9" w:rsidP="008126C9">
            <w:pPr>
              <w:rPr>
                <w:rFonts w:ascii="Arial" w:hAnsi="Arial" w:cs="Arial"/>
                <w:sz w:val="16"/>
                <w:szCs w:val="16"/>
              </w:rPr>
            </w:pPr>
            <w:r w:rsidRPr="00C72BB6">
              <w:rPr>
                <w:rFonts w:ascii="Arial" w:hAnsi="Arial" w:cs="Arial"/>
                <w:sz w:val="16"/>
                <w:szCs w:val="16"/>
              </w:rPr>
              <w:t>100250,AP,170,Chapter09_WrongAnswer04,Content,ch9_q4_wa.wav,20,</w:t>
            </w:r>
          </w:p>
          <w:p w:rsidR="008126C9" w:rsidRPr="00C72BB6" w:rsidRDefault="008126C9" w:rsidP="008126C9">
            <w:pPr>
              <w:rPr>
                <w:rFonts w:ascii="Arial" w:hAnsi="Arial" w:cs="Arial"/>
                <w:sz w:val="16"/>
                <w:szCs w:val="16"/>
              </w:rPr>
            </w:pPr>
            <w:r w:rsidRPr="00C72BB6">
              <w:rPr>
                <w:rFonts w:ascii="Arial" w:hAnsi="Arial" w:cs="Arial"/>
                <w:sz w:val="16"/>
                <w:szCs w:val="16"/>
              </w:rPr>
              <w:t>100251,AP,170,Chapter09_EndMenu,Content,ch9_end_op.wav,30,</w:t>
            </w:r>
          </w:p>
          <w:p w:rsidR="008126C9" w:rsidRPr="00C72BB6" w:rsidRDefault="008126C9" w:rsidP="008126C9">
            <w:pPr>
              <w:rPr>
                <w:rFonts w:ascii="Arial" w:hAnsi="Arial" w:cs="Arial"/>
                <w:sz w:val="16"/>
                <w:szCs w:val="16"/>
              </w:rPr>
            </w:pPr>
            <w:r w:rsidRPr="00C72BB6">
              <w:rPr>
                <w:rFonts w:ascii="Arial" w:hAnsi="Arial" w:cs="Arial"/>
                <w:sz w:val="16"/>
                <w:szCs w:val="16"/>
              </w:rPr>
              <w:t>100252,AP,170,Chapter09_Score00,Content,ch9_0ca.wav,20,</w:t>
            </w:r>
          </w:p>
          <w:p w:rsidR="008126C9" w:rsidRPr="00C72BB6" w:rsidRDefault="008126C9" w:rsidP="008126C9">
            <w:pPr>
              <w:rPr>
                <w:rFonts w:ascii="Arial" w:hAnsi="Arial" w:cs="Arial"/>
                <w:sz w:val="16"/>
                <w:szCs w:val="16"/>
              </w:rPr>
            </w:pPr>
            <w:r w:rsidRPr="00C72BB6">
              <w:rPr>
                <w:rFonts w:ascii="Arial" w:hAnsi="Arial" w:cs="Arial"/>
                <w:sz w:val="16"/>
                <w:szCs w:val="16"/>
              </w:rPr>
              <w:t>100253,AP,170,Chapter09_Score01,Content,ch9_1ca.wav,20,</w:t>
            </w:r>
          </w:p>
          <w:p w:rsidR="008126C9" w:rsidRPr="00C72BB6" w:rsidRDefault="008126C9" w:rsidP="008126C9">
            <w:pPr>
              <w:rPr>
                <w:rFonts w:ascii="Arial" w:hAnsi="Arial" w:cs="Arial"/>
                <w:sz w:val="16"/>
                <w:szCs w:val="16"/>
              </w:rPr>
            </w:pPr>
            <w:r w:rsidRPr="00C72BB6">
              <w:rPr>
                <w:rFonts w:ascii="Arial" w:hAnsi="Arial" w:cs="Arial"/>
                <w:sz w:val="16"/>
                <w:szCs w:val="16"/>
              </w:rPr>
              <w:t>100254,AP,170,Chapter09_Score02,Content,ch9_2ca.wav,20,</w:t>
            </w:r>
          </w:p>
          <w:p w:rsidR="008126C9" w:rsidRPr="00C72BB6" w:rsidRDefault="008126C9" w:rsidP="008126C9">
            <w:pPr>
              <w:rPr>
                <w:rFonts w:ascii="Arial" w:hAnsi="Arial" w:cs="Arial"/>
                <w:sz w:val="16"/>
                <w:szCs w:val="16"/>
              </w:rPr>
            </w:pPr>
            <w:r w:rsidRPr="00C72BB6">
              <w:rPr>
                <w:rFonts w:ascii="Arial" w:hAnsi="Arial" w:cs="Arial"/>
                <w:sz w:val="16"/>
                <w:szCs w:val="16"/>
              </w:rPr>
              <w:t>100255,AP,170,Chapter09_Score03,Content,ch9_3ca.wav,20,</w:t>
            </w:r>
          </w:p>
          <w:p w:rsidR="008126C9" w:rsidRPr="00C72BB6" w:rsidRDefault="008126C9" w:rsidP="008126C9">
            <w:pPr>
              <w:rPr>
                <w:rFonts w:ascii="Arial" w:hAnsi="Arial" w:cs="Arial"/>
                <w:sz w:val="16"/>
                <w:szCs w:val="16"/>
              </w:rPr>
            </w:pPr>
            <w:r w:rsidRPr="00C72BB6">
              <w:rPr>
                <w:rFonts w:ascii="Arial" w:hAnsi="Arial" w:cs="Arial"/>
                <w:sz w:val="16"/>
                <w:szCs w:val="16"/>
              </w:rPr>
              <w:t>100256,AP,170,Chapter09_Score04,Content,ch9_4ca.wav,20,</w:t>
            </w:r>
          </w:p>
          <w:p w:rsidR="008126C9" w:rsidRPr="00C72BB6" w:rsidRDefault="008126C9" w:rsidP="008126C9">
            <w:pPr>
              <w:rPr>
                <w:rFonts w:ascii="Arial" w:hAnsi="Arial" w:cs="Arial"/>
                <w:sz w:val="16"/>
                <w:szCs w:val="16"/>
              </w:rPr>
            </w:pPr>
            <w:r w:rsidRPr="00C72BB6">
              <w:rPr>
                <w:rFonts w:ascii="Arial" w:hAnsi="Arial" w:cs="Arial"/>
                <w:sz w:val="16"/>
                <w:szCs w:val="16"/>
              </w:rPr>
              <w:t>100257,AP,170,Chapter10_Lesson01,Content,ch10_l1.wav,150,</w:t>
            </w:r>
          </w:p>
          <w:p w:rsidR="008126C9" w:rsidRPr="00C72BB6" w:rsidRDefault="008126C9" w:rsidP="008126C9">
            <w:pPr>
              <w:rPr>
                <w:rFonts w:ascii="Arial" w:hAnsi="Arial" w:cs="Arial"/>
                <w:sz w:val="16"/>
                <w:szCs w:val="16"/>
              </w:rPr>
            </w:pPr>
            <w:r w:rsidRPr="00C72BB6">
              <w:rPr>
                <w:rFonts w:ascii="Arial" w:hAnsi="Arial" w:cs="Arial"/>
                <w:sz w:val="16"/>
                <w:szCs w:val="16"/>
              </w:rPr>
              <w:t>100258,AP,170,Chapter10_LessonEndMenu01,Content,ch10_l1_op.wav,20,</w:t>
            </w:r>
          </w:p>
          <w:p w:rsidR="008126C9" w:rsidRPr="00C72BB6" w:rsidRDefault="008126C9" w:rsidP="008126C9">
            <w:pPr>
              <w:rPr>
                <w:rFonts w:ascii="Arial" w:hAnsi="Arial" w:cs="Arial"/>
                <w:sz w:val="16"/>
                <w:szCs w:val="16"/>
              </w:rPr>
            </w:pPr>
            <w:r w:rsidRPr="00C72BB6">
              <w:rPr>
                <w:rFonts w:ascii="Arial" w:hAnsi="Arial" w:cs="Arial"/>
                <w:sz w:val="16"/>
                <w:szCs w:val="16"/>
              </w:rPr>
              <w:t>100259,AP,170,Chapter10_Lesson02,Content,ch10_l2.wav,150,</w:t>
            </w:r>
          </w:p>
          <w:p w:rsidR="008126C9" w:rsidRPr="00C72BB6" w:rsidRDefault="008126C9" w:rsidP="008126C9">
            <w:pPr>
              <w:rPr>
                <w:rFonts w:ascii="Arial" w:hAnsi="Arial" w:cs="Arial"/>
                <w:sz w:val="16"/>
                <w:szCs w:val="16"/>
              </w:rPr>
            </w:pPr>
            <w:r w:rsidRPr="00C72BB6">
              <w:rPr>
                <w:rFonts w:ascii="Arial" w:hAnsi="Arial" w:cs="Arial"/>
                <w:sz w:val="16"/>
                <w:szCs w:val="16"/>
              </w:rPr>
              <w:t>100260,AP,170,Chapter10_LessonEndMenu02,Content,ch10_l2_op.wav,20,</w:t>
            </w:r>
          </w:p>
          <w:p w:rsidR="008126C9" w:rsidRPr="00C72BB6" w:rsidRDefault="008126C9" w:rsidP="008126C9">
            <w:pPr>
              <w:rPr>
                <w:rFonts w:ascii="Arial" w:hAnsi="Arial" w:cs="Arial"/>
                <w:sz w:val="16"/>
                <w:szCs w:val="16"/>
              </w:rPr>
            </w:pPr>
            <w:r w:rsidRPr="00C72BB6">
              <w:rPr>
                <w:rFonts w:ascii="Arial" w:hAnsi="Arial" w:cs="Arial"/>
                <w:sz w:val="16"/>
                <w:szCs w:val="16"/>
              </w:rPr>
              <w:t>100261,AP,170,Chapter10_Lesson03,Content,ch10_l3.wav,150,</w:t>
            </w:r>
          </w:p>
          <w:p w:rsidR="008126C9" w:rsidRPr="00C72BB6" w:rsidRDefault="008126C9" w:rsidP="008126C9">
            <w:pPr>
              <w:rPr>
                <w:rFonts w:ascii="Arial" w:hAnsi="Arial" w:cs="Arial"/>
                <w:sz w:val="16"/>
                <w:szCs w:val="16"/>
              </w:rPr>
            </w:pPr>
            <w:r w:rsidRPr="00C72BB6">
              <w:rPr>
                <w:rFonts w:ascii="Arial" w:hAnsi="Arial" w:cs="Arial"/>
                <w:sz w:val="16"/>
                <w:szCs w:val="16"/>
              </w:rPr>
              <w:t>100262,AP,170,Chapter10_LessonEndMenu03,Content,ch10_l3_op.wav,20,</w:t>
            </w:r>
          </w:p>
          <w:p w:rsidR="008126C9" w:rsidRPr="00C72BB6" w:rsidRDefault="008126C9" w:rsidP="008126C9">
            <w:pPr>
              <w:rPr>
                <w:rFonts w:ascii="Arial" w:hAnsi="Arial" w:cs="Arial"/>
                <w:sz w:val="16"/>
                <w:szCs w:val="16"/>
              </w:rPr>
            </w:pPr>
            <w:r w:rsidRPr="00C72BB6">
              <w:rPr>
                <w:rFonts w:ascii="Arial" w:hAnsi="Arial" w:cs="Arial"/>
                <w:sz w:val="16"/>
                <w:szCs w:val="16"/>
              </w:rPr>
              <w:t>100263,AP,170,Chapter10_Lesson04,Content,ch10_l4.wav,150,</w:t>
            </w:r>
          </w:p>
          <w:p w:rsidR="008126C9" w:rsidRPr="00C72BB6" w:rsidRDefault="008126C9" w:rsidP="008126C9">
            <w:pPr>
              <w:rPr>
                <w:rFonts w:ascii="Arial" w:hAnsi="Arial" w:cs="Arial"/>
                <w:sz w:val="16"/>
                <w:szCs w:val="16"/>
              </w:rPr>
            </w:pPr>
            <w:r w:rsidRPr="00C72BB6">
              <w:rPr>
                <w:rFonts w:ascii="Arial" w:hAnsi="Arial" w:cs="Arial"/>
                <w:sz w:val="16"/>
                <w:szCs w:val="16"/>
              </w:rPr>
              <w:t>100264,AP,170,Chapter10_LessonEndMenu04,Content,ch10_l4_op.wav,30,</w:t>
            </w:r>
          </w:p>
          <w:p w:rsidR="008126C9" w:rsidRPr="00C72BB6" w:rsidRDefault="008126C9" w:rsidP="008126C9">
            <w:pPr>
              <w:rPr>
                <w:rFonts w:ascii="Arial" w:hAnsi="Arial" w:cs="Arial"/>
                <w:sz w:val="16"/>
                <w:szCs w:val="16"/>
              </w:rPr>
            </w:pPr>
            <w:r w:rsidRPr="00C72BB6">
              <w:rPr>
                <w:rFonts w:ascii="Arial" w:hAnsi="Arial" w:cs="Arial"/>
                <w:sz w:val="16"/>
                <w:szCs w:val="16"/>
              </w:rPr>
              <w:t>100265,AP,170,Chapter10_QuizHeader,Content,ch10_qp.wav,40,</w:t>
            </w:r>
          </w:p>
          <w:p w:rsidR="008126C9" w:rsidRPr="00C72BB6" w:rsidRDefault="008126C9" w:rsidP="008126C9">
            <w:pPr>
              <w:rPr>
                <w:rFonts w:ascii="Arial" w:hAnsi="Arial" w:cs="Arial"/>
                <w:sz w:val="16"/>
                <w:szCs w:val="16"/>
              </w:rPr>
            </w:pPr>
            <w:r w:rsidRPr="00C72BB6">
              <w:rPr>
                <w:rFonts w:ascii="Arial" w:hAnsi="Arial" w:cs="Arial"/>
                <w:sz w:val="16"/>
                <w:szCs w:val="16"/>
              </w:rPr>
              <w:t>100266,AP,170,Chapter10_Question01 ,Content,ch10_q1.wav,20,correctAnswer:2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100267,AP,170,Chapter10_CorrectAnswer01,Content,ch10_q1_ca.wav,20,</w:t>
            </w:r>
          </w:p>
          <w:p w:rsidR="008126C9" w:rsidRPr="00C72BB6" w:rsidRDefault="008126C9" w:rsidP="008126C9">
            <w:pPr>
              <w:rPr>
                <w:rFonts w:ascii="Arial" w:hAnsi="Arial" w:cs="Arial"/>
                <w:sz w:val="16"/>
                <w:szCs w:val="16"/>
              </w:rPr>
            </w:pPr>
            <w:r w:rsidRPr="00C72BB6">
              <w:rPr>
                <w:rFonts w:ascii="Arial" w:hAnsi="Arial" w:cs="Arial"/>
                <w:sz w:val="16"/>
                <w:szCs w:val="16"/>
              </w:rPr>
              <w:t>100268,AP,170,Chapter10_WrongAnswer01,Content,ch10_q1_wa.wav,20,</w:t>
            </w:r>
          </w:p>
          <w:p w:rsidR="008126C9" w:rsidRPr="00C72BB6" w:rsidRDefault="008126C9" w:rsidP="008126C9">
            <w:pPr>
              <w:rPr>
                <w:rFonts w:ascii="Arial" w:hAnsi="Arial" w:cs="Arial"/>
                <w:sz w:val="16"/>
                <w:szCs w:val="16"/>
              </w:rPr>
            </w:pPr>
            <w:r w:rsidRPr="00C72BB6">
              <w:rPr>
                <w:rFonts w:ascii="Arial" w:hAnsi="Arial" w:cs="Arial"/>
                <w:sz w:val="16"/>
                <w:szCs w:val="16"/>
              </w:rPr>
              <w:t>100269,AP,170,Chapter10_Question02 ,Content,ch10_q2.wav,20,correctAnswer:1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100270,AP,170,Chapter10_CorrectAnswer02,Content,ch10_q2_ca.wav,20,</w:t>
            </w:r>
          </w:p>
          <w:p w:rsidR="008126C9" w:rsidRPr="00C72BB6" w:rsidRDefault="008126C9" w:rsidP="008126C9">
            <w:pPr>
              <w:rPr>
                <w:rFonts w:ascii="Arial" w:hAnsi="Arial" w:cs="Arial"/>
                <w:sz w:val="16"/>
                <w:szCs w:val="16"/>
              </w:rPr>
            </w:pPr>
            <w:r w:rsidRPr="00C72BB6">
              <w:rPr>
                <w:rFonts w:ascii="Arial" w:hAnsi="Arial" w:cs="Arial"/>
                <w:sz w:val="16"/>
                <w:szCs w:val="16"/>
              </w:rPr>
              <w:t>100271,AP,170,Chapter10_WrongAnswer02,Content,ch10_q2_wa.wav,20,</w:t>
            </w:r>
          </w:p>
          <w:p w:rsidR="008126C9" w:rsidRPr="00C72BB6" w:rsidRDefault="008126C9" w:rsidP="008126C9">
            <w:pPr>
              <w:rPr>
                <w:rFonts w:ascii="Arial" w:hAnsi="Arial" w:cs="Arial"/>
                <w:sz w:val="16"/>
                <w:szCs w:val="16"/>
              </w:rPr>
            </w:pPr>
            <w:r w:rsidRPr="00C72BB6">
              <w:rPr>
                <w:rFonts w:ascii="Arial" w:hAnsi="Arial" w:cs="Arial"/>
                <w:sz w:val="16"/>
                <w:szCs w:val="16"/>
              </w:rPr>
              <w:t>100272,AP,170,Chapter10_Question03,Content,ch10_q3.wav,20,correctAnswer:1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100273,AP,170,Chapter10_CorrectAnswer03,Content,ch10_q3_ca.wav,20,</w:t>
            </w:r>
          </w:p>
          <w:p w:rsidR="008126C9" w:rsidRPr="00C72BB6" w:rsidRDefault="008126C9" w:rsidP="008126C9">
            <w:pPr>
              <w:rPr>
                <w:rFonts w:ascii="Arial" w:hAnsi="Arial" w:cs="Arial"/>
                <w:sz w:val="16"/>
                <w:szCs w:val="16"/>
              </w:rPr>
            </w:pPr>
            <w:r w:rsidRPr="00C72BB6">
              <w:rPr>
                <w:rFonts w:ascii="Arial" w:hAnsi="Arial" w:cs="Arial"/>
                <w:sz w:val="16"/>
                <w:szCs w:val="16"/>
              </w:rPr>
              <w:t>100274,AP,170,Chapter10_WrongAnswer03,Content,ch10_q3_wa.wav,20,</w:t>
            </w:r>
          </w:p>
          <w:p w:rsidR="008126C9" w:rsidRPr="00C72BB6" w:rsidRDefault="008126C9" w:rsidP="008126C9">
            <w:pPr>
              <w:rPr>
                <w:rFonts w:ascii="Arial" w:hAnsi="Arial" w:cs="Arial"/>
                <w:sz w:val="16"/>
                <w:szCs w:val="16"/>
              </w:rPr>
            </w:pPr>
            <w:r w:rsidRPr="00C72BB6">
              <w:rPr>
                <w:rFonts w:ascii="Arial" w:hAnsi="Arial" w:cs="Arial"/>
                <w:sz w:val="16"/>
                <w:szCs w:val="16"/>
              </w:rPr>
              <w:t>100275,AP,170,Chapter10_Question04,Content,ch10_q4.wav,20,correctAnswer:1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100276,AP,170,Chapter10_CorrectAnswer04,Content,ch10_q4_ca.wav,20,</w:t>
            </w:r>
          </w:p>
          <w:p w:rsidR="008126C9" w:rsidRPr="00C72BB6" w:rsidRDefault="008126C9" w:rsidP="008126C9">
            <w:pPr>
              <w:rPr>
                <w:rFonts w:ascii="Arial" w:hAnsi="Arial" w:cs="Arial"/>
                <w:sz w:val="16"/>
                <w:szCs w:val="16"/>
              </w:rPr>
            </w:pPr>
            <w:r w:rsidRPr="00C72BB6">
              <w:rPr>
                <w:rFonts w:ascii="Arial" w:hAnsi="Arial" w:cs="Arial"/>
                <w:sz w:val="16"/>
                <w:szCs w:val="16"/>
              </w:rPr>
              <w:t>100277,AP,170,Chapter10_WrongAnswer04,Content,ch10_q4_wa.wav,20,</w:t>
            </w:r>
          </w:p>
          <w:p w:rsidR="008126C9" w:rsidRPr="00C72BB6" w:rsidRDefault="008126C9" w:rsidP="008126C9">
            <w:pPr>
              <w:rPr>
                <w:rFonts w:ascii="Arial" w:hAnsi="Arial" w:cs="Arial"/>
                <w:sz w:val="16"/>
                <w:szCs w:val="16"/>
              </w:rPr>
            </w:pPr>
            <w:r w:rsidRPr="00C72BB6">
              <w:rPr>
                <w:rFonts w:ascii="Arial" w:hAnsi="Arial" w:cs="Arial"/>
                <w:sz w:val="16"/>
                <w:szCs w:val="16"/>
              </w:rPr>
              <w:t>100278,AP,170,Chapter10_EndMenu,Content,ch10_end_op.wav,30,</w:t>
            </w:r>
          </w:p>
          <w:p w:rsidR="008126C9" w:rsidRPr="00C72BB6" w:rsidRDefault="008126C9" w:rsidP="008126C9">
            <w:pPr>
              <w:rPr>
                <w:rFonts w:ascii="Arial" w:hAnsi="Arial" w:cs="Arial"/>
                <w:sz w:val="16"/>
                <w:szCs w:val="16"/>
              </w:rPr>
            </w:pPr>
            <w:r w:rsidRPr="00C72BB6">
              <w:rPr>
                <w:rFonts w:ascii="Arial" w:hAnsi="Arial" w:cs="Arial"/>
                <w:sz w:val="16"/>
                <w:szCs w:val="16"/>
              </w:rPr>
              <w:t>100279,AP,170,Chapter10_Score00,Content,ch10_0ca.wav,20,</w:t>
            </w:r>
          </w:p>
          <w:p w:rsidR="008126C9" w:rsidRPr="00C72BB6" w:rsidRDefault="008126C9" w:rsidP="008126C9">
            <w:pPr>
              <w:rPr>
                <w:rFonts w:ascii="Arial" w:hAnsi="Arial" w:cs="Arial"/>
                <w:sz w:val="16"/>
                <w:szCs w:val="16"/>
              </w:rPr>
            </w:pPr>
            <w:r w:rsidRPr="00C72BB6">
              <w:rPr>
                <w:rFonts w:ascii="Arial" w:hAnsi="Arial" w:cs="Arial"/>
                <w:sz w:val="16"/>
                <w:szCs w:val="16"/>
              </w:rPr>
              <w:t>100280,AP,170,Chapter10_Score01,Content,ch10_1ca.wav,20,</w:t>
            </w:r>
          </w:p>
          <w:p w:rsidR="008126C9" w:rsidRPr="00C72BB6" w:rsidRDefault="008126C9" w:rsidP="008126C9">
            <w:pPr>
              <w:rPr>
                <w:rFonts w:ascii="Arial" w:hAnsi="Arial" w:cs="Arial"/>
                <w:sz w:val="16"/>
                <w:szCs w:val="16"/>
              </w:rPr>
            </w:pPr>
            <w:r w:rsidRPr="00C72BB6">
              <w:rPr>
                <w:rFonts w:ascii="Arial" w:hAnsi="Arial" w:cs="Arial"/>
                <w:sz w:val="16"/>
                <w:szCs w:val="16"/>
              </w:rPr>
              <w:t>100281,AP,170,Chapter10_Score02,Content,ch10_2ca.wav,20,</w:t>
            </w:r>
          </w:p>
          <w:p w:rsidR="008126C9" w:rsidRPr="00C72BB6" w:rsidRDefault="008126C9" w:rsidP="008126C9">
            <w:pPr>
              <w:rPr>
                <w:rFonts w:ascii="Arial" w:hAnsi="Arial" w:cs="Arial"/>
                <w:sz w:val="16"/>
                <w:szCs w:val="16"/>
              </w:rPr>
            </w:pPr>
            <w:r w:rsidRPr="00C72BB6">
              <w:rPr>
                <w:rFonts w:ascii="Arial" w:hAnsi="Arial" w:cs="Arial"/>
                <w:sz w:val="16"/>
                <w:szCs w:val="16"/>
              </w:rPr>
              <w:t>100282,AP,170,Chapter10_Score03,Content,ch10_3ca.wav,20,</w:t>
            </w:r>
          </w:p>
          <w:p w:rsidR="008126C9" w:rsidRPr="00C72BB6" w:rsidRDefault="008126C9" w:rsidP="008126C9">
            <w:pPr>
              <w:rPr>
                <w:rFonts w:ascii="Arial" w:hAnsi="Arial" w:cs="Arial"/>
                <w:sz w:val="16"/>
                <w:szCs w:val="16"/>
              </w:rPr>
            </w:pPr>
            <w:r w:rsidRPr="00C72BB6">
              <w:rPr>
                <w:rFonts w:ascii="Arial" w:hAnsi="Arial" w:cs="Arial"/>
                <w:sz w:val="16"/>
                <w:szCs w:val="16"/>
              </w:rPr>
              <w:t>100283,AP,170,Chapter10_Score04,Content,ch10_4ca.wav,20,</w:t>
            </w:r>
          </w:p>
          <w:p w:rsidR="008126C9" w:rsidRPr="00C72BB6" w:rsidRDefault="008126C9" w:rsidP="008126C9">
            <w:pPr>
              <w:rPr>
                <w:rFonts w:ascii="Arial" w:hAnsi="Arial" w:cs="Arial"/>
                <w:sz w:val="16"/>
                <w:szCs w:val="16"/>
              </w:rPr>
            </w:pPr>
            <w:r w:rsidRPr="00C72BB6">
              <w:rPr>
                <w:rFonts w:ascii="Arial" w:hAnsi="Arial" w:cs="Arial"/>
                <w:sz w:val="16"/>
                <w:szCs w:val="16"/>
              </w:rPr>
              <w:t>100284,AP,170,Chapter11_Lesson01,Content,ch11_l1.wav,150,</w:t>
            </w:r>
          </w:p>
          <w:p w:rsidR="008126C9" w:rsidRPr="00C72BB6" w:rsidRDefault="008126C9" w:rsidP="008126C9">
            <w:pPr>
              <w:rPr>
                <w:rFonts w:ascii="Arial" w:hAnsi="Arial" w:cs="Arial"/>
                <w:sz w:val="16"/>
                <w:szCs w:val="16"/>
              </w:rPr>
            </w:pPr>
            <w:r w:rsidRPr="00C72BB6">
              <w:rPr>
                <w:rFonts w:ascii="Arial" w:hAnsi="Arial" w:cs="Arial"/>
                <w:sz w:val="16"/>
                <w:szCs w:val="16"/>
              </w:rPr>
              <w:t>100285,AP,170,Chapter11_LessonEndMenu01,Content,ch11_l1_op.wav,20,</w:t>
            </w:r>
          </w:p>
          <w:p w:rsidR="008126C9" w:rsidRPr="00C72BB6" w:rsidRDefault="008126C9" w:rsidP="008126C9">
            <w:pPr>
              <w:rPr>
                <w:rFonts w:ascii="Arial" w:hAnsi="Arial" w:cs="Arial"/>
                <w:sz w:val="16"/>
                <w:szCs w:val="16"/>
              </w:rPr>
            </w:pPr>
            <w:r w:rsidRPr="00C72BB6">
              <w:rPr>
                <w:rFonts w:ascii="Arial" w:hAnsi="Arial" w:cs="Arial"/>
                <w:sz w:val="16"/>
                <w:szCs w:val="16"/>
              </w:rPr>
              <w:t>100286,AP,170,Chapter11_Lesson02,Content,ch11_l2.wav,150,</w:t>
            </w:r>
          </w:p>
          <w:p w:rsidR="008126C9" w:rsidRPr="00C72BB6" w:rsidRDefault="008126C9" w:rsidP="008126C9">
            <w:pPr>
              <w:rPr>
                <w:rFonts w:ascii="Arial" w:hAnsi="Arial" w:cs="Arial"/>
                <w:sz w:val="16"/>
                <w:szCs w:val="16"/>
              </w:rPr>
            </w:pPr>
            <w:r w:rsidRPr="00C72BB6">
              <w:rPr>
                <w:rFonts w:ascii="Arial" w:hAnsi="Arial" w:cs="Arial"/>
                <w:sz w:val="16"/>
                <w:szCs w:val="16"/>
              </w:rPr>
              <w:t>100287,AP,170,Chapter11_LessonEndMenu02,Content,ch11_l2_op.wav,20,</w:t>
            </w:r>
          </w:p>
          <w:p w:rsidR="008126C9" w:rsidRPr="00C72BB6" w:rsidRDefault="008126C9" w:rsidP="008126C9">
            <w:pPr>
              <w:rPr>
                <w:rFonts w:ascii="Arial" w:hAnsi="Arial" w:cs="Arial"/>
                <w:sz w:val="16"/>
                <w:szCs w:val="16"/>
              </w:rPr>
            </w:pPr>
            <w:r w:rsidRPr="00C72BB6">
              <w:rPr>
                <w:rFonts w:ascii="Arial" w:hAnsi="Arial" w:cs="Arial"/>
                <w:sz w:val="16"/>
                <w:szCs w:val="16"/>
              </w:rPr>
              <w:t>100288,AP,170,Chapter11_Lesson03,Content,ch11_l3.wav,150,</w:t>
            </w:r>
          </w:p>
          <w:p w:rsidR="008126C9" w:rsidRPr="00C72BB6" w:rsidRDefault="008126C9" w:rsidP="008126C9">
            <w:pPr>
              <w:rPr>
                <w:rFonts w:ascii="Arial" w:hAnsi="Arial" w:cs="Arial"/>
                <w:sz w:val="16"/>
                <w:szCs w:val="16"/>
              </w:rPr>
            </w:pPr>
            <w:r w:rsidRPr="00C72BB6">
              <w:rPr>
                <w:rFonts w:ascii="Arial" w:hAnsi="Arial" w:cs="Arial"/>
                <w:sz w:val="16"/>
                <w:szCs w:val="16"/>
              </w:rPr>
              <w:t>100289,AP,170,Chapter11_LessonEndMenu03,Content,ch11_l3_op.wav,20,</w:t>
            </w:r>
          </w:p>
          <w:p w:rsidR="008126C9" w:rsidRPr="00C72BB6" w:rsidRDefault="008126C9" w:rsidP="008126C9">
            <w:pPr>
              <w:rPr>
                <w:rFonts w:ascii="Arial" w:hAnsi="Arial" w:cs="Arial"/>
                <w:sz w:val="16"/>
                <w:szCs w:val="16"/>
              </w:rPr>
            </w:pPr>
            <w:r w:rsidRPr="00C72BB6">
              <w:rPr>
                <w:rFonts w:ascii="Arial" w:hAnsi="Arial" w:cs="Arial"/>
                <w:sz w:val="16"/>
                <w:szCs w:val="16"/>
              </w:rPr>
              <w:t>100290,AP,170,Chapter11_Lesson04,Content,ch11_l4.wav,150,</w:t>
            </w:r>
          </w:p>
          <w:p w:rsidR="008126C9" w:rsidRPr="00C72BB6" w:rsidRDefault="008126C9" w:rsidP="008126C9">
            <w:pPr>
              <w:rPr>
                <w:rFonts w:ascii="Arial" w:hAnsi="Arial" w:cs="Arial"/>
                <w:sz w:val="16"/>
                <w:szCs w:val="16"/>
              </w:rPr>
            </w:pPr>
            <w:r w:rsidRPr="00C72BB6">
              <w:rPr>
                <w:rFonts w:ascii="Arial" w:hAnsi="Arial" w:cs="Arial"/>
                <w:sz w:val="16"/>
                <w:szCs w:val="16"/>
              </w:rPr>
              <w:t>100291,AP,170,Chapter11_LessonEndMenu04,Content,ch11_l4_op.wav,30,</w:t>
            </w:r>
          </w:p>
          <w:p w:rsidR="008126C9" w:rsidRPr="00C72BB6" w:rsidRDefault="008126C9" w:rsidP="008126C9">
            <w:pPr>
              <w:rPr>
                <w:rFonts w:ascii="Arial" w:hAnsi="Arial" w:cs="Arial"/>
                <w:sz w:val="16"/>
                <w:szCs w:val="16"/>
              </w:rPr>
            </w:pPr>
            <w:r w:rsidRPr="00C72BB6">
              <w:rPr>
                <w:rFonts w:ascii="Arial" w:hAnsi="Arial" w:cs="Arial"/>
                <w:sz w:val="16"/>
                <w:szCs w:val="16"/>
              </w:rPr>
              <w:t>100292,AP,170,Chapter11_QuizHeader,Content,ch11_qp.wav,40,</w:t>
            </w:r>
          </w:p>
          <w:p w:rsidR="008126C9" w:rsidRPr="00C72BB6" w:rsidRDefault="008126C9" w:rsidP="008126C9">
            <w:pPr>
              <w:rPr>
                <w:rFonts w:ascii="Arial" w:hAnsi="Arial" w:cs="Arial"/>
                <w:sz w:val="16"/>
                <w:szCs w:val="16"/>
              </w:rPr>
            </w:pPr>
            <w:r w:rsidRPr="00C72BB6">
              <w:rPr>
                <w:rFonts w:ascii="Arial" w:hAnsi="Arial" w:cs="Arial"/>
                <w:sz w:val="16"/>
                <w:szCs w:val="16"/>
              </w:rPr>
              <w:t>100293,AP,170,Chapter11_Question01 ,Content,ch11_q1.wav,20,correctAnswer:2</w:t>
            </w:r>
          </w:p>
          <w:p w:rsidR="008126C9" w:rsidRPr="00C72BB6" w:rsidRDefault="008126C9" w:rsidP="008126C9">
            <w:pPr>
              <w:rPr>
                <w:rFonts w:ascii="Arial" w:hAnsi="Arial" w:cs="Arial"/>
                <w:sz w:val="16"/>
                <w:szCs w:val="16"/>
              </w:rPr>
            </w:pPr>
            <w:r w:rsidRPr="00C72BB6">
              <w:rPr>
                <w:rFonts w:ascii="Arial" w:hAnsi="Arial" w:cs="Arial"/>
                <w:sz w:val="16"/>
                <w:szCs w:val="16"/>
              </w:rPr>
              <w:t>100294,AP,170,Chapter11_CorrectAnswer01,Content,ch11_q1_ca.wav,20,</w:t>
            </w:r>
          </w:p>
          <w:p w:rsidR="008126C9" w:rsidRPr="00C72BB6" w:rsidRDefault="008126C9" w:rsidP="008126C9">
            <w:pPr>
              <w:rPr>
                <w:rFonts w:ascii="Arial" w:hAnsi="Arial" w:cs="Arial"/>
                <w:sz w:val="16"/>
                <w:szCs w:val="16"/>
              </w:rPr>
            </w:pPr>
            <w:r w:rsidRPr="00C72BB6">
              <w:rPr>
                <w:rFonts w:ascii="Arial" w:hAnsi="Arial" w:cs="Arial"/>
                <w:sz w:val="16"/>
                <w:szCs w:val="16"/>
              </w:rPr>
              <w:t>100295,AP,170,Chapter11_WrongAnswer01,Content,ch11_q1_wa.wav,20,</w:t>
            </w:r>
          </w:p>
          <w:p w:rsidR="008126C9" w:rsidRPr="00C72BB6" w:rsidRDefault="008126C9" w:rsidP="008126C9">
            <w:pPr>
              <w:rPr>
                <w:rFonts w:ascii="Arial" w:hAnsi="Arial" w:cs="Arial"/>
                <w:sz w:val="16"/>
                <w:szCs w:val="16"/>
              </w:rPr>
            </w:pPr>
            <w:r w:rsidRPr="00C72BB6">
              <w:rPr>
                <w:rFonts w:ascii="Arial" w:hAnsi="Arial" w:cs="Arial"/>
                <w:sz w:val="16"/>
                <w:szCs w:val="16"/>
              </w:rPr>
              <w:t>100296,AP,170,Chapter11_Question02 ,Content,ch11_q2.wav,20,correctAnswer:1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100297,AP,170,Chapter11_CorrectAnswer02,Content,ch11_q2_ca.wav,20,</w:t>
            </w:r>
          </w:p>
          <w:p w:rsidR="008126C9" w:rsidRPr="00C72BB6" w:rsidRDefault="008126C9" w:rsidP="008126C9">
            <w:pPr>
              <w:rPr>
                <w:rFonts w:ascii="Arial" w:hAnsi="Arial" w:cs="Arial"/>
                <w:sz w:val="16"/>
                <w:szCs w:val="16"/>
              </w:rPr>
            </w:pPr>
            <w:r w:rsidRPr="00C72BB6">
              <w:rPr>
                <w:rFonts w:ascii="Arial" w:hAnsi="Arial" w:cs="Arial"/>
                <w:sz w:val="16"/>
                <w:szCs w:val="16"/>
              </w:rPr>
              <w:t>100298,AP,170,Chapter11_WrongAnswer02,Content,ch11_q2_wa.wav,20,</w:t>
            </w:r>
          </w:p>
          <w:p w:rsidR="008126C9" w:rsidRPr="00C72BB6" w:rsidRDefault="008126C9" w:rsidP="008126C9">
            <w:pPr>
              <w:rPr>
                <w:rFonts w:ascii="Arial" w:hAnsi="Arial" w:cs="Arial"/>
                <w:sz w:val="16"/>
                <w:szCs w:val="16"/>
              </w:rPr>
            </w:pPr>
            <w:r w:rsidRPr="00C72BB6">
              <w:rPr>
                <w:rFonts w:ascii="Arial" w:hAnsi="Arial" w:cs="Arial"/>
                <w:sz w:val="16"/>
                <w:szCs w:val="16"/>
              </w:rPr>
              <w:t>100299,AP,170,Chapter11_Question03,Content,ch11_q3.wav,20,correctAnswer:1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100300,AP,170,Chapter11_CorrectAnswer03,Content,ch11_q3_ca.wav,20,</w:t>
            </w:r>
          </w:p>
          <w:p w:rsidR="008126C9" w:rsidRPr="00C72BB6" w:rsidRDefault="008126C9" w:rsidP="008126C9">
            <w:pPr>
              <w:rPr>
                <w:rFonts w:ascii="Arial" w:hAnsi="Arial" w:cs="Arial"/>
                <w:sz w:val="16"/>
                <w:szCs w:val="16"/>
              </w:rPr>
            </w:pPr>
            <w:r w:rsidRPr="00C72BB6">
              <w:rPr>
                <w:rFonts w:ascii="Arial" w:hAnsi="Arial" w:cs="Arial"/>
                <w:sz w:val="16"/>
                <w:szCs w:val="16"/>
              </w:rPr>
              <w:t>100301,AP,170,Chapter11_WrongAnswer03,Content,ch11_q3_wa.wav,20,</w:t>
            </w:r>
          </w:p>
          <w:p w:rsidR="008126C9" w:rsidRPr="00C72BB6" w:rsidRDefault="008126C9" w:rsidP="008126C9">
            <w:pPr>
              <w:rPr>
                <w:rFonts w:ascii="Arial" w:hAnsi="Arial" w:cs="Arial"/>
                <w:sz w:val="16"/>
                <w:szCs w:val="16"/>
              </w:rPr>
            </w:pPr>
            <w:r w:rsidRPr="00C72BB6">
              <w:rPr>
                <w:rFonts w:ascii="Arial" w:hAnsi="Arial" w:cs="Arial"/>
                <w:sz w:val="16"/>
                <w:szCs w:val="16"/>
              </w:rPr>
              <w:t>100302,AP,170,Chapter11_Question04,Content,ch11_q4.wav,20,correctAnswer:1</w:t>
            </w:r>
          </w:p>
          <w:p w:rsidR="008126C9" w:rsidRPr="00C72BB6" w:rsidRDefault="008126C9" w:rsidP="008126C9">
            <w:pPr>
              <w:rPr>
                <w:rFonts w:ascii="Arial" w:hAnsi="Arial" w:cs="Arial"/>
                <w:sz w:val="16"/>
                <w:szCs w:val="16"/>
              </w:rPr>
            </w:pPr>
            <w:r w:rsidRPr="00C72BB6">
              <w:rPr>
                <w:rFonts w:ascii="Arial" w:hAnsi="Arial" w:cs="Arial"/>
                <w:sz w:val="16"/>
                <w:szCs w:val="16"/>
              </w:rPr>
              <w:t>100303,AP,170,Chapter11_CorrectAnswer04,Content,ch11_q4_ca.wav,20,</w:t>
            </w:r>
          </w:p>
          <w:p w:rsidR="008126C9" w:rsidRPr="00C72BB6" w:rsidRDefault="008126C9" w:rsidP="008126C9">
            <w:pPr>
              <w:rPr>
                <w:rFonts w:ascii="Arial" w:hAnsi="Arial" w:cs="Arial"/>
                <w:sz w:val="16"/>
                <w:szCs w:val="16"/>
              </w:rPr>
            </w:pPr>
            <w:r w:rsidRPr="00C72BB6">
              <w:rPr>
                <w:rFonts w:ascii="Arial" w:hAnsi="Arial" w:cs="Arial"/>
                <w:sz w:val="16"/>
                <w:szCs w:val="16"/>
              </w:rPr>
              <w:t>100304,AP,170,Chapter11_WrongAnswer04,Content,ch11_q4_wa.wav,20,</w:t>
            </w:r>
          </w:p>
          <w:p w:rsidR="008126C9" w:rsidRPr="00C72BB6" w:rsidRDefault="008126C9" w:rsidP="008126C9">
            <w:pPr>
              <w:rPr>
                <w:rFonts w:ascii="Arial" w:hAnsi="Arial" w:cs="Arial"/>
                <w:sz w:val="16"/>
                <w:szCs w:val="16"/>
              </w:rPr>
            </w:pPr>
            <w:r w:rsidRPr="00C72BB6">
              <w:rPr>
                <w:rFonts w:ascii="Arial" w:hAnsi="Arial" w:cs="Arial"/>
                <w:sz w:val="16"/>
                <w:szCs w:val="16"/>
              </w:rPr>
              <w:t>100305,AP,170,Chapter11_EndMenu,Content,ch11_end_op.wav,30,</w:t>
            </w:r>
          </w:p>
          <w:p w:rsidR="008126C9" w:rsidRPr="00C72BB6" w:rsidRDefault="008126C9" w:rsidP="008126C9">
            <w:pPr>
              <w:rPr>
                <w:rFonts w:ascii="Arial" w:hAnsi="Arial" w:cs="Arial"/>
                <w:sz w:val="16"/>
                <w:szCs w:val="16"/>
              </w:rPr>
            </w:pPr>
            <w:r w:rsidRPr="00C72BB6">
              <w:rPr>
                <w:rFonts w:ascii="Arial" w:hAnsi="Arial" w:cs="Arial"/>
                <w:sz w:val="16"/>
                <w:szCs w:val="16"/>
              </w:rPr>
              <w:t>100306,AP,170,Chapter11_Score00,Content,ch11_0ca.wav,20,</w:t>
            </w:r>
          </w:p>
          <w:p w:rsidR="008126C9" w:rsidRPr="00C72BB6" w:rsidRDefault="008126C9" w:rsidP="008126C9">
            <w:pPr>
              <w:rPr>
                <w:rFonts w:ascii="Arial" w:hAnsi="Arial" w:cs="Arial"/>
                <w:sz w:val="16"/>
                <w:szCs w:val="16"/>
              </w:rPr>
            </w:pPr>
            <w:r w:rsidRPr="00C72BB6">
              <w:rPr>
                <w:rFonts w:ascii="Arial" w:hAnsi="Arial" w:cs="Arial"/>
                <w:sz w:val="16"/>
                <w:szCs w:val="16"/>
              </w:rPr>
              <w:t>100307,AP,170,Chapter11_Score01,Content,ch11_1ca.wav,20,</w:t>
            </w:r>
          </w:p>
          <w:p w:rsidR="008126C9" w:rsidRPr="00C72BB6" w:rsidRDefault="008126C9" w:rsidP="008126C9">
            <w:pPr>
              <w:rPr>
                <w:rFonts w:ascii="Arial" w:hAnsi="Arial" w:cs="Arial"/>
                <w:sz w:val="16"/>
                <w:szCs w:val="16"/>
              </w:rPr>
            </w:pPr>
            <w:r w:rsidRPr="00C72BB6">
              <w:rPr>
                <w:rFonts w:ascii="Arial" w:hAnsi="Arial" w:cs="Arial"/>
                <w:sz w:val="16"/>
                <w:szCs w:val="16"/>
              </w:rPr>
              <w:t>100308,AP,170,Chapter11_Score02,Content,ch11_2ca.wav,20,</w:t>
            </w:r>
          </w:p>
          <w:p w:rsidR="008126C9" w:rsidRPr="00C72BB6" w:rsidRDefault="008126C9" w:rsidP="008126C9">
            <w:pPr>
              <w:rPr>
                <w:rFonts w:ascii="Arial" w:hAnsi="Arial" w:cs="Arial"/>
                <w:sz w:val="16"/>
                <w:szCs w:val="16"/>
              </w:rPr>
            </w:pPr>
            <w:r w:rsidRPr="00C72BB6">
              <w:rPr>
                <w:rFonts w:ascii="Arial" w:hAnsi="Arial" w:cs="Arial"/>
                <w:sz w:val="16"/>
                <w:szCs w:val="16"/>
              </w:rPr>
              <w:t>100309,AP,170,Chapter11_Score03,Content,ch11_3ca.wav,20,</w:t>
            </w:r>
          </w:p>
          <w:p w:rsidR="008126C9" w:rsidRPr="00C72BB6" w:rsidRDefault="008126C9" w:rsidP="008126C9">
            <w:pPr>
              <w:rPr>
                <w:rFonts w:ascii="Arial" w:hAnsi="Arial" w:cs="Arial"/>
                <w:sz w:val="16"/>
                <w:szCs w:val="16"/>
              </w:rPr>
            </w:pPr>
            <w:r w:rsidRPr="00C72BB6">
              <w:rPr>
                <w:rFonts w:ascii="Arial" w:hAnsi="Arial" w:cs="Arial"/>
                <w:sz w:val="16"/>
                <w:szCs w:val="16"/>
              </w:rPr>
              <w:t>100310,AP,170,Chapter11_Score04,Content,ch11_4ca.wav,20,</w:t>
            </w:r>
          </w:p>
        </w:tc>
      </w:tr>
    </w:tbl>
    <w:p w:rsidR="00DE514E" w:rsidRPr="00C72BB6" w:rsidRDefault="00DE514E" w:rsidP="008C56BF">
      <w:pPr>
        <w:spacing w:before="240" w:after="120" w:line="240" w:lineRule="auto"/>
        <w:rPr>
          <w:rFonts w:ascii="Arial" w:hAnsi="Arial" w:cs="Arial"/>
        </w:rPr>
      </w:pPr>
    </w:p>
    <w:sectPr w:rsidR="00DE514E" w:rsidRPr="00C72BB6" w:rsidSect="00D4794C">
      <w:headerReference w:type="default" r:id="rId89"/>
      <w:footerReference w:type="default" r:id="rId90"/>
      <w:pgSz w:w="12240" w:h="15840" w:code="1"/>
      <w:pgMar w:top="1440" w:right="117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E3E" w:rsidRDefault="00087E3E" w:rsidP="00502567">
      <w:pPr>
        <w:spacing w:after="0" w:line="240" w:lineRule="auto"/>
      </w:pPr>
      <w:r>
        <w:separator/>
      </w:r>
    </w:p>
    <w:p w:rsidR="00087E3E" w:rsidRDefault="00087E3E"/>
    <w:p w:rsidR="00087E3E" w:rsidRDefault="00087E3E"/>
    <w:p w:rsidR="00087E3E" w:rsidRDefault="00087E3E"/>
    <w:p w:rsidR="00087E3E" w:rsidRDefault="00087E3E"/>
  </w:endnote>
  <w:endnote w:type="continuationSeparator" w:id="0">
    <w:p w:rsidR="00087E3E" w:rsidRDefault="00087E3E" w:rsidP="00502567">
      <w:pPr>
        <w:spacing w:after="0" w:line="240" w:lineRule="auto"/>
      </w:pPr>
      <w:r>
        <w:continuationSeparator/>
      </w:r>
    </w:p>
    <w:p w:rsidR="00087E3E" w:rsidRDefault="00087E3E"/>
    <w:p w:rsidR="00087E3E" w:rsidRDefault="00087E3E"/>
    <w:p w:rsidR="00087E3E" w:rsidRDefault="00087E3E"/>
    <w:p w:rsidR="00087E3E" w:rsidRDefault="00087E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30E" w:rsidRDefault="00B7130E">
    <w:pPr>
      <w:pStyle w:val="Footer"/>
    </w:pPr>
    <w:r>
      <w:tab/>
    </w:r>
    <w:r w:rsidR="00087E3E">
      <w:rPr>
        <w:noProof/>
      </w:rPr>
      <w:fldChar w:fldCharType="begin"/>
    </w:r>
    <w:r w:rsidR="00087E3E">
      <w:rPr>
        <w:noProof/>
      </w:rPr>
      <w:instrText xml:space="preserve"> PAGE   \* MERGEFORMAT </w:instrText>
    </w:r>
    <w:r w:rsidR="00087E3E">
      <w:rPr>
        <w:noProof/>
      </w:rPr>
      <w:fldChar w:fldCharType="separate"/>
    </w:r>
    <w:r w:rsidR="00662A1C">
      <w:rPr>
        <w:noProof/>
      </w:rPr>
      <w:t>106</w:t>
    </w:r>
    <w:r w:rsidR="00087E3E">
      <w:rPr>
        <w:noProof/>
      </w:rPr>
      <w:fldChar w:fldCharType="end"/>
    </w:r>
    <w:r>
      <w:t xml:space="preserve"> / </w:t>
    </w:r>
    <w:r w:rsidR="00087E3E">
      <w:rPr>
        <w:noProof/>
      </w:rPr>
      <w:fldChar w:fldCharType="begin"/>
    </w:r>
    <w:r w:rsidR="00087E3E">
      <w:rPr>
        <w:noProof/>
      </w:rPr>
      <w:instrText xml:space="preserve"> NUMPAGES   \* MERGEFORMAT </w:instrText>
    </w:r>
    <w:r w:rsidR="00087E3E">
      <w:rPr>
        <w:noProof/>
      </w:rPr>
      <w:fldChar w:fldCharType="separate"/>
    </w:r>
    <w:r w:rsidR="00662A1C">
      <w:rPr>
        <w:noProof/>
      </w:rPr>
      <w:t>187</w:t>
    </w:r>
    <w:r w:rsidR="00087E3E">
      <w:rPr>
        <w:noProof/>
      </w:rPr>
      <w:fldChar w:fldCharType="end"/>
    </w:r>
  </w:p>
  <w:p w:rsidR="00B7130E" w:rsidRDefault="00B7130E"/>
  <w:p w:rsidR="00B7130E" w:rsidRDefault="00B7130E"/>
  <w:p w:rsidR="00B7130E" w:rsidRDefault="00B7130E"/>
  <w:p w:rsidR="00B7130E" w:rsidRDefault="00B713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E3E" w:rsidRDefault="00087E3E" w:rsidP="00502567">
      <w:pPr>
        <w:spacing w:after="0" w:line="240" w:lineRule="auto"/>
      </w:pPr>
      <w:r>
        <w:separator/>
      </w:r>
    </w:p>
    <w:p w:rsidR="00087E3E" w:rsidRDefault="00087E3E"/>
    <w:p w:rsidR="00087E3E" w:rsidRDefault="00087E3E"/>
    <w:p w:rsidR="00087E3E" w:rsidRDefault="00087E3E"/>
    <w:p w:rsidR="00087E3E" w:rsidRDefault="00087E3E"/>
  </w:footnote>
  <w:footnote w:type="continuationSeparator" w:id="0">
    <w:p w:rsidR="00087E3E" w:rsidRDefault="00087E3E" w:rsidP="00502567">
      <w:pPr>
        <w:spacing w:after="0" w:line="240" w:lineRule="auto"/>
      </w:pPr>
      <w:r>
        <w:continuationSeparator/>
      </w:r>
    </w:p>
    <w:p w:rsidR="00087E3E" w:rsidRDefault="00087E3E"/>
    <w:p w:rsidR="00087E3E" w:rsidRDefault="00087E3E"/>
    <w:p w:rsidR="00087E3E" w:rsidRDefault="00087E3E"/>
    <w:p w:rsidR="00087E3E" w:rsidRDefault="00087E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Look w:val="04A0" w:firstRow="1" w:lastRow="0" w:firstColumn="1" w:lastColumn="0" w:noHBand="0" w:noVBand="1"/>
    </w:tblPr>
    <w:tblGrid>
      <w:gridCol w:w="5557"/>
      <w:gridCol w:w="4049"/>
    </w:tblGrid>
    <w:tr w:rsidR="00B7130E" w:rsidRPr="003F03DD" w:rsidTr="00C251A1">
      <w:tc>
        <w:tcPr>
          <w:tcW w:w="6487" w:type="dxa"/>
        </w:tcPr>
        <w:p w:rsidR="00B7130E" w:rsidRDefault="00B7130E" w:rsidP="00C251A1">
          <w:pPr>
            <w:pStyle w:val="Header"/>
            <w:rPr>
              <w:i/>
              <w:iCs/>
            </w:rPr>
          </w:pPr>
          <w:r>
            <w:rPr>
              <w:i/>
              <w:iCs/>
            </w:rPr>
            <w:t>Indian National MOTECH System</w:t>
          </w:r>
          <w:r w:rsidRPr="003F03DD">
            <w:rPr>
              <w:i/>
              <w:iCs/>
            </w:rPr>
            <w:t xml:space="preserve"> </w:t>
          </w:r>
        </w:p>
        <w:p w:rsidR="00B7130E" w:rsidRPr="00FF7BE0" w:rsidRDefault="00B7130E" w:rsidP="00C251A1">
          <w:pPr>
            <w:pStyle w:val="Header"/>
            <w:rPr>
              <w:iCs/>
            </w:rPr>
          </w:pPr>
          <w:r w:rsidRPr="00FF7BE0">
            <w:rPr>
              <w:iCs/>
            </w:rPr>
            <w:t>Architecture</w:t>
          </w:r>
          <w:r>
            <w:rPr>
              <w:iCs/>
            </w:rPr>
            <w:t xml:space="preserve"> and Design</w:t>
          </w:r>
        </w:p>
      </w:tc>
      <w:tc>
        <w:tcPr>
          <w:tcW w:w="3119" w:type="dxa"/>
        </w:tcPr>
        <w:p w:rsidR="00B7130E" w:rsidRPr="003F03DD" w:rsidRDefault="00B7130E" w:rsidP="00FF7BE0">
          <w:pPr>
            <w:pStyle w:val="Header"/>
            <w:ind w:left="2483"/>
            <w:jc w:val="right"/>
          </w:pPr>
          <w:r>
            <w:rPr>
              <w:noProof/>
            </w:rPr>
            <w:drawing>
              <wp:inline distT="0" distB="0" distL="0" distR="0">
                <wp:extent cx="835513" cy="314325"/>
                <wp:effectExtent l="19050" t="0" r="2687" b="0"/>
                <wp:docPr id="1"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tc>
    </w:tr>
  </w:tbl>
  <w:p w:rsidR="00B7130E" w:rsidRDefault="00B7130E">
    <w:pPr>
      <w:pStyle w:val="Header"/>
    </w:pPr>
  </w:p>
  <w:p w:rsidR="00B7130E" w:rsidRDefault="00B7130E"/>
  <w:p w:rsidR="00B7130E" w:rsidRDefault="00B7130E"/>
  <w:p w:rsidR="00B7130E" w:rsidRDefault="00B7130E"/>
  <w:p w:rsidR="00B7130E" w:rsidRDefault="00B713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E4C"/>
    <w:multiLevelType w:val="hybridMultilevel"/>
    <w:tmpl w:val="0FD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69D1"/>
    <w:multiLevelType w:val="hybridMultilevel"/>
    <w:tmpl w:val="75BE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782C"/>
    <w:multiLevelType w:val="hybridMultilevel"/>
    <w:tmpl w:val="94809A6E"/>
    <w:lvl w:ilvl="0" w:tplc="52E828C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 w15:restartNumberingAfterBreak="0">
    <w:nsid w:val="06F81411"/>
    <w:multiLevelType w:val="hybridMultilevel"/>
    <w:tmpl w:val="F0569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414A21"/>
    <w:multiLevelType w:val="hybridMultilevel"/>
    <w:tmpl w:val="227A1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197AB2"/>
    <w:multiLevelType w:val="hybridMultilevel"/>
    <w:tmpl w:val="A0D8F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DE7FF9"/>
    <w:multiLevelType w:val="hybridMultilevel"/>
    <w:tmpl w:val="AB44033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10024D09"/>
    <w:multiLevelType w:val="hybridMultilevel"/>
    <w:tmpl w:val="2E363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71CD4"/>
    <w:multiLevelType w:val="hybridMultilevel"/>
    <w:tmpl w:val="5EB2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C71EF"/>
    <w:multiLevelType w:val="hybridMultilevel"/>
    <w:tmpl w:val="50F6600E"/>
    <w:lvl w:ilvl="0" w:tplc="04090019">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004157"/>
    <w:multiLevelType w:val="hybridMultilevel"/>
    <w:tmpl w:val="C8D2A678"/>
    <w:lvl w:ilvl="0" w:tplc="00FE87F6">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A447A4"/>
    <w:multiLevelType w:val="hybridMultilevel"/>
    <w:tmpl w:val="441EB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DF7C4F"/>
    <w:multiLevelType w:val="hybridMultilevel"/>
    <w:tmpl w:val="8EA27E2E"/>
    <w:lvl w:ilvl="0" w:tplc="BB262094">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2009384C"/>
    <w:multiLevelType w:val="hybridMultilevel"/>
    <w:tmpl w:val="C9FC58BC"/>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21062973"/>
    <w:multiLevelType w:val="hybridMultilevel"/>
    <w:tmpl w:val="B61603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5D81A40"/>
    <w:multiLevelType w:val="hybridMultilevel"/>
    <w:tmpl w:val="A3AE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10166"/>
    <w:multiLevelType w:val="hybridMultilevel"/>
    <w:tmpl w:val="ACDE4F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906CC3"/>
    <w:multiLevelType w:val="hybridMultilevel"/>
    <w:tmpl w:val="A7865EFA"/>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8B607C7"/>
    <w:multiLevelType w:val="hybridMultilevel"/>
    <w:tmpl w:val="490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5598A"/>
    <w:multiLevelType w:val="hybridMultilevel"/>
    <w:tmpl w:val="72129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0403E6"/>
    <w:multiLevelType w:val="hybridMultilevel"/>
    <w:tmpl w:val="7372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D55DEA"/>
    <w:multiLevelType w:val="hybridMultilevel"/>
    <w:tmpl w:val="5D7CD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964CA3"/>
    <w:multiLevelType w:val="hybridMultilevel"/>
    <w:tmpl w:val="9112D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595A55"/>
    <w:multiLevelType w:val="hybridMultilevel"/>
    <w:tmpl w:val="EF6CA01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4F3352"/>
    <w:multiLevelType w:val="hybridMultilevel"/>
    <w:tmpl w:val="FC0E371C"/>
    <w:lvl w:ilvl="0" w:tplc="00FE87F6">
      <w:start w:val="1"/>
      <w:numFmt w:val="decimal"/>
      <w:pStyle w:val="Reference"/>
      <w:lvlText w:val="[%1]"/>
      <w:lvlJc w:val="left"/>
      <w:pPr>
        <w:ind w:left="360" w:hanging="360"/>
      </w:pPr>
      <w:rPr>
        <w:rFonts w:hint="default"/>
      </w:rPr>
    </w:lvl>
    <w:lvl w:ilvl="1" w:tplc="B7EE96DE">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77703A5"/>
    <w:multiLevelType w:val="hybridMultilevel"/>
    <w:tmpl w:val="DBDE5F7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B0A31E8"/>
    <w:multiLevelType w:val="hybridMultilevel"/>
    <w:tmpl w:val="AC605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BB30B2"/>
    <w:multiLevelType w:val="hybridMultilevel"/>
    <w:tmpl w:val="166A50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2E1037F"/>
    <w:multiLevelType w:val="hybridMultilevel"/>
    <w:tmpl w:val="8078ED40"/>
    <w:lvl w:ilvl="0" w:tplc="04090003">
      <w:start w:val="1"/>
      <w:numFmt w:val="bullet"/>
      <w:lvlText w:val="o"/>
      <w:lvlJc w:val="left"/>
      <w:pPr>
        <w:ind w:left="1020" w:hanging="360"/>
      </w:pPr>
      <w:rPr>
        <w:rFonts w:ascii="Courier New" w:hAnsi="Courier New" w:cs="Courier New"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9" w15:restartNumberingAfterBreak="0">
    <w:nsid w:val="4837178D"/>
    <w:multiLevelType w:val="hybridMultilevel"/>
    <w:tmpl w:val="18E8F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5740CE"/>
    <w:multiLevelType w:val="hybridMultilevel"/>
    <w:tmpl w:val="C68A3B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9D35D33"/>
    <w:multiLevelType w:val="hybridMultilevel"/>
    <w:tmpl w:val="8042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7A56FF"/>
    <w:multiLevelType w:val="hybridMultilevel"/>
    <w:tmpl w:val="67D4CF8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15:restartNumberingAfterBreak="0">
    <w:nsid w:val="4BBC41FF"/>
    <w:multiLevelType w:val="hybridMultilevel"/>
    <w:tmpl w:val="10DADC3E"/>
    <w:lvl w:ilvl="0" w:tplc="BB262094">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E432853"/>
    <w:multiLevelType w:val="hybridMultilevel"/>
    <w:tmpl w:val="5D4E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B51E9F"/>
    <w:multiLevelType w:val="hybridMultilevel"/>
    <w:tmpl w:val="BE3A61E6"/>
    <w:lvl w:ilvl="0" w:tplc="92D0D4F8">
      <w:start w:val="1"/>
      <w:numFmt w:val="bullet"/>
      <w:lvlText w:val="-"/>
      <w:lvlJc w:val="left"/>
      <w:pPr>
        <w:ind w:left="1800" w:hanging="360"/>
      </w:pPr>
      <w:rPr>
        <w:rFonts w:ascii="Arial" w:eastAsiaTheme="minorEastAsia"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FE70FED"/>
    <w:multiLevelType w:val="hybridMultilevel"/>
    <w:tmpl w:val="3D80BB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0C27666"/>
    <w:multiLevelType w:val="hybridMultilevel"/>
    <w:tmpl w:val="0D56E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0D1175C"/>
    <w:multiLevelType w:val="hybridMultilevel"/>
    <w:tmpl w:val="B1D83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3430706"/>
    <w:multiLevelType w:val="hybridMultilevel"/>
    <w:tmpl w:val="3F7A78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48776D9"/>
    <w:multiLevelType w:val="hybridMultilevel"/>
    <w:tmpl w:val="30CA2D56"/>
    <w:lvl w:ilvl="0" w:tplc="04090001">
      <w:start w:val="1"/>
      <w:numFmt w:val="bullet"/>
      <w:lvlText w:val=""/>
      <w:lvlJc w:val="left"/>
      <w:pPr>
        <w:ind w:left="660" w:hanging="360"/>
      </w:pPr>
      <w:rPr>
        <w:rFonts w:ascii="Symbol" w:hAnsi="Symbol" w:hint="default"/>
      </w:rPr>
    </w:lvl>
    <w:lvl w:ilvl="1" w:tplc="04090003">
      <w:start w:val="1"/>
      <w:numFmt w:val="bullet"/>
      <w:lvlText w:val="o"/>
      <w:lvlJc w:val="left"/>
      <w:pPr>
        <w:ind w:left="1380" w:hanging="360"/>
      </w:pPr>
      <w:rPr>
        <w:rFonts w:ascii="Courier New" w:hAnsi="Courier New" w:cs="Courier New" w:hint="default"/>
      </w:rPr>
    </w:lvl>
    <w:lvl w:ilvl="2" w:tplc="04090005">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1" w15:restartNumberingAfterBreak="0">
    <w:nsid w:val="55C82DF3"/>
    <w:multiLevelType w:val="hybridMultilevel"/>
    <w:tmpl w:val="220C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65333F"/>
    <w:multiLevelType w:val="hybridMultilevel"/>
    <w:tmpl w:val="66E61C5A"/>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DB10BB9"/>
    <w:multiLevelType w:val="hybridMultilevel"/>
    <w:tmpl w:val="D1CC38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811BE1"/>
    <w:multiLevelType w:val="hybridMultilevel"/>
    <w:tmpl w:val="557C11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11938B1"/>
    <w:multiLevelType w:val="hybridMultilevel"/>
    <w:tmpl w:val="CADC0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7D7395"/>
    <w:multiLevelType w:val="hybridMultilevel"/>
    <w:tmpl w:val="BC9C34CE"/>
    <w:lvl w:ilvl="0" w:tplc="04090005">
      <w:start w:val="1"/>
      <w:numFmt w:val="bullet"/>
      <w:lvlText w:val=""/>
      <w:lvlJc w:val="left"/>
      <w:pPr>
        <w:ind w:left="660" w:hanging="360"/>
      </w:pPr>
      <w:rPr>
        <w:rFonts w:ascii="Wingdings" w:hAnsi="Wingdings" w:hint="default"/>
      </w:rPr>
    </w:lvl>
    <w:lvl w:ilvl="1" w:tplc="04090005">
      <w:start w:val="1"/>
      <w:numFmt w:val="bullet"/>
      <w:lvlText w:val=""/>
      <w:lvlJc w:val="left"/>
      <w:pPr>
        <w:ind w:left="1380" w:hanging="360"/>
      </w:pPr>
      <w:rPr>
        <w:rFonts w:ascii="Wingdings" w:hAnsi="Wingdings"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7"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48" w15:restartNumberingAfterBreak="0">
    <w:nsid w:val="64E62325"/>
    <w:multiLevelType w:val="hybridMultilevel"/>
    <w:tmpl w:val="F170F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06075A"/>
    <w:multiLevelType w:val="hybridMultilevel"/>
    <w:tmpl w:val="73A4E2DA"/>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884DBD"/>
    <w:multiLevelType w:val="hybridMultilevel"/>
    <w:tmpl w:val="FE64F5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980A62"/>
    <w:multiLevelType w:val="hybridMultilevel"/>
    <w:tmpl w:val="0C76580A"/>
    <w:lvl w:ilvl="0" w:tplc="B7EE96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463045"/>
    <w:multiLevelType w:val="hybridMultilevel"/>
    <w:tmpl w:val="E564CF80"/>
    <w:lvl w:ilvl="0" w:tplc="04090005">
      <w:start w:val="1"/>
      <w:numFmt w:val="bullet"/>
      <w:lvlText w:val=""/>
      <w:lvlJc w:val="left"/>
      <w:pPr>
        <w:ind w:left="2160" w:hanging="360"/>
      </w:pPr>
      <w:rPr>
        <w:rFonts w:ascii="Wingdings" w:hAnsi="Wingding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6C677893"/>
    <w:multiLevelType w:val="hybridMultilevel"/>
    <w:tmpl w:val="7D6E41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9">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8B702B"/>
    <w:multiLevelType w:val="hybridMultilevel"/>
    <w:tmpl w:val="D890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DA3786"/>
    <w:multiLevelType w:val="hybridMultilevel"/>
    <w:tmpl w:val="7DE8D4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DEC4705"/>
    <w:multiLevelType w:val="hybridMultilevel"/>
    <w:tmpl w:val="C26AE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FFC6266"/>
    <w:multiLevelType w:val="hybridMultilevel"/>
    <w:tmpl w:val="54DAB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7C645E2"/>
    <w:multiLevelType w:val="hybridMultilevel"/>
    <w:tmpl w:val="500E88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7E27751"/>
    <w:multiLevelType w:val="hybridMultilevel"/>
    <w:tmpl w:val="6142C00A"/>
    <w:lvl w:ilvl="0" w:tplc="00FE87F6">
      <w:start w:val="1"/>
      <w:numFmt w:val="decimal"/>
      <w:lvlText w:val="[%1]"/>
      <w:lvlJc w:val="left"/>
      <w:pPr>
        <w:ind w:left="360" w:hanging="360"/>
      </w:pPr>
      <w:rPr>
        <w:rFonts w:hint="default"/>
      </w:rPr>
    </w:lvl>
    <w:lvl w:ilvl="1" w:tplc="B7EE96DE">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B">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78785931"/>
    <w:multiLevelType w:val="multilevel"/>
    <w:tmpl w:val="D1820C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B624210"/>
    <w:multiLevelType w:val="hybridMultilevel"/>
    <w:tmpl w:val="5044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9846D2"/>
    <w:multiLevelType w:val="hybridMultilevel"/>
    <w:tmpl w:val="D3C818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3C67B7"/>
    <w:multiLevelType w:val="hybridMultilevel"/>
    <w:tmpl w:val="535C662E"/>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966633"/>
    <w:multiLevelType w:val="hybridMultilevel"/>
    <w:tmpl w:val="F4ECB738"/>
    <w:lvl w:ilvl="0" w:tplc="31C007CE">
      <w:start w:val="1"/>
      <w:numFmt w:val="bullet"/>
      <w:lvlText w:val=""/>
      <w:lvlJc w:val="left"/>
      <w:pPr>
        <w:ind w:left="720" w:hanging="360"/>
      </w:pPr>
      <w:rPr>
        <w:rFonts w:ascii="Symbol" w:hAnsi="Symbol" w:hint="default"/>
      </w:rPr>
    </w:lvl>
    <w:lvl w:ilvl="1" w:tplc="A7BED0E2" w:tentative="1">
      <w:start w:val="1"/>
      <w:numFmt w:val="bullet"/>
      <w:lvlText w:val="o"/>
      <w:lvlJc w:val="left"/>
      <w:pPr>
        <w:ind w:left="1440" w:hanging="360"/>
      </w:pPr>
      <w:rPr>
        <w:rFonts w:ascii="Courier New" w:hAnsi="Courier New" w:cs="Courier New" w:hint="default"/>
      </w:rPr>
    </w:lvl>
    <w:lvl w:ilvl="2" w:tplc="0082E804" w:tentative="1">
      <w:start w:val="1"/>
      <w:numFmt w:val="bullet"/>
      <w:lvlText w:val=""/>
      <w:lvlJc w:val="left"/>
      <w:pPr>
        <w:ind w:left="2160" w:hanging="360"/>
      </w:pPr>
      <w:rPr>
        <w:rFonts w:ascii="Wingdings" w:hAnsi="Wingdings" w:hint="default"/>
      </w:rPr>
    </w:lvl>
    <w:lvl w:ilvl="3" w:tplc="641CF986" w:tentative="1">
      <w:start w:val="1"/>
      <w:numFmt w:val="bullet"/>
      <w:lvlText w:val=""/>
      <w:lvlJc w:val="left"/>
      <w:pPr>
        <w:ind w:left="2880" w:hanging="360"/>
      </w:pPr>
      <w:rPr>
        <w:rFonts w:ascii="Symbol" w:hAnsi="Symbol" w:hint="default"/>
      </w:rPr>
    </w:lvl>
    <w:lvl w:ilvl="4" w:tplc="20B4D966" w:tentative="1">
      <w:start w:val="1"/>
      <w:numFmt w:val="bullet"/>
      <w:lvlText w:val="o"/>
      <w:lvlJc w:val="left"/>
      <w:pPr>
        <w:ind w:left="3600" w:hanging="360"/>
      </w:pPr>
      <w:rPr>
        <w:rFonts w:ascii="Courier New" w:hAnsi="Courier New" w:cs="Courier New" w:hint="default"/>
      </w:rPr>
    </w:lvl>
    <w:lvl w:ilvl="5" w:tplc="DF984670" w:tentative="1">
      <w:start w:val="1"/>
      <w:numFmt w:val="bullet"/>
      <w:lvlText w:val=""/>
      <w:lvlJc w:val="left"/>
      <w:pPr>
        <w:ind w:left="4320" w:hanging="360"/>
      </w:pPr>
      <w:rPr>
        <w:rFonts w:ascii="Wingdings" w:hAnsi="Wingdings" w:hint="default"/>
      </w:rPr>
    </w:lvl>
    <w:lvl w:ilvl="6" w:tplc="C0EA737C" w:tentative="1">
      <w:start w:val="1"/>
      <w:numFmt w:val="bullet"/>
      <w:lvlText w:val=""/>
      <w:lvlJc w:val="left"/>
      <w:pPr>
        <w:ind w:left="5040" w:hanging="360"/>
      </w:pPr>
      <w:rPr>
        <w:rFonts w:ascii="Symbol" w:hAnsi="Symbol" w:hint="default"/>
      </w:rPr>
    </w:lvl>
    <w:lvl w:ilvl="7" w:tplc="C4929F42" w:tentative="1">
      <w:start w:val="1"/>
      <w:numFmt w:val="bullet"/>
      <w:lvlText w:val="o"/>
      <w:lvlJc w:val="left"/>
      <w:pPr>
        <w:ind w:left="5760" w:hanging="360"/>
      </w:pPr>
      <w:rPr>
        <w:rFonts w:ascii="Courier New" w:hAnsi="Courier New" w:cs="Courier New" w:hint="default"/>
      </w:rPr>
    </w:lvl>
    <w:lvl w:ilvl="8" w:tplc="21E0F63A" w:tentative="1">
      <w:start w:val="1"/>
      <w:numFmt w:val="bullet"/>
      <w:lvlText w:val=""/>
      <w:lvlJc w:val="left"/>
      <w:pPr>
        <w:ind w:left="6480" w:hanging="360"/>
      </w:pPr>
      <w:rPr>
        <w:rFonts w:ascii="Wingdings" w:hAnsi="Wingdings" w:hint="default"/>
      </w:rPr>
    </w:lvl>
  </w:abstractNum>
  <w:abstractNum w:abstractNumId="65" w15:restartNumberingAfterBreak="0">
    <w:nsid w:val="7FF07AA1"/>
    <w:multiLevelType w:val="hybridMultilevel"/>
    <w:tmpl w:val="A2F62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0"/>
  </w:num>
  <w:num w:numId="2">
    <w:abstractNumId w:val="60"/>
  </w:num>
  <w:num w:numId="3">
    <w:abstractNumId w:val="47"/>
  </w:num>
  <w:num w:numId="4">
    <w:abstractNumId w:val="64"/>
  </w:num>
  <w:num w:numId="5">
    <w:abstractNumId w:val="23"/>
  </w:num>
  <w:num w:numId="6">
    <w:abstractNumId w:val="48"/>
  </w:num>
  <w:num w:numId="7">
    <w:abstractNumId w:val="4"/>
  </w:num>
  <w:num w:numId="8">
    <w:abstractNumId w:val="8"/>
  </w:num>
  <w:num w:numId="9">
    <w:abstractNumId w:val="24"/>
  </w:num>
  <w:num w:numId="10">
    <w:abstractNumId w:val="62"/>
  </w:num>
  <w:num w:numId="11">
    <w:abstractNumId w:val="50"/>
  </w:num>
  <w:num w:numId="12">
    <w:abstractNumId w:val="65"/>
  </w:num>
  <w:num w:numId="13">
    <w:abstractNumId w:val="63"/>
  </w:num>
  <w:num w:numId="14">
    <w:abstractNumId w:val="9"/>
  </w:num>
  <w:num w:numId="15">
    <w:abstractNumId w:val="45"/>
  </w:num>
  <w:num w:numId="16">
    <w:abstractNumId w:val="54"/>
  </w:num>
  <w:num w:numId="17">
    <w:abstractNumId w:val="55"/>
  </w:num>
  <w:num w:numId="18">
    <w:abstractNumId w:val="20"/>
  </w:num>
  <w:num w:numId="19">
    <w:abstractNumId w:val="32"/>
  </w:num>
  <w:num w:numId="20">
    <w:abstractNumId w:val="17"/>
  </w:num>
  <w:num w:numId="21">
    <w:abstractNumId w:val="18"/>
  </w:num>
  <w:num w:numId="22">
    <w:abstractNumId w:val="2"/>
  </w:num>
  <w:num w:numId="23">
    <w:abstractNumId w:val="40"/>
  </w:num>
  <w:num w:numId="24">
    <w:abstractNumId w:val="38"/>
  </w:num>
  <w:num w:numId="25">
    <w:abstractNumId w:val="37"/>
  </w:num>
  <w:num w:numId="26">
    <w:abstractNumId w:val="5"/>
  </w:num>
  <w:num w:numId="27">
    <w:abstractNumId w:val="25"/>
  </w:num>
  <w:num w:numId="28">
    <w:abstractNumId w:val="13"/>
  </w:num>
  <w:num w:numId="29">
    <w:abstractNumId w:val="26"/>
  </w:num>
  <w:num w:numId="30">
    <w:abstractNumId w:val="52"/>
  </w:num>
  <w:num w:numId="31">
    <w:abstractNumId w:val="42"/>
  </w:num>
  <w:num w:numId="32">
    <w:abstractNumId w:val="36"/>
  </w:num>
  <w:num w:numId="33">
    <w:abstractNumId w:val="35"/>
  </w:num>
  <w:num w:numId="34">
    <w:abstractNumId w:val="6"/>
  </w:num>
  <w:num w:numId="35">
    <w:abstractNumId w:val="11"/>
  </w:num>
  <w:num w:numId="36">
    <w:abstractNumId w:val="3"/>
  </w:num>
  <w:num w:numId="37">
    <w:abstractNumId w:val="57"/>
  </w:num>
  <w:num w:numId="38">
    <w:abstractNumId w:val="15"/>
  </w:num>
  <w:num w:numId="39">
    <w:abstractNumId w:val="58"/>
  </w:num>
  <w:num w:numId="40">
    <w:abstractNumId w:val="7"/>
  </w:num>
  <w:num w:numId="41">
    <w:abstractNumId w:val="39"/>
  </w:num>
  <w:num w:numId="42">
    <w:abstractNumId w:val="44"/>
  </w:num>
  <w:num w:numId="43">
    <w:abstractNumId w:val="14"/>
  </w:num>
  <w:num w:numId="44">
    <w:abstractNumId w:val="30"/>
  </w:num>
  <w:num w:numId="45">
    <w:abstractNumId w:val="16"/>
  </w:num>
  <w:num w:numId="46">
    <w:abstractNumId w:val="21"/>
  </w:num>
  <w:num w:numId="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num>
  <w:num w:numId="49">
    <w:abstractNumId w:val="28"/>
  </w:num>
  <w:num w:numId="50">
    <w:abstractNumId w:val="61"/>
  </w:num>
  <w:num w:numId="51">
    <w:abstractNumId w:val="46"/>
  </w:num>
  <w:num w:numId="52">
    <w:abstractNumId w:val="56"/>
  </w:num>
  <w:num w:numId="53">
    <w:abstractNumId w:val="31"/>
  </w:num>
  <w:num w:numId="54">
    <w:abstractNumId w:val="1"/>
  </w:num>
  <w:num w:numId="55">
    <w:abstractNumId w:val="43"/>
  </w:num>
  <w:num w:numId="56">
    <w:abstractNumId w:val="59"/>
  </w:num>
  <w:num w:numId="57">
    <w:abstractNumId w:val="51"/>
  </w:num>
  <w:num w:numId="58">
    <w:abstractNumId w:val="22"/>
  </w:num>
  <w:num w:numId="59">
    <w:abstractNumId w:val="41"/>
  </w:num>
  <w:num w:numId="60">
    <w:abstractNumId w:val="10"/>
  </w:num>
  <w:num w:numId="61">
    <w:abstractNumId w:val="49"/>
  </w:num>
  <w:num w:numId="62">
    <w:abstractNumId w:val="19"/>
  </w:num>
  <w:num w:numId="63">
    <w:abstractNumId w:val="53"/>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num>
  <w:num w:numId="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3"/>
  </w:num>
  <w:num w:numId="68">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oNotTrackFormatting/>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14E"/>
    <w:rsid w:val="00000C4D"/>
    <w:rsid w:val="00005315"/>
    <w:rsid w:val="00005CE0"/>
    <w:rsid w:val="00010150"/>
    <w:rsid w:val="00012AF9"/>
    <w:rsid w:val="00013B2A"/>
    <w:rsid w:val="000167D4"/>
    <w:rsid w:val="00016C68"/>
    <w:rsid w:val="00022754"/>
    <w:rsid w:val="00030F34"/>
    <w:rsid w:val="000323FD"/>
    <w:rsid w:val="00032810"/>
    <w:rsid w:val="00034998"/>
    <w:rsid w:val="000361A7"/>
    <w:rsid w:val="000362BD"/>
    <w:rsid w:val="00041288"/>
    <w:rsid w:val="00042A08"/>
    <w:rsid w:val="000439BA"/>
    <w:rsid w:val="0004407C"/>
    <w:rsid w:val="00047C27"/>
    <w:rsid w:val="000510C0"/>
    <w:rsid w:val="00052C40"/>
    <w:rsid w:val="0005507C"/>
    <w:rsid w:val="00056598"/>
    <w:rsid w:val="000600B8"/>
    <w:rsid w:val="00060E37"/>
    <w:rsid w:val="00063E6D"/>
    <w:rsid w:val="0006412B"/>
    <w:rsid w:val="0006569D"/>
    <w:rsid w:val="00066DF1"/>
    <w:rsid w:val="00067AB3"/>
    <w:rsid w:val="00070439"/>
    <w:rsid w:val="000706C2"/>
    <w:rsid w:val="00072B91"/>
    <w:rsid w:val="00073C51"/>
    <w:rsid w:val="000744D2"/>
    <w:rsid w:val="00074671"/>
    <w:rsid w:val="00074AF7"/>
    <w:rsid w:val="00074F68"/>
    <w:rsid w:val="00075DD4"/>
    <w:rsid w:val="00077765"/>
    <w:rsid w:val="000777D0"/>
    <w:rsid w:val="00077A0E"/>
    <w:rsid w:val="00080252"/>
    <w:rsid w:val="00080AE9"/>
    <w:rsid w:val="00080DCE"/>
    <w:rsid w:val="0008299B"/>
    <w:rsid w:val="00084E0C"/>
    <w:rsid w:val="00087C33"/>
    <w:rsid w:val="00087E3E"/>
    <w:rsid w:val="00090737"/>
    <w:rsid w:val="00091A6D"/>
    <w:rsid w:val="00091B3B"/>
    <w:rsid w:val="00091D29"/>
    <w:rsid w:val="00091E3F"/>
    <w:rsid w:val="0009459C"/>
    <w:rsid w:val="00094862"/>
    <w:rsid w:val="00094B2E"/>
    <w:rsid w:val="000967E4"/>
    <w:rsid w:val="000A102F"/>
    <w:rsid w:val="000A28B3"/>
    <w:rsid w:val="000A2A8F"/>
    <w:rsid w:val="000A2E1B"/>
    <w:rsid w:val="000A4E39"/>
    <w:rsid w:val="000A7BA4"/>
    <w:rsid w:val="000B00A0"/>
    <w:rsid w:val="000B029F"/>
    <w:rsid w:val="000B0AD0"/>
    <w:rsid w:val="000B1514"/>
    <w:rsid w:val="000B20BC"/>
    <w:rsid w:val="000B77F4"/>
    <w:rsid w:val="000C1663"/>
    <w:rsid w:val="000C471D"/>
    <w:rsid w:val="000C475E"/>
    <w:rsid w:val="000C63D3"/>
    <w:rsid w:val="000D0A81"/>
    <w:rsid w:val="000D2FF0"/>
    <w:rsid w:val="000D3890"/>
    <w:rsid w:val="000D3D3B"/>
    <w:rsid w:val="000D4B0D"/>
    <w:rsid w:val="000D6728"/>
    <w:rsid w:val="000E142C"/>
    <w:rsid w:val="000E2AD2"/>
    <w:rsid w:val="000E4099"/>
    <w:rsid w:val="000E499A"/>
    <w:rsid w:val="000E567D"/>
    <w:rsid w:val="000E6D01"/>
    <w:rsid w:val="000E6E8E"/>
    <w:rsid w:val="000F0F8D"/>
    <w:rsid w:val="000F135E"/>
    <w:rsid w:val="000F2CC2"/>
    <w:rsid w:val="000F31F6"/>
    <w:rsid w:val="000F3688"/>
    <w:rsid w:val="000F4003"/>
    <w:rsid w:val="000F43EA"/>
    <w:rsid w:val="000F5CFE"/>
    <w:rsid w:val="000F5EA5"/>
    <w:rsid w:val="00102687"/>
    <w:rsid w:val="00103D17"/>
    <w:rsid w:val="00110B26"/>
    <w:rsid w:val="001112B9"/>
    <w:rsid w:val="00111A84"/>
    <w:rsid w:val="0011435F"/>
    <w:rsid w:val="001160BB"/>
    <w:rsid w:val="00117078"/>
    <w:rsid w:val="0011736F"/>
    <w:rsid w:val="00124498"/>
    <w:rsid w:val="00124E6A"/>
    <w:rsid w:val="00125B06"/>
    <w:rsid w:val="00126250"/>
    <w:rsid w:val="0013082A"/>
    <w:rsid w:val="00133746"/>
    <w:rsid w:val="00133942"/>
    <w:rsid w:val="00133FA7"/>
    <w:rsid w:val="00135BC0"/>
    <w:rsid w:val="0013763B"/>
    <w:rsid w:val="00141901"/>
    <w:rsid w:val="00143800"/>
    <w:rsid w:val="0014399D"/>
    <w:rsid w:val="00144D3D"/>
    <w:rsid w:val="001454BA"/>
    <w:rsid w:val="001463B7"/>
    <w:rsid w:val="0014643B"/>
    <w:rsid w:val="0015411C"/>
    <w:rsid w:val="0015513B"/>
    <w:rsid w:val="0015662F"/>
    <w:rsid w:val="00156E7D"/>
    <w:rsid w:val="00160301"/>
    <w:rsid w:val="0016058C"/>
    <w:rsid w:val="001625BB"/>
    <w:rsid w:val="0016416E"/>
    <w:rsid w:val="0016537E"/>
    <w:rsid w:val="00170779"/>
    <w:rsid w:val="001731AB"/>
    <w:rsid w:val="00174A22"/>
    <w:rsid w:val="00176893"/>
    <w:rsid w:val="00176FCC"/>
    <w:rsid w:val="00177421"/>
    <w:rsid w:val="001775B0"/>
    <w:rsid w:val="0018054B"/>
    <w:rsid w:val="00180697"/>
    <w:rsid w:val="00180E17"/>
    <w:rsid w:val="001825D1"/>
    <w:rsid w:val="001829E3"/>
    <w:rsid w:val="001845A8"/>
    <w:rsid w:val="0018684E"/>
    <w:rsid w:val="001929F3"/>
    <w:rsid w:val="00194066"/>
    <w:rsid w:val="00194426"/>
    <w:rsid w:val="001948FC"/>
    <w:rsid w:val="00196533"/>
    <w:rsid w:val="001974D9"/>
    <w:rsid w:val="001A174E"/>
    <w:rsid w:val="001A2A98"/>
    <w:rsid w:val="001A5E26"/>
    <w:rsid w:val="001A6DE0"/>
    <w:rsid w:val="001A7BD3"/>
    <w:rsid w:val="001B2602"/>
    <w:rsid w:val="001B3E7E"/>
    <w:rsid w:val="001B5645"/>
    <w:rsid w:val="001B56B5"/>
    <w:rsid w:val="001B5E7C"/>
    <w:rsid w:val="001B71AC"/>
    <w:rsid w:val="001B7761"/>
    <w:rsid w:val="001C0052"/>
    <w:rsid w:val="001C1268"/>
    <w:rsid w:val="001C144B"/>
    <w:rsid w:val="001C2233"/>
    <w:rsid w:val="001C3B47"/>
    <w:rsid w:val="001C3BF9"/>
    <w:rsid w:val="001C48C7"/>
    <w:rsid w:val="001C5243"/>
    <w:rsid w:val="001C572D"/>
    <w:rsid w:val="001C6C2F"/>
    <w:rsid w:val="001D188E"/>
    <w:rsid w:val="001D4148"/>
    <w:rsid w:val="001D4885"/>
    <w:rsid w:val="001D5495"/>
    <w:rsid w:val="001D59D1"/>
    <w:rsid w:val="001D65E8"/>
    <w:rsid w:val="001D6BBE"/>
    <w:rsid w:val="001D7326"/>
    <w:rsid w:val="001D7DD3"/>
    <w:rsid w:val="001E0C4E"/>
    <w:rsid w:val="001E1537"/>
    <w:rsid w:val="001E1835"/>
    <w:rsid w:val="001E6417"/>
    <w:rsid w:val="001E6648"/>
    <w:rsid w:val="001F0249"/>
    <w:rsid w:val="001F0E83"/>
    <w:rsid w:val="001F2247"/>
    <w:rsid w:val="001F392E"/>
    <w:rsid w:val="001F52E3"/>
    <w:rsid w:val="001F616B"/>
    <w:rsid w:val="001F6995"/>
    <w:rsid w:val="00204608"/>
    <w:rsid w:val="00205DCD"/>
    <w:rsid w:val="00207440"/>
    <w:rsid w:val="00207A13"/>
    <w:rsid w:val="002106CF"/>
    <w:rsid w:val="00211CF2"/>
    <w:rsid w:val="00212709"/>
    <w:rsid w:val="002128E6"/>
    <w:rsid w:val="00213FE1"/>
    <w:rsid w:val="002144D0"/>
    <w:rsid w:val="00215AA8"/>
    <w:rsid w:val="00216F69"/>
    <w:rsid w:val="00217923"/>
    <w:rsid w:val="00217C2D"/>
    <w:rsid w:val="002239E1"/>
    <w:rsid w:val="00223A61"/>
    <w:rsid w:val="002260DD"/>
    <w:rsid w:val="00226458"/>
    <w:rsid w:val="002266D9"/>
    <w:rsid w:val="00227191"/>
    <w:rsid w:val="00227973"/>
    <w:rsid w:val="00231A63"/>
    <w:rsid w:val="00236087"/>
    <w:rsid w:val="00237FC9"/>
    <w:rsid w:val="00240A4D"/>
    <w:rsid w:val="00242CC7"/>
    <w:rsid w:val="002441C6"/>
    <w:rsid w:val="0024576C"/>
    <w:rsid w:val="002462A8"/>
    <w:rsid w:val="0025198C"/>
    <w:rsid w:val="002520FB"/>
    <w:rsid w:val="00253374"/>
    <w:rsid w:val="002534E6"/>
    <w:rsid w:val="00253E9F"/>
    <w:rsid w:val="0025645C"/>
    <w:rsid w:val="002571D5"/>
    <w:rsid w:val="002575E7"/>
    <w:rsid w:val="0026198E"/>
    <w:rsid w:val="002621D9"/>
    <w:rsid w:val="00265AE6"/>
    <w:rsid w:val="0026745B"/>
    <w:rsid w:val="002677A2"/>
    <w:rsid w:val="00273DE8"/>
    <w:rsid w:val="002744B4"/>
    <w:rsid w:val="00277395"/>
    <w:rsid w:val="00286649"/>
    <w:rsid w:val="0028696F"/>
    <w:rsid w:val="0029222D"/>
    <w:rsid w:val="00292FC9"/>
    <w:rsid w:val="00296B7B"/>
    <w:rsid w:val="0029784F"/>
    <w:rsid w:val="002A2B46"/>
    <w:rsid w:val="002A30F1"/>
    <w:rsid w:val="002A4663"/>
    <w:rsid w:val="002A6D31"/>
    <w:rsid w:val="002B08EF"/>
    <w:rsid w:val="002B2310"/>
    <w:rsid w:val="002B7771"/>
    <w:rsid w:val="002C0D52"/>
    <w:rsid w:val="002C195E"/>
    <w:rsid w:val="002C4087"/>
    <w:rsid w:val="002C48E3"/>
    <w:rsid w:val="002C4AF2"/>
    <w:rsid w:val="002C4B2C"/>
    <w:rsid w:val="002C6B99"/>
    <w:rsid w:val="002D3DD8"/>
    <w:rsid w:val="002D5CD8"/>
    <w:rsid w:val="002D7AF7"/>
    <w:rsid w:val="002E0FB0"/>
    <w:rsid w:val="002E3114"/>
    <w:rsid w:val="002E46C9"/>
    <w:rsid w:val="002E73D3"/>
    <w:rsid w:val="002F2D1C"/>
    <w:rsid w:val="002F2DDB"/>
    <w:rsid w:val="002F388A"/>
    <w:rsid w:val="002F3982"/>
    <w:rsid w:val="002F603F"/>
    <w:rsid w:val="002F7146"/>
    <w:rsid w:val="002F7F58"/>
    <w:rsid w:val="003042DA"/>
    <w:rsid w:val="0030465C"/>
    <w:rsid w:val="0030717A"/>
    <w:rsid w:val="003105A5"/>
    <w:rsid w:val="003130F5"/>
    <w:rsid w:val="003149C1"/>
    <w:rsid w:val="00317DF0"/>
    <w:rsid w:val="003202F5"/>
    <w:rsid w:val="003222BE"/>
    <w:rsid w:val="0032271A"/>
    <w:rsid w:val="00322A25"/>
    <w:rsid w:val="003251E4"/>
    <w:rsid w:val="00325AD6"/>
    <w:rsid w:val="00325BA0"/>
    <w:rsid w:val="003262DA"/>
    <w:rsid w:val="003266D7"/>
    <w:rsid w:val="00331386"/>
    <w:rsid w:val="0033258C"/>
    <w:rsid w:val="00334C60"/>
    <w:rsid w:val="00335436"/>
    <w:rsid w:val="00340AC2"/>
    <w:rsid w:val="00341590"/>
    <w:rsid w:val="00343F42"/>
    <w:rsid w:val="0034487B"/>
    <w:rsid w:val="00344CEB"/>
    <w:rsid w:val="00352C3E"/>
    <w:rsid w:val="00357784"/>
    <w:rsid w:val="00357ADD"/>
    <w:rsid w:val="003605AD"/>
    <w:rsid w:val="00361C6A"/>
    <w:rsid w:val="00365610"/>
    <w:rsid w:val="00367821"/>
    <w:rsid w:val="0037046F"/>
    <w:rsid w:val="00371B4D"/>
    <w:rsid w:val="00375DD5"/>
    <w:rsid w:val="00385659"/>
    <w:rsid w:val="0039183D"/>
    <w:rsid w:val="0039199F"/>
    <w:rsid w:val="003938B9"/>
    <w:rsid w:val="0039773E"/>
    <w:rsid w:val="003A1240"/>
    <w:rsid w:val="003A1A80"/>
    <w:rsid w:val="003A2286"/>
    <w:rsid w:val="003A40C8"/>
    <w:rsid w:val="003A5468"/>
    <w:rsid w:val="003A583D"/>
    <w:rsid w:val="003A63D1"/>
    <w:rsid w:val="003A71A2"/>
    <w:rsid w:val="003A7C53"/>
    <w:rsid w:val="003A7F15"/>
    <w:rsid w:val="003B0665"/>
    <w:rsid w:val="003B45BC"/>
    <w:rsid w:val="003B4CB9"/>
    <w:rsid w:val="003B4F5C"/>
    <w:rsid w:val="003B66EC"/>
    <w:rsid w:val="003C10EE"/>
    <w:rsid w:val="003C1DD1"/>
    <w:rsid w:val="003C27DB"/>
    <w:rsid w:val="003C5ABF"/>
    <w:rsid w:val="003D1F8B"/>
    <w:rsid w:val="003D485F"/>
    <w:rsid w:val="003E0FB8"/>
    <w:rsid w:val="003E168F"/>
    <w:rsid w:val="003E194D"/>
    <w:rsid w:val="003E242F"/>
    <w:rsid w:val="003E2AA1"/>
    <w:rsid w:val="003E31FB"/>
    <w:rsid w:val="003E3233"/>
    <w:rsid w:val="003E3A25"/>
    <w:rsid w:val="003E4AE4"/>
    <w:rsid w:val="003E7E2C"/>
    <w:rsid w:val="003F1E71"/>
    <w:rsid w:val="003F311E"/>
    <w:rsid w:val="003F6410"/>
    <w:rsid w:val="0040015A"/>
    <w:rsid w:val="00400E62"/>
    <w:rsid w:val="00402419"/>
    <w:rsid w:val="004028A7"/>
    <w:rsid w:val="004030AE"/>
    <w:rsid w:val="00403EA7"/>
    <w:rsid w:val="004071BD"/>
    <w:rsid w:val="0040788E"/>
    <w:rsid w:val="004122E7"/>
    <w:rsid w:val="00412895"/>
    <w:rsid w:val="004129BC"/>
    <w:rsid w:val="004160DD"/>
    <w:rsid w:val="004173F6"/>
    <w:rsid w:val="00417750"/>
    <w:rsid w:val="004179A1"/>
    <w:rsid w:val="0042160E"/>
    <w:rsid w:val="00423D5F"/>
    <w:rsid w:val="00427C99"/>
    <w:rsid w:val="00432797"/>
    <w:rsid w:val="00432BA6"/>
    <w:rsid w:val="00433AC6"/>
    <w:rsid w:val="00443F3C"/>
    <w:rsid w:val="00445BF3"/>
    <w:rsid w:val="00447940"/>
    <w:rsid w:val="00450FCE"/>
    <w:rsid w:val="0045173F"/>
    <w:rsid w:val="00452062"/>
    <w:rsid w:val="00455EB3"/>
    <w:rsid w:val="004563B7"/>
    <w:rsid w:val="00456421"/>
    <w:rsid w:val="00460593"/>
    <w:rsid w:val="00463395"/>
    <w:rsid w:val="00464073"/>
    <w:rsid w:val="00467D28"/>
    <w:rsid w:val="00467E99"/>
    <w:rsid w:val="00470D72"/>
    <w:rsid w:val="0047249D"/>
    <w:rsid w:val="004737EE"/>
    <w:rsid w:val="0047443B"/>
    <w:rsid w:val="00482FA5"/>
    <w:rsid w:val="00483EF4"/>
    <w:rsid w:val="0048410F"/>
    <w:rsid w:val="004843BA"/>
    <w:rsid w:val="0048476B"/>
    <w:rsid w:val="00484BA4"/>
    <w:rsid w:val="004858D5"/>
    <w:rsid w:val="00490874"/>
    <w:rsid w:val="00491598"/>
    <w:rsid w:val="00492EA9"/>
    <w:rsid w:val="0049363D"/>
    <w:rsid w:val="00494B8A"/>
    <w:rsid w:val="00495D8C"/>
    <w:rsid w:val="004A0E27"/>
    <w:rsid w:val="004A364A"/>
    <w:rsid w:val="004A4A7C"/>
    <w:rsid w:val="004A54C0"/>
    <w:rsid w:val="004B0B31"/>
    <w:rsid w:val="004B18F1"/>
    <w:rsid w:val="004B2611"/>
    <w:rsid w:val="004B5AF2"/>
    <w:rsid w:val="004B5C7F"/>
    <w:rsid w:val="004B6E55"/>
    <w:rsid w:val="004C1124"/>
    <w:rsid w:val="004C1C65"/>
    <w:rsid w:val="004C20C6"/>
    <w:rsid w:val="004C2BA2"/>
    <w:rsid w:val="004C460C"/>
    <w:rsid w:val="004C5C4E"/>
    <w:rsid w:val="004D240D"/>
    <w:rsid w:val="004D28CC"/>
    <w:rsid w:val="004D44B7"/>
    <w:rsid w:val="004D705D"/>
    <w:rsid w:val="004E000A"/>
    <w:rsid w:val="004E166A"/>
    <w:rsid w:val="004E4DFA"/>
    <w:rsid w:val="004E5CAB"/>
    <w:rsid w:val="004E7A4A"/>
    <w:rsid w:val="004F0A70"/>
    <w:rsid w:val="004F261F"/>
    <w:rsid w:val="004F2A73"/>
    <w:rsid w:val="004F5AA5"/>
    <w:rsid w:val="004F635B"/>
    <w:rsid w:val="004F6D1E"/>
    <w:rsid w:val="004F79B3"/>
    <w:rsid w:val="004F7A2B"/>
    <w:rsid w:val="00502567"/>
    <w:rsid w:val="0050349D"/>
    <w:rsid w:val="0050394D"/>
    <w:rsid w:val="00505EC7"/>
    <w:rsid w:val="005127A8"/>
    <w:rsid w:val="00512B00"/>
    <w:rsid w:val="00515546"/>
    <w:rsid w:val="00515D56"/>
    <w:rsid w:val="00517DF8"/>
    <w:rsid w:val="00527668"/>
    <w:rsid w:val="00527960"/>
    <w:rsid w:val="00530F2D"/>
    <w:rsid w:val="00536E39"/>
    <w:rsid w:val="0054151E"/>
    <w:rsid w:val="00542352"/>
    <w:rsid w:val="0054368E"/>
    <w:rsid w:val="0054494F"/>
    <w:rsid w:val="005462D6"/>
    <w:rsid w:val="00547743"/>
    <w:rsid w:val="0055201F"/>
    <w:rsid w:val="0055219B"/>
    <w:rsid w:val="0055413D"/>
    <w:rsid w:val="0055471B"/>
    <w:rsid w:val="0055473C"/>
    <w:rsid w:val="00556959"/>
    <w:rsid w:val="00556F28"/>
    <w:rsid w:val="00557286"/>
    <w:rsid w:val="00560BA2"/>
    <w:rsid w:val="005659BF"/>
    <w:rsid w:val="00565F00"/>
    <w:rsid w:val="00572C84"/>
    <w:rsid w:val="00573278"/>
    <w:rsid w:val="00574B18"/>
    <w:rsid w:val="005754C4"/>
    <w:rsid w:val="00576CFD"/>
    <w:rsid w:val="00576E7F"/>
    <w:rsid w:val="00577A47"/>
    <w:rsid w:val="00577F2B"/>
    <w:rsid w:val="00580F5F"/>
    <w:rsid w:val="005810CE"/>
    <w:rsid w:val="005828E1"/>
    <w:rsid w:val="005834FB"/>
    <w:rsid w:val="00583E25"/>
    <w:rsid w:val="00584CEE"/>
    <w:rsid w:val="00584FAA"/>
    <w:rsid w:val="00585F72"/>
    <w:rsid w:val="00586899"/>
    <w:rsid w:val="00592C81"/>
    <w:rsid w:val="00594A3B"/>
    <w:rsid w:val="005954AE"/>
    <w:rsid w:val="005965F7"/>
    <w:rsid w:val="005971A9"/>
    <w:rsid w:val="005A0D0D"/>
    <w:rsid w:val="005A146B"/>
    <w:rsid w:val="005A6BBC"/>
    <w:rsid w:val="005B1FD3"/>
    <w:rsid w:val="005B27CE"/>
    <w:rsid w:val="005B2B76"/>
    <w:rsid w:val="005B4D0E"/>
    <w:rsid w:val="005B77B3"/>
    <w:rsid w:val="005C189F"/>
    <w:rsid w:val="005C18E8"/>
    <w:rsid w:val="005C1BAD"/>
    <w:rsid w:val="005C2598"/>
    <w:rsid w:val="005C2B30"/>
    <w:rsid w:val="005C37CB"/>
    <w:rsid w:val="005C49E5"/>
    <w:rsid w:val="005C6FAF"/>
    <w:rsid w:val="005C7D93"/>
    <w:rsid w:val="005D055F"/>
    <w:rsid w:val="005D1789"/>
    <w:rsid w:val="005D540B"/>
    <w:rsid w:val="005D66BB"/>
    <w:rsid w:val="005E1843"/>
    <w:rsid w:val="005E21AF"/>
    <w:rsid w:val="005E39E6"/>
    <w:rsid w:val="005F36B5"/>
    <w:rsid w:val="005F3751"/>
    <w:rsid w:val="005F587E"/>
    <w:rsid w:val="006014BE"/>
    <w:rsid w:val="00601B1E"/>
    <w:rsid w:val="006026C3"/>
    <w:rsid w:val="006029C0"/>
    <w:rsid w:val="00606A3E"/>
    <w:rsid w:val="00607DCD"/>
    <w:rsid w:val="00613BD7"/>
    <w:rsid w:val="00614028"/>
    <w:rsid w:val="00617105"/>
    <w:rsid w:val="0061744C"/>
    <w:rsid w:val="00620217"/>
    <w:rsid w:val="00621B0B"/>
    <w:rsid w:val="00621D64"/>
    <w:rsid w:val="00622634"/>
    <w:rsid w:val="00624F51"/>
    <w:rsid w:val="00625420"/>
    <w:rsid w:val="00626586"/>
    <w:rsid w:val="00632731"/>
    <w:rsid w:val="0063338C"/>
    <w:rsid w:val="0063518A"/>
    <w:rsid w:val="00637F2A"/>
    <w:rsid w:val="00640B22"/>
    <w:rsid w:val="00641C53"/>
    <w:rsid w:val="006422FE"/>
    <w:rsid w:val="006445FC"/>
    <w:rsid w:val="00644C52"/>
    <w:rsid w:val="00644D6B"/>
    <w:rsid w:val="00645DF1"/>
    <w:rsid w:val="0064661C"/>
    <w:rsid w:val="006476CE"/>
    <w:rsid w:val="00647FB5"/>
    <w:rsid w:val="00652F6D"/>
    <w:rsid w:val="00653F71"/>
    <w:rsid w:val="006550FB"/>
    <w:rsid w:val="00655C14"/>
    <w:rsid w:val="00655E56"/>
    <w:rsid w:val="00656DB9"/>
    <w:rsid w:val="006614F1"/>
    <w:rsid w:val="006622E9"/>
    <w:rsid w:val="00662A1C"/>
    <w:rsid w:val="00662F6B"/>
    <w:rsid w:val="00664430"/>
    <w:rsid w:val="0066491D"/>
    <w:rsid w:val="0066772E"/>
    <w:rsid w:val="006702FC"/>
    <w:rsid w:val="0067254D"/>
    <w:rsid w:val="00673264"/>
    <w:rsid w:val="00673754"/>
    <w:rsid w:val="00681F48"/>
    <w:rsid w:val="0068234D"/>
    <w:rsid w:val="006931B0"/>
    <w:rsid w:val="006939E0"/>
    <w:rsid w:val="00693FAA"/>
    <w:rsid w:val="0069496D"/>
    <w:rsid w:val="006958E6"/>
    <w:rsid w:val="00696664"/>
    <w:rsid w:val="006978C0"/>
    <w:rsid w:val="006A04BC"/>
    <w:rsid w:val="006A2CCA"/>
    <w:rsid w:val="006A3217"/>
    <w:rsid w:val="006A38D7"/>
    <w:rsid w:val="006A3E99"/>
    <w:rsid w:val="006A6037"/>
    <w:rsid w:val="006A7153"/>
    <w:rsid w:val="006B06F4"/>
    <w:rsid w:val="006B2EC6"/>
    <w:rsid w:val="006B49F3"/>
    <w:rsid w:val="006B4FB8"/>
    <w:rsid w:val="006B5FB9"/>
    <w:rsid w:val="006B7C62"/>
    <w:rsid w:val="006C0203"/>
    <w:rsid w:val="006C1170"/>
    <w:rsid w:val="006C1B56"/>
    <w:rsid w:val="006C29F8"/>
    <w:rsid w:val="006C3BB8"/>
    <w:rsid w:val="006C443E"/>
    <w:rsid w:val="006C5C4A"/>
    <w:rsid w:val="006C6D47"/>
    <w:rsid w:val="006D57CE"/>
    <w:rsid w:val="006D59D6"/>
    <w:rsid w:val="006D6794"/>
    <w:rsid w:val="006E7A7E"/>
    <w:rsid w:val="006F45C7"/>
    <w:rsid w:val="006F780A"/>
    <w:rsid w:val="007038DA"/>
    <w:rsid w:val="00706C0D"/>
    <w:rsid w:val="00707555"/>
    <w:rsid w:val="007078ED"/>
    <w:rsid w:val="00707952"/>
    <w:rsid w:val="00711013"/>
    <w:rsid w:val="007118AA"/>
    <w:rsid w:val="00711CDF"/>
    <w:rsid w:val="00712818"/>
    <w:rsid w:val="00712B55"/>
    <w:rsid w:val="0071339D"/>
    <w:rsid w:val="00714A53"/>
    <w:rsid w:val="0071548E"/>
    <w:rsid w:val="00715C80"/>
    <w:rsid w:val="00717726"/>
    <w:rsid w:val="0071782C"/>
    <w:rsid w:val="007236C2"/>
    <w:rsid w:val="00724946"/>
    <w:rsid w:val="007249BB"/>
    <w:rsid w:val="00726BF7"/>
    <w:rsid w:val="00727C82"/>
    <w:rsid w:val="007301F6"/>
    <w:rsid w:val="0073098F"/>
    <w:rsid w:val="00733AC8"/>
    <w:rsid w:val="00735187"/>
    <w:rsid w:val="0073559D"/>
    <w:rsid w:val="00740023"/>
    <w:rsid w:val="0074022B"/>
    <w:rsid w:val="00740556"/>
    <w:rsid w:val="00742D20"/>
    <w:rsid w:val="00743695"/>
    <w:rsid w:val="00743E73"/>
    <w:rsid w:val="007472A8"/>
    <w:rsid w:val="00750C6F"/>
    <w:rsid w:val="00751310"/>
    <w:rsid w:val="00751A0F"/>
    <w:rsid w:val="00752C1C"/>
    <w:rsid w:val="0075594B"/>
    <w:rsid w:val="0075647E"/>
    <w:rsid w:val="00757838"/>
    <w:rsid w:val="00760E6B"/>
    <w:rsid w:val="00760EFA"/>
    <w:rsid w:val="007622DA"/>
    <w:rsid w:val="00762D17"/>
    <w:rsid w:val="00762F49"/>
    <w:rsid w:val="007673F3"/>
    <w:rsid w:val="00770AD6"/>
    <w:rsid w:val="00775CB7"/>
    <w:rsid w:val="007835C8"/>
    <w:rsid w:val="00783C31"/>
    <w:rsid w:val="007844A1"/>
    <w:rsid w:val="00785944"/>
    <w:rsid w:val="00785CA4"/>
    <w:rsid w:val="00786D37"/>
    <w:rsid w:val="007908BD"/>
    <w:rsid w:val="00791E4A"/>
    <w:rsid w:val="007922B9"/>
    <w:rsid w:val="00794393"/>
    <w:rsid w:val="0079665A"/>
    <w:rsid w:val="00796E85"/>
    <w:rsid w:val="0079748F"/>
    <w:rsid w:val="00797B92"/>
    <w:rsid w:val="00797F2D"/>
    <w:rsid w:val="007A032D"/>
    <w:rsid w:val="007A0483"/>
    <w:rsid w:val="007A085E"/>
    <w:rsid w:val="007A2649"/>
    <w:rsid w:val="007A3028"/>
    <w:rsid w:val="007A4710"/>
    <w:rsid w:val="007A67D3"/>
    <w:rsid w:val="007B1EFD"/>
    <w:rsid w:val="007B238D"/>
    <w:rsid w:val="007B29DB"/>
    <w:rsid w:val="007B4186"/>
    <w:rsid w:val="007B5E42"/>
    <w:rsid w:val="007B7658"/>
    <w:rsid w:val="007C0A72"/>
    <w:rsid w:val="007C0ABE"/>
    <w:rsid w:val="007C19B9"/>
    <w:rsid w:val="007C2713"/>
    <w:rsid w:val="007C2B9F"/>
    <w:rsid w:val="007C3B92"/>
    <w:rsid w:val="007C3D06"/>
    <w:rsid w:val="007C4C4C"/>
    <w:rsid w:val="007C6BF0"/>
    <w:rsid w:val="007C7EE1"/>
    <w:rsid w:val="007D1475"/>
    <w:rsid w:val="007D22FB"/>
    <w:rsid w:val="007D4ECB"/>
    <w:rsid w:val="007D6B4F"/>
    <w:rsid w:val="007D7096"/>
    <w:rsid w:val="007D7C0E"/>
    <w:rsid w:val="007E4D78"/>
    <w:rsid w:val="007E4E08"/>
    <w:rsid w:val="007E6660"/>
    <w:rsid w:val="007E6C3C"/>
    <w:rsid w:val="007E789F"/>
    <w:rsid w:val="007F064F"/>
    <w:rsid w:val="007F10AC"/>
    <w:rsid w:val="007F2CF3"/>
    <w:rsid w:val="007F45CE"/>
    <w:rsid w:val="007F56AF"/>
    <w:rsid w:val="007F60AC"/>
    <w:rsid w:val="007F7564"/>
    <w:rsid w:val="007F7CAE"/>
    <w:rsid w:val="00807ACD"/>
    <w:rsid w:val="008125D5"/>
    <w:rsid w:val="008126C9"/>
    <w:rsid w:val="008136E1"/>
    <w:rsid w:val="00815527"/>
    <w:rsid w:val="00815BB5"/>
    <w:rsid w:val="008164EC"/>
    <w:rsid w:val="00821DF7"/>
    <w:rsid w:val="00823B76"/>
    <w:rsid w:val="00824487"/>
    <w:rsid w:val="00824593"/>
    <w:rsid w:val="008256DC"/>
    <w:rsid w:val="00826C43"/>
    <w:rsid w:val="00834878"/>
    <w:rsid w:val="00834AB9"/>
    <w:rsid w:val="00834AD5"/>
    <w:rsid w:val="0083579A"/>
    <w:rsid w:val="00835B90"/>
    <w:rsid w:val="00840103"/>
    <w:rsid w:val="00841BAB"/>
    <w:rsid w:val="00844305"/>
    <w:rsid w:val="00845D5C"/>
    <w:rsid w:val="00850891"/>
    <w:rsid w:val="00851126"/>
    <w:rsid w:val="0085194B"/>
    <w:rsid w:val="00855648"/>
    <w:rsid w:val="0086036C"/>
    <w:rsid w:val="00860900"/>
    <w:rsid w:val="008612C7"/>
    <w:rsid w:val="00863E2A"/>
    <w:rsid w:val="00866ABB"/>
    <w:rsid w:val="00866E53"/>
    <w:rsid w:val="00867991"/>
    <w:rsid w:val="00871148"/>
    <w:rsid w:val="0087237D"/>
    <w:rsid w:val="00880585"/>
    <w:rsid w:val="0089065F"/>
    <w:rsid w:val="0089233C"/>
    <w:rsid w:val="00892679"/>
    <w:rsid w:val="0089482D"/>
    <w:rsid w:val="00897129"/>
    <w:rsid w:val="008A209B"/>
    <w:rsid w:val="008A4B81"/>
    <w:rsid w:val="008A4DC0"/>
    <w:rsid w:val="008A4F5D"/>
    <w:rsid w:val="008A693C"/>
    <w:rsid w:val="008B120B"/>
    <w:rsid w:val="008B2110"/>
    <w:rsid w:val="008B2422"/>
    <w:rsid w:val="008B2FDF"/>
    <w:rsid w:val="008B351F"/>
    <w:rsid w:val="008B39A7"/>
    <w:rsid w:val="008B44E2"/>
    <w:rsid w:val="008C02BA"/>
    <w:rsid w:val="008C05AB"/>
    <w:rsid w:val="008C39B8"/>
    <w:rsid w:val="008C4713"/>
    <w:rsid w:val="008C56BF"/>
    <w:rsid w:val="008C61AD"/>
    <w:rsid w:val="008C7E28"/>
    <w:rsid w:val="008D05F3"/>
    <w:rsid w:val="008D431F"/>
    <w:rsid w:val="008D7099"/>
    <w:rsid w:val="008E2014"/>
    <w:rsid w:val="008E2D44"/>
    <w:rsid w:val="008E35A2"/>
    <w:rsid w:val="008F7801"/>
    <w:rsid w:val="009016E0"/>
    <w:rsid w:val="00905186"/>
    <w:rsid w:val="00906802"/>
    <w:rsid w:val="00907446"/>
    <w:rsid w:val="00907FDE"/>
    <w:rsid w:val="009103D9"/>
    <w:rsid w:val="00910C0F"/>
    <w:rsid w:val="00911D16"/>
    <w:rsid w:val="0091200C"/>
    <w:rsid w:val="009130AC"/>
    <w:rsid w:val="00916A67"/>
    <w:rsid w:val="00917163"/>
    <w:rsid w:val="00920664"/>
    <w:rsid w:val="0092196B"/>
    <w:rsid w:val="00921E97"/>
    <w:rsid w:val="00924FDB"/>
    <w:rsid w:val="00926FB4"/>
    <w:rsid w:val="00927A57"/>
    <w:rsid w:val="009315A3"/>
    <w:rsid w:val="0093194F"/>
    <w:rsid w:val="009326FF"/>
    <w:rsid w:val="00935CA7"/>
    <w:rsid w:val="00935CED"/>
    <w:rsid w:val="00937914"/>
    <w:rsid w:val="00940513"/>
    <w:rsid w:val="00940B33"/>
    <w:rsid w:val="00947D94"/>
    <w:rsid w:val="00950F5F"/>
    <w:rsid w:val="00951018"/>
    <w:rsid w:val="00951B16"/>
    <w:rsid w:val="0095221E"/>
    <w:rsid w:val="00952C56"/>
    <w:rsid w:val="009564E3"/>
    <w:rsid w:val="009610B7"/>
    <w:rsid w:val="0096155C"/>
    <w:rsid w:val="00963306"/>
    <w:rsid w:val="009651E9"/>
    <w:rsid w:val="0096556A"/>
    <w:rsid w:val="00970469"/>
    <w:rsid w:val="00973444"/>
    <w:rsid w:val="00973D3C"/>
    <w:rsid w:val="00983635"/>
    <w:rsid w:val="00984171"/>
    <w:rsid w:val="0098536F"/>
    <w:rsid w:val="00986828"/>
    <w:rsid w:val="00987608"/>
    <w:rsid w:val="00990F4E"/>
    <w:rsid w:val="00992039"/>
    <w:rsid w:val="0099232A"/>
    <w:rsid w:val="00994FCD"/>
    <w:rsid w:val="0099555F"/>
    <w:rsid w:val="00995E66"/>
    <w:rsid w:val="009A074E"/>
    <w:rsid w:val="009A1AD1"/>
    <w:rsid w:val="009A39D1"/>
    <w:rsid w:val="009A3E80"/>
    <w:rsid w:val="009A4184"/>
    <w:rsid w:val="009A68E5"/>
    <w:rsid w:val="009B04F5"/>
    <w:rsid w:val="009B23B9"/>
    <w:rsid w:val="009B4187"/>
    <w:rsid w:val="009C18E5"/>
    <w:rsid w:val="009C3819"/>
    <w:rsid w:val="009C53BD"/>
    <w:rsid w:val="009C5903"/>
    <w:rsid w:val="009C5EDB"/>
    <w:rsid w:val="009C6A3A"/>
    <w:rsid w:val="009C7493"/>
    <w:rsid w:val="009D1BE7"/>
    <w:rsid w:val="009D3B9D"/>
    <w:rsid w:val="009D5A3D"/>
    <w:rsid w:val="009D61D6"/>
    <w:rsid w:val="009D7700"/>
    <w:rsid w:val="009E0B05"/>
    <w:rsid w:val="009E1F6A"/>
    <w:rsid w:val="009E2E3E"/>
    <w:rsid w:val="009E2F32"/>
    <w:rsid w:val="009E3823"/>
    <w:rsid w:val="009E5253"/>
    <w:rsid w:val="009E6F20"/>
    <w:rsid w:val="009E7458"/>
    <w:rsid w:val="009F0718"/>
    <w:rsid w:val="009F07E3"/>
    <w:rsid w:val="009F0969"/>
    <w:rsid w:val="009F0A24"/>
    <w:rsid w:val="009F1C32"/>
    <w:rsid w:val="009F40C7"/>
    <w:rsid w:val="009F4D36"/>
    <w:rsid w:val="00A021A3"/>
    <w:rsid w:val="00A02443"/>
    <w:rsid w:val="00A03A74"/>
    <w:rsid w:val="00A04124"/>
    <w:rsid w:val="00A05234"/>
    <w:rsid w:val="00A06650"/>
    <w:rsid w:val="00A07A3C"/>
    <w:rsid w:val="00A13DF2"/>
    <w:rsid w:val="00A14CBC"/>
    <w:rsid w:val="00A16B4C"/>
    <w:rsid w:val="00A20BA3"/>
    <w:rsid w:val="00A224F4"/>
    <w:rsid w:val="00A2276F"/>
    <w:rsid w:val="00A2295B"/>
    <w:rsid w:val="00A25E0D"/>
    <w:rsid w:val="00A31702"/>
    <w:rsid w:val="00A3189C"/>
    <w:rsid w:val="00A3666D"/>
    <w:rsid w:val="00A423AB"/>
    <w:rsid w:val="00A43D0C"/>
    <w:rsid w:val="00A43D96"/>
    <w:rsid w:val="00A51A24"/>
    <w:rsid w:val="00A526EE"/>
    <w:rsid w:val="00A52FFB"/>
    <w:rsid w:val="00A53787"/>
    <w:rsid w:val="00A55F96"/>
    <w:rsid w:val="00A56133"/>
    <w:rsid w:val="00A616FE"/>
    <w:rsid w:val="00A61864"/>
    <w:rsid w:val="00A649B4"/>
    <w:rsid w:val="00A65A8E"/>
    <w:rsid w:val="00A66B35"/>
    <w:rsid w:val="00A67718"/>
    <w:rsid w:val="00A724E2"/>
    <w:rsid w:val="00A735A8"/>
    <w:rsid w:val="00A7625D"/>
    <w:rsid w:val="00A80840"/>
    <w:rsid w:val="00A83C66"/>
    <w:rsid w:val="00A8603C"/>
    <w:rsid w:val="00A91FDC"/>
    <w:rsid w:val="00A9537B"/>
    <w:rsid w:val="00A95D00"/>
    <w:rsid w:val="00AA1524"/>
    <w:rsid w:val="00AA1EA9"/>
    <w:rsid w:val="00AA1F52"/>
    <w:rsid w:val="00AA2037"/>
    <w:rsid w:val="00AA2347"/>
    <w:rsid w:val="00AA2615"/>
    <w:rsid w:val="00AA5D1F"/>
    <w:rsid w:val="00AA77CF"/>
    <w:rsid w:val="00AA7F4B"/>
    <w:rsid w:val="00AB097B"/>
    <w:rsid w:val="00AB199E"/>
    <w:rsid w:val="00AB2B27"/>
    <w:rsid w:val="00AC2968"/>
    <w:rsid w:val="00AC2C20"/>
    <w:rsid w:val="00AC2C8D"/>
    <w:rsid w:val="00AC317F"/>
    <w:rsid w:val="00AC3654"/>
    <w:rsid w:val="00AC6B4F"/>
    <w:rsid w:val="00AD0F2D"/>
    <w:rsid w:val="00AD30AC"/>
    <w:rsid w:val="00AD4315"/>
    <w:rsid w:val="00AD5C2F"/>
    <w:rsid w:val="00AD6FDB"/>
    <w:rsid w:val="00AD7895"/>
    <w:rsid w:val="00AE38C6"/>
    <w:rsid w:val="00AE61BE"/>
    <w:rsid w:val="00AE6A49"/>
    <w:rsid w:val="00AF3B1D"/>
    <w:rsid w:val="00AF5141"/>
    <w:rsid w:val="00AF63FC"/>
    <w:rsid w:val="00B01445"/>
    <w:rsid w:val="00B037D7"/>
    <w:rsid w:val="00B03CB8"/>
    <w:rsid w:val="00B0497E"/>
    <w:rsid w:val="00B06A3C"/>
    <w:rsid w:val="00B075DE"/>
    <w:rsid w:val="00B104BC"/>
    <w:rsid w:val="00B10645"/>
    <w:rsid w:val="00B10A66"/>
    <w:rsid w:val="00B11B07"/>
    <w:rsid w:val="00B12799"/>
    <w:rsid w:val="00B12A11"/>
    <w:rsid w:val="00B12F91"/>
    <w:rsid w:val="00B14BC1"/>
    <w:rsid w:val="00B213EE"/>
    <w:rsid w:val="00B2509F"/>
    <w:rsid w:val="00B251F8"/>
    <w:rsid w:val="00B265A3"/>
    <w:rsid w:val="00B30335"/>
    <w:rsid w:val="00B33288"/>
    <w:rsid w:val="00B34897"/>
    <w:rsid w:val="00B35A0B"/>
    <w:rsid w:val="00B35CC5"/>
    <w:rsid w:val="00B3722D"/>
    <w:rsid w:val="00B416F9"/>
    <w:rsid w:val="00B426F8"/>
    <w:rsid w:val="00B452A2"/>
    <w:rsid w:val="00B4534B"/>
    <w:rsid w:val="00B45371"/>
    <w:rsid w:val="00B464A5"/>
    <w:rsid w:val="00B5007D"/>
    <w:rsid w:val="00B52088"/>
    <w:rsid w:val="00B54AFC"/>
    <w:rsid w:val="00B55062"/>
    <w:rsid w:val="00B56FCD"/>
    <w:rsid w:val="00B60686"/>
    <w:rsid w:val="00B64C4F"/>
    <w:rsid w:val="00B64E05"/>
    <w:rsid w:val="00B65361"/>
    <w:rsid w:val="00B65E1F"/>
    <w:rsid w:val="00B6626A"/>
    <w:rsid w:val="00B67DCE"/>
    <w:rsid w:val="00B7130E"/>
    <w:rsid w:val="00B71529"/>
    <w:rsid w:val="00B731FB"/>
    <w:rsid w:val="00B73472"/>
    <w:rsid w:val="00B756BD"/>
    <w:rsid w:val="00B75FB7"/>
    <w:rsid w:val="00B76282"/>
    <w:rsid w:val="00B80AE7"/>
    <w:rsid w:val="00B80EEC"/>
    <w:rsid w:val="00B8241E"/>
    <w:rsid w:val="00B8386C"/>
    <w:rsid w:val="00B84F4D"/>
    <w:rsid w:val="00B85200"/>
    <w:rsid w:val="00B852FA"/>
    <w:rsid w:val="00B85379"/>
    <w:rsid w:val="00B87631"/>
    <w:rsid w:val="00B92029"/>
    <w:rsid w:val="00B92D5E"/>
    <w:rsid w:val="00B94130"/>
    <w:rsid w:val="00B944A7"/>
    <w:rsid w:val="00B94A7E"/>
    <w:rsid w:val="00B94BBB"/>
    <w:rsid w:val="00B95541"/>
    <w:rsid w:val="00B95606"/>
    <w:rsid w:val="00BA0802"/>
    <w:rsid w:val="00BA10A7"/>
    <w:rsid w:val="00BA2FDD"/>
    <w:rsid w:val="00BA3C73"/>
    <w:rsid w:val="00BA5EFB"/>
    <w:rsid w:val="00BA6F26"/>
    <w:rsid w:val="00BA7A15"/>
    <w:rsid w:val="00BB17C4"/>
    <w:rsid w:val="00BB27F0"/>
    <w:rsid w:val="00BB2999"/>
    <w:rsid w:val="00BB4FA0"/>
    <w:rsid w:val="00BB5153"/>
    <w:rsid w:val="00BB52BC"/>
    <w:rsid w:val="00BB5CBE"/>
    <w:rsid w:val="00BB6089"/>
    <w:rsid w:val="00BB7133"/>
    <w:rsid w:val="00BC012F"/>
    <w:rsid w:val="00BC0516"/>
    <w:rsid w:val="00BC19D5"/>
    <w:rsid w:val="00BC394C"/>
    <w:rsid w:val="00BC4482"/>
    <w:rsid w:val="00BC44C5"/>
    <w:rsid w:val="00BC4BCC"/>
    <w:rsid w:val="00BC4C91"/>
    <w:rsid w:val="00BC5511"/>
    <w:rsid w:val="00BC5949"/>
    <w:rsid w:val="00BC5A96"/>
    <w:rsid w:val="00BC686E"/>
    <w:rsid w:val="00BD09B2"/>
    <w:rsid w:val="00BD0E78"/>
    <w:rsid w:val="00BD236B"/>
    <w:rsid w:val="00BE5BC0"/>
    <w:rsid w:val="00BF00CA"/>
    <w:rsid w:val="00BF1DA0"/>
    <w:rsid w:val="00BF319E"/>
    <w:rsid w:val="00BF4CBD"/>
    <w:rsid w:val="00BF5F6A"/>
    <w:rsid w:val="00BF6FCA"/>
    <w:rsid w:val="00C02BCF"/>
    <w:rsid w:val="00C03573"/>
    <w:rsid w:val="00C03DF0"/>
    <w:rsid w:val="00C043C3"/>
    <w:rsid w:val="00C05D94"/>
    <w:rsid w:val="00C071B6"/>
    <w:rsid w:val="00C075FF"/>
    <w:rsid w:val="00C0785B"/>
    <w:rsid w:val="00C10D43"/>
    <w:rsid w:val="00C14857"/>
    <w:rsid w:val="00C14DBB"/>
    <w:rsid w:val="00C1553E"/>
    <w:rsid w:val="00C17FE1"/>
    <w:rsid w:val="00C22AF7"/>
    <w:rsid w:val="00C2372B"/>
    <w:rsid w:val="00C2481C"/>
    <w:rsid w:val="00C248CD"/>
    <w:rsid w:val="00C24926"/>
    <w:rsid w:val="00C251A1"/>
    <w:rsid w:val="00C25DEF"/>
    <w:rsid w:val="00C31C60"/>
    <w:rsid w:val="00C33387"/>
    <w:rsid w:val="00C33684"/>
    <w:rsid w:val="00C33CC1"/>
    <w:rsid w:val="00C40AE1"/>
    <w:rsid w:val="00C417E4"/>
    <w:rsid w:val="00C46311"/>
    <w:rsid w:val="00C463DC"/>
    <w:rsid w:val="00C47510"/>
    <w:rsid w:val="00C5142C"/>
    <w:rsid w:val="00C518FC"/>
    <w:rsid w:val="00C53B61"/>
    <w:rsid w:val="00C53E42"/>
    <w:rsid w:val="00C5521D"/>
    <w:rsid w:val="00C57593"/>
    <w:rsid w:val="00C57D4F"/>
    <w:rsid w:val="00C61CFA"/>
    <w:rsid w:val="00C63D3A"/>
    <w:rsid w:val="00C65143"/>
    <w:rsid w:val="00C65286"/>
    <w:rsid w:val="00C66959"/>
    <w:rsid w:val="00C66FF2"/>
    <w:rsid w:val="00C7075E"/>
    <w:rsid w:val="00C714C6"/>
    <w:rsid w:val="00C71E4C"/>
    <w:rsid w:val="00C72BB6"/>
    <w:rsid w:val="00C74D2C"/>
    <w:rsid w:val="00C753A5"/>
    <w:rsid w:val="00C7585F"/>
    <w:rsid w:val="00C76AD9"/>
    <w:rsid w:val="00C829F4"/>
    <w:rsid w:val="00C84478"/>
    <w:rsid w:val="00C873B3"/>
    <w:rsid w:val="00C9082B"/>
    <w:rsid w:val="00C92A41"/>
    <w:rsid w:val="00C92F37"/>
    <w:rsid w:val="00C93606"/>
    <w:rsid w:val="00C93DC8"/>
    <w:rsid w:val="00C95BC3"/>
    <w:rsid w:val="00C968C4"/>
    <w:rsid w:val="00CA28D4"/>
    <w:rsid w:val="00CA33FE"/>
    <w:rsid w:val="00CA5599"/>
    <w:rsid w:val="00CA63D9"/>
    <w:rsid w:val="00CA749C"/>
    <w:rsid w:val="00CA7A70"/>
    <w:rsid w:val="00CB35FB"/>
    <w:rsid w:val="00CB58EC"/>
    <w:rsid w:val="00CB5FA5"/>
    <w:rsid w:val="00CB60FB"/>
    <w:rsid w:val="00CB71EC"/>
    <w:rsid w:val="00CC12C3"/>
    <w:rsid w:val="00CC189D"/>
    <w:rsid w:val="00CC192F"/>
    <w:rsid w:val="00CC4F76"/>
    <w:rsid w:val="00CC50B7"/>
    <w:rsid w:val="00CC655B"/>
    <w:rsid w:val="00CD002E"/>
    <w:rsid w:val="00CD0C47"/>
    <w:rsid w:val="00CD0CC2"/>
    <w:rsid w:val="00CD2071"/>
    <w:rsid w:val="00CD732E"/>
    <w:rsid w:val="00CE1521"/>
    <w:rsid w:val="00CE31B5"/>
    <w:rsid w:val="00CE3364"/>
    <w:rsid w:val="00CE37C7"/>
    <w:rsid w:val="00CF1876"/>
    <w:rsid w:val="00CF21D7"/>
    <w:rsid w:val="00CF38EC"/>
    <w:rsid w:val="00CF416C"/>
    <w:rsid w:val="00CF5CDB"/>
    <w:rsid w:val="00CF6485"/>
    <w:rsid w:val="00CF79AE"/>
    <w:rsid w:val="00D00793"/>
    <w:rsid w:val="00D01281"/>
    <w:rsid w:val="00D028B3"/>
    <w:rsid w:val="00D033DC"/>
    <w:rsid w:val="00D03550"/>
    <w:rsid w:val="00D03D83"/>
    <w:rsid w:val="00D03DC1"/>
    <w:rsid w:val="00D04991"/>
    <w:rsid w:val="00D04D8B"/>
    <w:rsid w:val="00D05820"/>
    <w:rsid w:val="00D067D9"/>
    <w:rsid w:val="00D077ED"/>
    <w:rsid w:val="00D1140A"/>
    <w:rsid w:val="00D1301B"/>
    <w:rsid w:val="00D14A75"/>
    <w:rsid w:val="00D14DF9"/>
    <w:rsid w:val="00D200E5"/>
    <w:rsid w:val="00D20110"/>
    <w:rsid w:val="00D20116"/>
    <w:rsid w:val="00D212B3"/>
    <w:rsid w:val="00D21842"/>
    <w:rsid w:val="00D2205B"/>
    <w:rsid w:val="00D227D0"/>
    <w:rsid w:val="00D23DE7"/>
    <w:rsid w:val="00D25DFE"/>
    <w:rsid w:val="00D31880"/>
    <w:rsid w:val="00D31BE1"/>
    <w:rsid w:val="00D3273A"/>
    <w:rsid w:val="00D33E7A"/>
    <w:rsid w:val="00D33ED5"/>
    <w:rsid w:val="00D34524"/>
    <w:rsid w:val="00D35703"/>
    <w:rsid w:val="00D35D0F"/>
    <w:rsid w:val="00D40D33"/>
    <w:rsid w:val="00D43AB9"/>
    <w:rsid w:val="00D44030"/>
    <w:rsid w:val="00D4794C"/>
    <w:rsid w:val="00D52639"/>
    <w:rsid w:val="00D52ADD"/>
    <w:rsid w:val="00D52F61"/>
    <w:rsid w:val="00D568DE"/>
    <w:rsid w:val="00D56D92"/>
    <w:rsid w:val="00D621FE"/>
    <w:rsid w:val="00D6491D"/>
    <w:rsid w:val="00D64ED8"/>
    <w:rsid w:val="00D656A1"/>
    <w:rsid w:val="00D664A1"/>
    <w:rsid w:val="00D6772C"/>
    <w:rsid w:val="00D67C93"/>
    <w:rsid w:val="00D73B12"/>
    <w:rsid w:val="00D75E7E"/>
    <w:rsid w:val="00D76627"/>
    <w:rsid w:val="00D77014"/>
    <w:rsid w:val="00D77199"/>
    <w:rsid w:val="00D80C9B"/>
    <w:rsid w:val="00D83943"/>
    <w:rsid w:val="00D83EC7"/>
    <w:rsid w:val="00D84DC5"/>
    <w:rsid w:val="00D91A42"/>
    <w:rsid w:val="00D91D85"/>
    <w:rsid w:val="00D91F86"/>
    <w:rsid w:val="00D937EA"/>
    <w:rsid w:val="00D93810"/>
    <w:rsid w:val="00D953EF"/>
    <w:rsid w:val="00D96602"/>
    <w:rsid w:val="00D967BF"/>
    <w:rsid w:val="00D96D33"/>
    <w:rsid w:val="00D96EC2"/>
    <w:rsid w:val="00DA1FB0"/>
    <w:rsid w:val="00DA7944"/>
    <w:rsid w:val="00DB1A6C"/>
    <w:rsid w:val="00DB3BAD"/>
    <w:rsid w:val="00DB4AFE"/>
    <w:rsid w:val="00DB5031"/>
    <w:rsid w:val="00DB51FA"/>
    <w:rsid w:val="00DC2811"/>
    <w:rsid w:val="00DC789A"/>
    <w:rsid w:val="00DD1177"/>
    <w:rsid w:val="00DD21B1"/>
    <w:rsid w:val="00DD3639"/>
    <w:rsid w:val="00DD494E"/>
    <w:rsid w:val="00DD4EF6"/>
    <w:rsid w:val="00DD75A2"/>
    <w:rsid w:val="00DE514E"/>
    <w:rsid w:val="00DE744D"/>
    <w:rsid w:val="00DE7952"/>
    <w:rsid w:val="00DF0213"/>
    <w:rsid w:val="00DF18F4"/>
    <w:rsid w:val="00DF1DB5"/>
    <w:rsid w:val="00DF2552"/>
    <w:rsid w:val="00DF2DE3"/>
    <w:rsid w:val="00DF31B7"/>
    <w:rsid w:val="00DF4049"/>
    <w:rsid w:val="00DF61F2"/>
    <w:rsid w:val="00DF76CE"/>
    <w:rsid w:val="00E016BE"/>
    <w:rsid w:val="00E02E59"/>
    <w:rsid w:val="00E051FA"/>
    <w:rsid w:val="00E06B29"/>
    <w:rsid w:val="00E12F48"/>
    <w:rsid w:val="00E1411F"/>
    <w:rsid w:val="00E15A77"/>
    <w:rsid w:val="00E170B4"/>
    <w:rsid w:val="00E25E6C"/>
    <w:rsid w:val="00E262E3"/>
    <w:rsid w:val="00E30D6D"/>
    <w:rsid w:val="00E3195B"/>
    <w:rsid w:val="00E31E4F"/>
    <w:rsid w:val="00E3237E"/>
    <w:rsid w:val="00E343CA"/>
    <w:rsid w:val="00E34B97"/>
    <w:rsid w:val="00E3737B"/>
    <w:rsid w:val="00E37FD1"/>
    <w:rsid w:val="00E44437"/>
    <w:rsid w:val="00E44AD0"/>
    <w:rsid w:val="00E4564B"/>
    <w:rsid w:val="00E45786"/>
    <w:rsid w:val="00E51083"/>
    <w:rsid w:val="00E52297"/>
    <w:rsid w:val="00E523D0"/>
    <w:rsid w:val="00E5343C"/>
    <w:rsid w:val="00E54E5C"/>
    <w:rsid w:val="00E55030"/>
    <w:rsid w:val="00E55138"/>
    <w:rsid w:val="00E55985"/>
    <w:rsid w:val="00E66C50"/>
    <w:rsid w:val="00E72928"/>
    <w:rsid w:val="00E72ABE"/>
    <w:rsid w:val="00E73D84"/>
    <w:rsid w:val="00E75A7E"/>
    <w:rsid w:val="00E76EAB"/>
    <w:rsid w:val="00E808A2"/>
    <w:rsid w:val="00E80C55"/>
    <w:rsid w:val="00E81358"/>
    <w:rsid w:val="00E8289E"/>
    <w:rsid w:val="00E84D8F"/>
    <w:rsid w:val="00E84E01"/>
    <w:rsid w:val="00E86129"/>
    <w:rsid w:val="00E87C0B"/>
    <w:rsid w:val="00E905F6"/>
    <w:rsid w:val="00E92731"/>
    <w:rsid w:val="00E9350B"/>
    <w:rsid w:val="00E93BE8"/>
    <w:rsid w:val="00E94433"/>
    <w:rsid w:val="00E949AF"/>
    <w:rsid w:val="00E96365"/>
    <w:rsid w:val="00EA0F0E"/>
    <w:rsid w:val="00EA0F80"/>
    <w:rsid w:val="00EA2EDE"/>
    <w:rsid w:val="00EA3201"/>
    <w:rsid w:val="00EA47DE"/>
    <w:rsid w:val="00EA5371"/>
    <w:rsid w:val="00EA54B0"/>
    <w:rsid w:val="00EA5F5C"/>
    <w:rsid w:val="00EA6BDA"/>
    <w:rsid w:val="00EA72C3"/>
    <w:rsid w:val="00EB2D53"/>
    <w:rsid w:val="00EB44D7"/>
    <w:rsid w:val="00EB47EF"/>
    <w:rsid w:val="00EB553A"/>
    <w:rsid w:val="00EB5722"/>
    <w:rsid w:val="00EC2472"/>
    <w:rsid w:val="00EC46DE"/>
    <w:rsid w:val="00EC545C"/>
    <w:rsid w:val="00ED0F3F"/>
    <w:rsid w:val="00ED511B"/>
    <w:rsid w:val="00ED7327"/>
    <w:rsid w:val="00EE25CE"/>
    <w:rsid w:val="00EE3D48"/>
    <w:rsid w:val="00EF31FC"/>
    <w:rsid w:val="00EF3B10"/>
    <w:rsid w:val="00EF3B38"/>
    <w:rsid w:val="00EF4309"/>
    <w:rsid w:val="00EF53AC"/>
    <w:rsid w:val="00EF5BB3"/>
    <w:rsid w:val="00EF5E98"/>
    <w:rsid w:val="00EF63A1"/>
    <w:rsid w:val="00EF7C65"/>
    <w:rsid w:val="00EF7DEB"/>
    <w:rsid w:val="00F009CE"/>
    <w:rsid w:val="00F01064"/>
    <w:rsid w:val="00F0123D"/>
    <w:rsid w:val="00F02ED9"/>
    <w:rsid w:val="00F04478"/>
    <w:rsid w:val="00F07E75"/>
    <w:rsid w:val="00F07F36"/>
    <w:rsid w:val="00F101B2"/>
    <w:rsid w:val="00F102D5"/>
    <w:rsid w:val="00F12ACE"/>
    <w:rsid w:val="00F20557"/>
    <w:rsid w:val="00F22806"/>
    <w:rsid w:val="00F23E17"/>
    <w:rsid w:val="00F25646"/>
    <w:rsid w:val="00F25722"/>
    <w:rsid w:val="00F27E57"/>
    <w:rsid w:val="00F27E96"/>
    <w:rsid w:val="00F3244D"/>
    <w:rsid w:val="00F32B3B"/>
    <w:rsid w:val="00F33111"/>
    <w:rsid w:val="00F33718"/>
    <w:rsid w:val="00F348EB"/>
    <w:rsid w:val="00F35BE1"/>
    <w:rsid w:val="00F35FE7"/>
    <w:rsid w:val="00F36211"/>
    <w:rsid w:val="00F36A87"/>
    <w:rsid w:val="00F3702B"/>
    <w:rsid w:val="00F37C90"/>
    <w:rsid w:val="00F37CA9"/>
    <w:rsid w:val="00F410B7"/>
    <w:rsid w:val="00F41E82"/>
    <w:rsid w:val="00F44640"/>
    <w:rsid w:val="00F456AE"/>
    <w:rsid w:val="00F45732"/>
    <w:rsid w:val="00F46CD2"/>
    <w:rsid w:val="00F504AE"/>
    <w:rsid w:val="00F53A46"/>
    <w:rsid w:val="00F54966"/>
    <w:rsid w:val="00F550B3"/>
    <w:rsid w:val="00F55FB0"/>
    <w:rsid w:val="00F56761"/>
    <w:rsid w:val="00F56EC8"/>
    <w:rsid w:val="00F60C23"/>
    <w:rsid w:val="00F62F80"/>
    <w:rsid w:val="00F64DC0"/>
    <w:rsid w:val="00F65C4B"/>
    <w:rsid w:val="00F721F4"/>
    <w:rsid w:val="00F72527"/>
    <w:rsid w:val="00F72940"/>
    <w:rsid w:val="00F73104"/>
    <w:rsid w:val="00F73B61"/>
    <w:rsid w:val="00F744DA"/>
    <w:rsid w:val="00F745FB"/>
    <w:rsid w:val="00F76C6C"/>
    <w:rsid w:val="00F77638"/>
    <w:rsid w:val="00F81D6C"/>
    <w:rsid w:val="00F8224E"/>
    <w:rsid w:val="00F846FA"/>
    <w:rsid w:val="00F913FA"/>
    <w:rsid w:val="00F914D2"/>
    <w:rsid w:val="00F92B6B"/>
    <w:rsid w:val="00F93524"/>
    <w:rsid w:val="00F93733"/>
    <w:rsid w:val="00F9692F"/>
    <w:rsid w:val="00FA0405"/>
    <w:rsid w:val="00FA17AB"/>
    <w:rsid w:val="00FA7CB6"/>
    <w:rsid w:val="00FB2780"/>
    <w:rsid w:val="00FB2D86"/>
    <w:rsid w:val="00FB3152"/>
    <w:rsid w:val="00FC1CD9"/>
    <w:rsid w:val="00FC241E"/>
    <w:rsid w:val="00FC644F"/>
    <w:rsid w:val="00FC73FE"/>
    <w:rsid w:val="00FC75FD"/>
    <w:rsid w:val="00FD02A7"/>
    <w:rsid w:val="00FD04C3"/>
    <w:rsid w:val="00FD2A13"/>
    <w:rsid w:val="00FD341A"/>
    <w:rsid w:val="00FD6818"/>
    <w:rsid w:val="00FE2619"/>
    <w:rsid w:val="00FE26F8"/>
    <w:rsid w:val="00FE341A"/>
    <w:rsid w:val="00FE7730"/>
    <w:rsid w:val="00FE7DA2"/>
    <w:rsid w:val="00FF041A"/>
    <w:rsid w:val="00FF2A4A"/>
    <w:rsid w:val="00FF2EF2"/>
    <w:rsid w:val="00FF6927"/>
    <w:rsid w:val="00FF7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EB7FD0-0B20-44EE-9E04-3004DB8BF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94A3B"/>
    <w:pPr>
      <w:keepNext/>
      <w:keepLines/>
      <w:numPr>
        <w:numId w:val="2"/>
      </w:numPr>
      <w:spacing w:before="480" w:after="0"/>
      <w:outlineLvl w:val="0"/>
    </w:pPr>
    <w:rPr>
      <w:rFonts w:ascii="Arial" w:eastAsiaTheme="majorEastAsia" w:hAnsi="Arial" w:cs="Arial"/>
      <w:b/>
      <w:bCs/>
      <w:color w:val="365F91" w:themeColor="accent1" w:themeShade="BF"/>
      <w:sz w:val="28"/>
      <w:szCs w:val="28"/>
    </w:rPr>
  </w:style>
  <w:style w:type="paragraph" w:styleId="Heading2">
    <w:name w:val="heading 2"/>
    <w:basedOn w:val="Normal"/>
    <w:next w:val="Normal"/>
    <w:link w:val="Heading2Char"/>
    <w:qFormat/>
    <w:rsid w:val="0040015A"/>
    <w:pPr>
      <w:keepNext/>
      <w:keepLines/>
      <w:numPr>
        <w:ilvl w:val="1"/>
        <w:numId w:val="2"/>
      </w:numPr>
      <w:spacing w:before="240" w:after="240"/>
      <w:outlineLvl w:val="1"/>
    </w:pPr>
    <w:rPr>
      <w:rFonts w:ascii="Arial" w:eastAsia="Times New Roman" w:hAnsi="Arial" w:cs="Arial"/>
      <w:b/>
      <w:bCs/>
      <w:color w:val="4F81BD"/>
      <w:sz w:val="26"/>
      <w:szCs w:val="26"/>
    </w:rPr>
  </w:style>
  <w:style w:type="paragraph" w:styleId="Heading3">
    <w:name w:val="heading 3"/>
    <w:basedOn w:val="Normal"/>
    <w:next w:val="Normal"/>
    <w:link w:val="Heading3Char"/>
    <w:qFormat/>
    <w:rsid w:val="0047443B"/>
    <w:pPr>
      <w:keepNext/>
      <w:keepLines/>
      <w:numPr>
        <w:ilvl w:val="2"/>
        <w:numId w:val="1"/>
      </w:numPr>
      <w:spacing w:before="240" w:after="240"/>
      <w:outlineLvl w:val="2"/>
    </w:pPr>
    <w:rPr>
      <w:rFonts w:ascii="Arial" w:eastAsia="Times New Roman" w:hAnsi="Arial" w:cs="Arial"/>
      <w:b/>
      <w:bCs/>
      <w:color w:val="4F81BD"/>
      <w:sz w:val="24"/>
      <w:shd w:val="clear" w:color="auto" w:fill="FFFFFF"/>
    </w:rPr>
  </w:style>
  <w:style w:type="paragraph" w:styleId="Heading4">
    <w:name w:val="heading 4"/>
    <w:basedOn w:val="Normal"/>
    <w:next w:val="Normal"/>
    <w:link w:val="Heading4Char"/>
    <w:qFormat/>
    <w:rsid w:val="0040015A"/>
    <w:pPr>
      <w:keepNext/>
      <w:keepLines/>
      <w:numPr>
        <w:ilvl w:val="3"/>
        <w:numId w:val="2"/>
      </w:numPr>
      <w:spacing w:before="240" w:after="240"/>
      <w:outlineLvl w:val="3"/>
    </w:pPr>
    <w:rPr>
      <w:rFonts w:ascii="Arial" w:eastAsia="Times New Roman" w:hAnsi="Arial" w:cs="Arial"/>
      <w:b/>
      <w:bCs/>
      <w:color w:val="4F81BD"/>
    </w:rPr>
  </w:style>
  <w:style w:type="paragraph" w:styleId="Heading5">
    <w:name w:val="heading 5"/>
    <w:basedOn w:val="Heading4"/>
    <w:link w:val="Heading5Char"/>
    <w:qFormat/>
    <w:rsid w:val="00DA7944"/>
    <w:pPr>
      <w:numPr>
        <w:ilvl w:val="4"/>
      </w:numPr>
      <w:outlineLvl w:val="4"/>
    </w:pPr>
  </w:style>
  <w:style w:type="paragraph" w:styleId="Heading6">
    <w:name w:val="heading 6"/>
    <w:basedOn w:val="Normal"/>
    <w:next w:val="Normal"/>
    <w:link w:val="Heading6Char"/>
    <w:uiPriority w:val="9"/>
    <w:unhideWhenUsed/>
    <w:qFormat/>
    <w:rsid w:val="00823B7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823B76"/>
    <w:pPr>
      <w:keepNext w:val="0"/>
      <w:suppressLineNumbers/>
      <w:tabs>
        <w:tab w:val="num" w:pos="1151"/>
      </w:tabs>
      <w:spacing w:before="120" w:line="240" w:lineRule="auto"/>
      <w:ind w:left="1151" w:hanging="431"/>
      <w:jc w:val="both"/>
      <w:outlineLvl w:val="6"/>
    </w:pPr>
    <w:rPr>
      <w:rFonts w:ascii="Times New Roman" w:eastAsia="Times New Roman" w:hAnsi="Times New Roman" w:cs="Times New Roman"/>
      <w:i w:val="0"/>
      <w:iCs w:val="0"/>
      <w:color w:val="auto"/>
      <w:sz w:val="24"/>
      <w:szCs w:val="20"/>
      <w:lang w:val="en-GB"/>
    </w:rPr>
  </w:style>
  <w:style w:type="paragraph" w:styleId="Heading8">
    <w:name w:val="heading 8"/>
    <w:basedOn w:val="Normal"/>
    <w:next w:val="Normal"/>
    <w:link w:val="Heading8Char"/>
    <w:uiPriority w:val="9"/>
    <w:semiHidden/>
    <w:unhideWhenUsed/>
    <w:qFormat/>
    <w:rsid w:val="002462A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62A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A3B"/>
    <w:rPr>
      <w:rFonts w:ascii="Arial" w:eastAsiaTheme="majorEastAsia" w:hAnsi="Arial" w:cs="Arial"/>
      <w:b/>
      <w:bCs/>
      <w:color w:val="365F91" w:themeColor="accent1" w:themeShade="BF"/>
      <w:sz w:val="28"/>
      <w:szCs w:val="28"/>
    </w:rPr>
  </w:style>
  <w:style w:type="character" w:customStyle="1" w:styleId="Heading2Char">
    <w:name w:val="Heading 2 Char"/>
    <w:basedOn w:val="DefaultParagraphFont"/>
    <w:link w:val="Heading2"/>
    <w:rsid w:val="0040015A"/>
    <w:rPr>
      <w:rFonts w:ascii="Arial" w:eastAsia="Times New Roman" w:hAnsi="Arial" w:cs="Arial"/>
      <w:b/>
      <w:bCs/>
      <w:color w:val="4F81BD"/>
      <w:sz w:val="26"/>
      <w:szCs w:val="26"/>
    </w:rPr>
  </w:style>
  <w:style w:type="character" w:customStyle="1" w:styleId="Heading3Char">
    <w:name w:val="Heading 3 Char"/>
    <w:basedOn w:val="DefaultParagraphFont"/>
    <w:link w:val="Heading3"/>
    <w:rsid w:val="0047443B"/>
    <w:rPr>
      <w:rFonts w:ascii="Arial" w:eastAsia="Times New Roman" w:hAnsi="Arial" w:cs="Arial"/>
      <w:b/>
      <w:bCs/>
      <w:color w:val="4F81BD"/>
      <w:sz w:val="24"/>
    </w:rPr>
  </w:style>
  <w:style w:type="character" w:customStyle="1" w:styleId="Heading4Char">
    <w:name w:val="Heading 4 Char"/>
    <w:basedOn w:val="DefaultParagraphFont"/>
    <w:link w:val="Heading4"/>
    <w:rsid w:val="0040015A"/>
    <w:rPr>
      <w:rFonts w:ascii="Arial" w:eastAsia="Times New Roman" w:hAnsi="Arial" w:cs="Arial"/>
      <w:b/>
      <w:bCs/>
      <w:color w:val="4F81BD"/>
    </w:rPr>
  </w:style>
  <w:style w:type="character" w:customStyle="1" w:styleId="Heading5Char">
    <w:name w:val="Heading 5 Char"/>
    <w:basedOn w:val="DefaultParagraphFont"/>
    <w:link w:val="Heading5"/>
    <w:rsid w:val="00DA7944"/>
    <w:rPr>
      <w:rFonts w:ascii="Arial" w:eastAsia="Times New Roman" w:hAnsi="Arial" w:cs="Arial"/>
      <w:b/>
      <w:bCs/>
      <w:color w:val="4F81BD"/>
    </w:rPr>
  </w:style>
  <w:style w:type="character" w:customStyle="1" w:styleId="Heading6Char">
    <w:name w:val="Heading 6 Char"/>
    <w:basedOn w:val="DefaultParagraphFont"/>
    <w:link w:val="Heading6"/>
    <w:uiPriority w:val="9"/>
    <w:rsid w:val="00823B7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823B76"/>
    <w:rPr>
      <w:rFonts w:ascii="Times New Roman" w:eastAsia="Times New Roman" w:hAnsi="Times New Roman" w:cs="Times New Roman"/>
      <w:sz w:val="24"/>
      <w:szCs w:val="20"/>
      <w:lang w:val="en-GB"/>
    </w:rPr>
  </w:style>
  <w:style w:type="character" w:customStyle="1" w:styleId="Heading8Char">
    <w:name w:val="Heading 8 Char"/>
    <w:basedOn w:val="DefaultParagraphFont"/>
    <w:link w:val="Heading8"/>
    <w:uiPriority w:val="9"/>
    <w:semiHidden/>
    <w:rsid w:val="002462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62A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EA0F80"/>
    <w:pPr>
      <w:ind w:left="720"/>
      <w:contextualSpacing/>
    </w:pPr>
  </w:style>
  <w:style w:type="character" w:customStyle="1" w:styleId="ListParagraphChar">
    <w:name w:val="List Paragraph Char"/>
    <w:basedOn w:val="DefaultParagraphFont"/>
    <w:link w:val="ListParagraph"/>
    <w:uiPriority w:val="34"/>
    <w:rsid w:val="00482FA5"/>
  </w:style>
  <w:style w:type="paragraph" w:styleId="TOC1">
    <w:name w:val="toc 1"/>
    <w:basedOn w:val="Normal"/>
    <w:next w:val="Normal"/>
    <w:autoRedefine/>
    <w:uiPriority w:val="39"/>
    <w:unhideWhenUsed/>
    <w:rsid w:val="00C753A5"/>
    <w:pPr>
      <w:spacing w:after="100"/>
    </w:pPr>
  </w:style>
  <w:style w:type="paragraph" w:styleId="TOC2">
    <w:name w:val="toc 2"/>
    <w:basedOn w:val="Normal"/>
    <w:next w:val="Normal"/>
    <w:autoRedefine/>
    <w:uiPriority w:val="39"/>
    <w:unhideWhenUsed/>
    <w:rsid w:val="00C753A5"/>
    <w:pPr>
      <w:spacing w:after="100"/>
      <w:ind w:left="220"/>
    </w:pPr>
  </w:style>
  <w:style w:type="character" w:styleId="Hyperlink">
    <w:name w:val="Hyperlink"/>
    <w:basedOn w:val="DefaultParagraphFont"/>
    <w:uiPriority w:val="99"/>
    <w:unhideWhenUsed/>
    <w:rsid w:val="00C753A5"/>
    <w:rPr>
      <w:color w:val="0000FF" w:themeColor="hyperlink"/>
      <w:u w:val="single"/>
    </w:rPr>
  </w:style>
  <w:style w:type="character" w:customStyle="1" w:styleId="apple-converted-space">
    <w:name w:val="apple-converted-space"/>
    <w:basedOn w:val="DefaultParagraphFont"/>
    <w:rsid w:val="007C4C4C"/>
  </w:style>
  <w:style w:type="paragraph" w:styleId="TOC3">
    <w:name w:val="toc 3"/>
    <w:basedOn w:val="Normal"/>
    <w:next w:val="Normal"/>
    <w:autoRedefine/>
    <w:uiPriority w:val="39"/>
    <w:unhideWhenUsed/>
    <w:rsid w:val="00863E2A"/>
    <w:pPr>
      <w:spacing w:after="100"/>
      <w:ind w:left="440"/>
    </w:pPr>
  </w:style>
  <w:style w:type="paragraph" w:customStyle="1" w:styleId="Preface5">
    <w:name w:val="Preface 5"/>
    <w:rsid w:val="00823B76"/>
    <w:pPr>
      <w:numPr>
        <w:numId w:val="3"/>
      </w:numPr>
      <w:spacing w:before="160" w:after="0" w:line="240" w:lineRule="auto"/>
    </w:pPr>
    <w:rPr>
      <w:rFonts w:ascii="Times New Roman" w:eastAsia="Times New Roman" w:hAnsi="Times New Roman" w:cs="Times New Roman"/>
      <w:i/>
      <w:sz w:val="24"/>
      <w:szCs w:val="20"/>
      <w:lang w:val="en-GB"/>
    </w:rPr>
  </w:style>
  <w:style w:type="paragraph" w:customStyle="1" w:styleId="preface6">
    <w:name w:val="preface 6"/>
    <w:basedOn w:val="Heading6"/>
    <w:rsid w:val="00823B76"/>
    <w:pPr>
      <w:keepNext w:val="0"/>
      <w:suppressLineNumbers/>
      <w:tabs>
        <w:tab w:val="num" w:pos="1151"/>
      </w:tabs>
      <w:spacing w:before="120" w:line="240" w:lineRule="auto"/>
      <w:ind w:left="1151" w:hanging="431"/>
      <w:jc w:val="both"/>
    </w:pPr>
    <w:rPr>
      <w:rFonts w:ascii="Times New Roman" w:eastAsia="Times New Roman" w:hAnsi="Times New Roman" w:cs="Times New Roman"/>
      <w:iCs w:val="0"/>
      <w:color w:val="auto"/>
      <w:sz w:val="24"/>
      <w:szCs w:val="20"/>
      <w:lang w:val="en-GB"/>
    </w:rPr>
  </w:style>
  <w:style w:type="paragraph" w:styleId="Header">
    <w:name w:val="header"/>
    <w:basedOn w:val="Normal"/>
    <w:link w:val="HeaderChar"/>
    <w:unhideWhenUsed/>
    <w:rsid w:val="00502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567"/>
  </w:style>
  <w:style w:type="paragraph" w:styleId="Footer">
    <w:name w:val="footer"/>
    <w:basedOn w:val="Normal"/>
    <w:link w:val="FooterChar"/>
    <w:uiPriority w:val="99"/>
    <w:unhideWhenUsed/>
    <w:rsid w:val="00502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567"/>
  </w:style>
  <w:style w:type="paragraph" w:styleId="BalloonText">
    <w:name w:val="Balloon Text"/>
    <w:basedOn w:val="Normal"/>
    <w:link w:val="BalloonTextChar"/>
    <w:uiPriority w:val="99"/>
    <w:semiHidden/>
    <w:unhideWhenUsed/>
    <w:rsid w:val="00FF7B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BE0"/>
    <w:rPr>
      <w:rFonts w:ascii="Tahoma" w:hAnsi="Tahoma" w:cs="Tahoma"/>
      <w:sz w:val="16"/>
      <w:szCs w:val="16"/>
    </w:rPr>
  </w:style>
  <w:style w:type="paragraph" w:styleId="DocumentMap">
    <w:name w:val="Document Map"/>
    <w:basedOn w:val="Normal"/>
    <w:link w:val="DocumentMapChar"/>
    <w:uiPriority w:val="99"/>
    <w:semiHidden/>
    <w:unhideWhenUsed/>
    <w:rsid w:val="003B66E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B66EC"/>
    <w:rPr>
      <w:rFonts w:ascii="Tahoma" w:hAnsi="Tahoma" w:cs="Tahoma"/>
      <w:sz w:val="16"/>
      <w:szCs w:val="16"/>
    </w:rPr>
  </w:style>
  <w:style w:type="paragraph" w:styleId="Title">
    <w:name w:val="Title"/>
    <w:basedOn w:val="Normal"/>
    <w:next w:val="Normal"/>
    <w:link w:val="TitleChar"/>
    <w:uiPriority w:val="10"/>
    <w:qFormat/>
    <w:rsid w:val="002462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62A8"/>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D31BE1"/>
    <w:rPr>
      <w:b/>
      <w:bCs/>
      <w:smallCaps/>
      <w:spacing w:val="5"/>
    </w:rPr>
  </w:style>
  <w:style w:type="paragraph" w:styleId="TOC4">
    <w:name w:val="toc 4"/>
    <w:basedOn w:val="Normal"/>
    <w:next w:val="Normal"/>
    <w:autoRedefine/>
    <w:uiPriority w:val="39"/>
    <w:unhideWhenUsed/>
    <w:rsid w:val="00B75FB7"/>
    <w:pPr>
      <w:spacing w:after="100"/>
      <w:ind w:left="660"/>
    </w:pPr>
  </w:style>
  <w:style w:type="table" w:styleId="LightShading-Accent5">
    <w:name w:val="Light Shading Accent 5"/>
    <w:basedOn w:val="TableNormal"/>
    <w:uiPriority w:val="60"/>
    <w:rsid w:val="000B0AD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CommentReference">
    <w:name w:val="annotation reference"/>
    <w:basedOn w:val="DefaultParagraphFont"/>
    <w:uiPriority w:val="99"/>
    <w:semiHidden/>
    <w:unhideWhenUsed/>
    <w:rsid w:val="00BB17C4"/>
    <w:rPr>
      <w:sz w:val="16"/>
      <w:szCs w:val="16"/>
    </w:rPr>
  </w:style>
  <w:style w:type="paragraph" w:styleId="CommentText">
    <w:name w:val="annotation text"/>
    <w:basedOn w:val="Normal"/>
    <w:link w:val="CommentTextChar"/>
    <w:uiPriority w:val="99"/>
    <w:semiHidden/>
    <w:unhideWhenUsed/>
    <w:rsid w:val="00BB17C4"/>
    <w:pPr>
      <w:spacing w:line="240" w:lineRule="auto"/>
    </w:pPr>
    <w:rPr>
      <w:sz w:val="20"/>
      <w:szCs w:val="20"/>
    </w:rPr>
  </w:style>
  <w:style w:type="character" w:customStyle="1" w:styleId="CommentTextChar">
    <w:name w:val="Comment Text Char"/>
    <w:basedOn w:val="DefaultParagraphFont"/>
    <w:link w:val="CommentText"/>
    <w:uiPriority w:val="99"/>
    <w:semiHidden/>
    <w:rsid w:val="00BB17C4"/>
    <w:rPr>
      <w:sz w:val="20"/>
      <w:szCs w:val="20"/>
    </w:rPr>
  </w:style>
  <w:style w:type="paragraph" w:styleId="CommentSubject">
    <w:name w:val="annotation subject"/>
    <w:basedOn w:val="CommentText"/>
    <w:next w:val="CommentText"/>
    <w:link w:val="CommentSubjectChar"/>
    <w:uiPriority w:val="99"/>
    <w:semiHidden/>
    <w:unhideWhenUsed/>
    <w:rsid w:val="00BB17C4"/>
    <w:rPr>
      <w:b/>
      <w:bCs/>
    </w:rPr>
  </w:style>
  <w:style w:type="character" w:customStyle="1" w:styleId="CommentSubjectChar">
    <w:name w:val="Comment Subject Char"/>
    <w:basedOn w:val="CommentTextChar"/>
    <w:link w:val="CommentSubject"/>
    <w:uiPriority w:val="99"/>
    <w:semiHidden/>
    <w:rsid w:val="00BB17C4"/>
    <w:rPr>
      <w:b/>
      <w:bCs/>
      <w:sz w:val="20"/>
      <w:szCs w:val="20"/>
    </w:rPr>
  </w:style>
  <w:style w:type="paragraph" w:styleId="Revision">
    <w:name w:val="Revision"/>
    <w:hidden/>
    <w:uiPriority w:val="99"/>
    <w:semiHidden/>
    <w:rsid w:val="00BB17C4"/>
    <w:pPr>
      <w:spacing w:after="0" w:line="240" w:lineRule="auto"/>
    </w:pPr>
  </w:style>
  <w:style w:type="table" w:styleId="LightList-Accent5">
    <w:name w:val="Light List Accent 5"/>
    <w:basedOn w:val="TableNormal"/>
    <w:uiPriority w:val="61"/>
    <w:rsid w:val="00EB2D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D84DC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116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482FA5"/>
    <w:rPr>
      <w:smallCaps/>
      <w:color w:val="C0504D" w:themeColor="accent2"/>
      <w:u w:val="single"/>
    </w:rPr>
  </w:style>
  <w:style w:type="paragraph" w:customStyle="1" w:styleId="Reference">
    <w:name w:val="Reference"/>
    <w:basedOn w:val="ListParagraph"/>
    <w:link w:val="ReferenceChar"/>
    <w:qFormat/>
    <w:rsid w:val="00180E17"/>
    <w:pPr>
      <w:numPr>
        <w:numId w:val="9"/>
      </w:numPr>
      <w:contextualSpacing w:val="0"/>
    </w:pPr>
    <w:rPr>
      <w:rFonts w:ascii="Arial" w:hAnsi="Arial" w:cs="Arial"/>
      <w:color w:val="000000" w:themeColor="text1"/>
    </w:rPr>
  </w:style>
  <w:style w:type="character" w:customStyle="1" w:styleId="ReferenceChar">
    <w:name w:val="Reference Char"/>
    <w:basedOn w:val="ListParagraphChar"/>
    <w:link w:val="Reference"/>
    <w:rsid w:val="00180E17"/>
    <w:rPr>
      <w:rFonts w:ascii="Arial" w:hAnsi="Arial" w:cs="Arial"/>
      <w:color w:val="000000" w:themeColor="text1"/>
    </w:rPr>
  </w:style>
  <w:style w:type="paragraph" w:customStyle="1" w:styleId="Normal1">
    <w:name w:val="Normal1"/>
    <w:rsid w:val="00986828"/>
    <w:pPr>
      <w:widowControl w:val="0"/>
    </w:pPr>
    <w:rPr>
      <w:rFonts w:ascii="Calibri" w:eastAsia="Calibri" w:hAnsi="Calibri" w:cs="Calibri"/>
      <w:color w:val="000000"/>
    </w:rPr>
  </w:style>
  <w:style w:type="paragraph" w:styleId="TOC5">
    <w:name w:val="toc 5"/>
    <w:basedOn w:val="Normal"/>
    <w:next w:val="Normal"/>
    <w:autoRedefine/>
    <w:uiPriority w:val="39"/>
    <w:unhideWhenUsed/>
    <w:rsid w:val="005F36B5"/>
    <w:pPr>
      <w:spacing w:after="100"/>
      <w:ind w:left="880"/>
    </w:pPr>
  </w:style>
  <w:style w:type="paragraph" w:styleId="TOC6">
    <w:name w:val="toc 6"/>
    <w:basedOn w:val="Normal"/>
    <w:next w:val="Normal"/>
    <w:autoRedefine/>
    <w:uiPriority w:val="39"/>
    <w:unhideWhenUsed/>
    <w:rsid w:val="005F36B5"/>
    <w:pPr>
      <w:spacing w:after="100"/>
      <w:ind w:left="1100"/>
    </w:pPr>
  </w:style>
  <w:style w:type="paragraph" w:styleId="TOC7">
    <w:name w:val="toc 7"/>
    <w:basedOn w:val="Normal"/>
    <w:next w:val="Normal"/>
    <w:autoRedefine/>
    <w:uiPriority w:val="39"/>
    <w:unhideWhenUsed/>
    <w:rsid w:val="005F36B5"/>
    <w:pPr>
      <w:spacing w:after="100"/>
      <w:ind w:left="1320"/>
    </w:pPr>
  </w:style>
  <w:style w:type="paragraph" w:styleId="TOC8">
    <w:name w:val="toc 8"/>
    <w:basedOn w:val="Normal"/>
    <w:next w:val="Normal"/>
    <w:autoRedefine/>
    <w:uiPriority w:val="39"/>
    <w:unhideWhenUsed/>
    <w:rsid w:val="005F36B5"/>
    <w:pPr>
      <w:spacing w:after="100"/>
      <w:ind w:left="1540"/>
    </w:pPr>
  </w:style>
  <w:style w:type="paragraph" w:styleId="TOC9">
    <w:name w:val="toc 9"/>
    <w:basedOn w:val="Normal"/>
    <w:next w:val="Normal"/>
    <w:autoRedefine/>
    <w:uiPriority w:val="39"/>
    <w:unhideWhenUsed/>
    <w:rsid w:val="005F36B5"/>
    <w:pPr>
      <w:spacing w:after="100"/>
      <w:ind w:left="1760"/>
    </w:pPr>
  </w:style>
  <w:style w:type="character" w:styleId="HTMLCode">
    <w:name w:val="HTML Code"/>
    <w:basedOn w:val="DefaultParagraphFont"/>
    <w:uiPriority w:val="99"/>
    <w:semiHidden/>
    <w:unhideWhenUsed/>
    <w:rsid w:val="00D67C93"/>
    <w:rPr>
      <w:rFonts w:ascii="Courier New" w:eastAsiaTheme="minorHAnsi" w:hAnsi="Courier New" w:cs="Courier New" w:hint="default"/>
      <w:sz w:val="20"/>
      <w:szCs w:val="20"/>
    </w:rPr>
  </w:style>
  <w:style w:type="paragraph" w:styleId="NormalWeb">
    <w:name w:val="Normal (Web)"/>
    <w:basedOn w:val="Normal"/>
    <w:uiPriority w:val="99"/>
    <w:unhideWhenUsed/>
    <w:rsid w:val="00D67C93"/>
    <w:pPr>
      <w:spacing w:before="100" w:beforeAutospacing="1" w:after="100" w:afterAutospacing="1" w:line="240" w:lineRule="auto"/>
    </w:pPr>
    <w:rPr>
      <w:rFonts w:ascii="Times New Roman" w:eastAsiaTheme="minorHAnsi" w:hAnsi="Times New Roman" w:cs="Times New Roman"/>
      <w:sz w:val="24"/>
      <w:szCs w:val="24"/>
    </w:rPr>
  </w:style>
  <w:style w:type="table" w:styleId="LightShading-Accent2">
    <w:name w:val="Light Shading Accent 2"/>
    <w:basedOn w:val="TableNormal"/>
    <w:uiPriority w:val="60"/>
    <w:rsid w:val="00242CC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242CC7"/>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Caption">
    <w:name w:val="caption"/>
    <w:basedOn w:val="Normal"/>
    <w:next w:val="Normal"/>
    <w:uiPriority w:val="35"/>
    <w:unhideWhenUsed/>
    <w:qFormat/>
    <w:rsid w:val="0008299B"/>
    <w:pPr>
      <w:spacing w:line="240" w:lineRule="auto"/>
    </w:pPr>
    <w:rPr>
      <w:b/>
      <w:bCs/>
      <w:color w:val="4F81BD" w:themeColor="accent1"/>
      <w:sz w:val="18"/>
      <w:szCs w:val="18"/>
    </w:rPr>
  </w:style>
  <w:style w:type="table" w:customStyle="1" w:styleId="LightList-Accent11">
    <w:name w:val="Light List - Accent 11"/>
    <w:basedOn w:val="TableNormal"/>
    <w:uiPriority w:val="61"/>
    <w:rsid w:val="00D84DC5"/>
    <w:pPr>
      <w:spacing w:after="0" w:line="240" w:lineRule="auto"/>
    </w:pPr>
    <w:rPr>
      <w:rFonts w:ascii="Arial" w:hAnsi="Arial"/>
      <w:sz w:val="18"/>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D0499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1">
    <w:name w:val="Light List - Accent 111"/>
    <w:basedOn w:val="TableNormal"/>
    <w:uiPriority w:val="61"/>
    <w:rsid w:val="00080DC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2">
    <w:name w:val="Light List - Accent 12"/>
    <w:basedOn w:val="TableNormal"/>
    <w:uiPriority w:val="61"/>
    <w:rsid w:val="00066DF1"/>
    <w:pPr>
      <w:spacing w:after="0" w:line="240" w:lineRule="auto"/>
    </w:pPr>
    <w:rPr>
      <w:rFonts w:ascii="Arial" w:hAnsi="Arial"/>
      <w:sz w:val="18"/>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3">
    <w:name w:val="Light List - Accent 13"/>
    <w:basedOn w:val="TableNormal"/>
    <w:uiPriority w:val="61"/>
    <w:rsid w:val="006A715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pl-k">
    <w:name w:val="pl-k"/>
    <w:basedOn w:val="DefaultParagraphFont"/>
    <w:rsid w:val="006A04BC"/>
  </w:style>
  <w:style w:type="character" w:customStyle="1" w:styleId="pl-c1">
    <w:name w:val="pl-c1"/>
    <w:basedOn w:val="DefaultParagraphFont"/>
    <w:rsid w:val="006A04BC"/>
  </w:style>
  <w:style w:type="character" w:styleId="FollowedHyperlink">
    <w:name w:val="FollowedHyperlink"/>
    <w:basedOn w:val="DefaultParagraphFont"/>
    <w:uiPriority w:val="99"/>
    <w:semiHidden/>
    <w:unhideWhenUsed/>
    <w:rsid w:val="00FC1CD9"/>
    <w:rPr>
      <w:color w:val="800080" w:themeColor="followedHyperlink"/>
      <w:u w:val="single"/>
    </w:rPr>
  </w:style>
  <w:style w:type="character" w:customStyle="1" w:styleId="pl-smi">
    <w:name w:val="pl-smi"/>
    <w:basedOn w:val="DefaultParagraphFont"/>
    <w:rsid w:val="00080AE9"/>
  </w:style>
  <w:style w:type="character" w:customStyle="1" w:styleId="pl-en">
    <w:name w:val="pl-en"/>
    <w:basedOn w:val="DefaultParagraphFont"/>
    <w:rsid w:val="00080AE9"/>
  </w:style>
  <w:style w:type="character" w:customStyle="1" w:styleId="pl-v">
    <w:name w:val="pl-v"/>
    <w:basedOn w:val="DefaultParagraphFont"/>
    <w:rsid w:val="00080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85192">
      <w:bodyDiv w:val="1"/>
      <w:marLeft w:val="0"/>
      <w:marRight w:val="0"/>
      <w:marTop w:val="0"/>
      <w:marBottom w:val="0"/>
      <w:divBdr>
        <w:top w:val="none" w:sz="0" w:space="0" w:color="auto"/>
        <w:left w:val="none" w:sz="0" w:space="0" w:color="auto"/>
        <w:bottom w:val="none" w:sz="0" w:space="0" w:color="auto"/>
        <w:right w:val="none" w:sz="0" w:space="0" w:color="auto"/>
      </w:divBdr>
    </w:div>
    <w:div w:id="194462157">
      <w:bodyDiv w:val="1"/>
      <w:marLeft w:val="0"/>
      <w:marRight w:val="0"/>
      <w:marTop w:val="0"/>
      <w:marBottom w:val="0"/>
      <w:divBdr>
        <w:top w:val="none" w:sz="0" w:space="0" w:color="auto"/>
        <w:left w:val="none" w:sz="0" w:space="0" w:color="auto"/>
        <w:bottom w:val="none" w:sz="0" w:space="0" w:color="auto"/>
        <w:right w:val="none" w:sz="0" w:space="0" w:color="auto"/>
      </w:divBdr>
    </w:div>
    <w:div w:id="266232508">
      <w:bodyDiv w:val="1"/>
      <w:marLeft w:val="0"/>
      <w:marRight w:val="0"/>
      <w:marTop w:val="0"/>
      <w:marBottom w:val="0"/>
      <w:divBdr>
        <w:top w:val="none" w:sz="0" w:space="0" w:color="auto"/>
        <w:left w:val="none" w:sz="0" w:space="0" w:color="auto"/>
        <w:bottom w:val="none" w:sz="0" w:space="0" w:color="auto"/>
        <w:right w:val="none" w:sz="0" w:space="0" w:color="auto"/>
      </w:divBdr>
    </w:div>
    <w:div w:id="282854165">
      <w:bodyDiv w:val="1"/>
      <w:marLeft w:val="0"/>
      <w:marRight w:val="0"/>
      <w:marTop w:val="0"/>
      <w:marBottom w:val="0"/>
      <w:divBdr>
        <w:top w:val="none" w:sz="0" w:space="0" w:color="auto"/>
        <w:left w:val="none" w:sz="0" w:space="0" w:color="auto"/>
        <w:bottom w:val="none" w:sz="0" w:space="0" w:color="auto"/>
        <w:right w:val="none" w:sz="0" w:space="0" w:color="auto"/>
      </w:divBdr>
    </w:div>
    <w:div w:id="329335383">
      <w:bodyDiv w:val="1"/>
      <w:marLeft w:val="0"/>
      <w:marRight w:val="0"/>
      <w:marTop w:val="0"/>
      <w:marBottom w:val="0"/>
      <w:divBdr>
        <w:top w:val="none" w:sz="0" w:space="0" w:color="auto"/>
        <w:left w:val="none" w:sz="0" w:space="0" w:color="auto"/>
        <w:bottom w:val="none" w:sz="0" w:space="0" w:color="auto"/>
        <w:right w:val="none" w:sz="0" w:space="0" w:color="auto"/>
      </w:divBdr>
    </w:div>
    <w:div w:id="386684732">
      <w:bodyDiv w:val="1"/>
      <w:marLeft w:val="0"/>
      <w:marRight w:val="0"/>
      <w:marTop w:val="0"/>
      <w:marBottom w:val="0"/>
      <w:divBdr>
        <w:top w:val="none" w:sz="0" w:space="0" w:color="auto"/>
        <w:left w:val="none" w:sz="0" w:space="0" w:color="auto"/>
        <w:bottom w:val="none" w:sz="0" w:space="0" w:color="auto"/>
        <w:right w:val="none" w:sz="0" w:space="0" w:color="auto"/>
      </w:divBdr>
      <w:divsChild>
        <w:div w:id="856189255">
          <w:marLeft w:val="360"/>
          <w:marRight w:val="0"/>
          <w:marTop w:val="0"/>
          <w:marBottom w:val="120"/>
          <w:divBdr>
            <w:top w:val="none" w:sz="0" w:space="0" w:color="auto"/>
            <w:left w:val="none" w:sz="0" w:space="0" w:color="auto"/>
            <w:bottom w:val="none" w:sz="0" w:space="0" w:color="auto"/>
            <w:right w:val="none" w:sz="0" w:space="0" w:color="auto"/>
          </w:divBdr>
        </w:div>
        <w:div w:id="968052699">
          <w:marLeft w:val="360"/>
          <w:marRight w:val="0"/>
          <w:marTop w:val="0"/>
          <w:marBottom w:val="120"/>
          <w:divBdr>
            <w:top w:val="none" w:sz="0" w:space="0" w:color="auto"/>
            <w:left w:val="none" w:sz="0" w:space="0" w:color="auto"/>
            <w:bottom w:val="none" w:sz="0" w:space="0" w:color="auto"/>
            <w:right w:val="none" w:sz="0" w:space="0" w:color="auto"/>
          </w:divBdr>
        </w:div>
        <w:div w:id="1058627592">
          <w:marLeft w:val="360"/>
          <w:marRight w:val="0"/>
          <w:marTop w:val="0"/>
          <w:marBottom w:val="120"/>
          <w:divBdr>
            <w:top w:val="none" w:sz="0" w:space="0" w:color="auto"/>
            <w:left w:val="none" w:sz="0" w:space="0" w:color="auto"/>
            <w:bottom w:val="none" w:sz="0" w:space="0" w:color="auto"/>
            <w:right w:val="none" w:sz="0" w:space="0" w:color="auto"/>
          </w:divBdr>
        </w:div>
        <w:div w:id="1093623999">
          <w:marLeft w:val="360"/>
          <w:marRight w:val="0"/>
          <w:marTop w:val="0"/>
          <w:marBottom w:val="120"/>
          <w:divBdr>
            <w:top w:val="none" w:sz="0" w:space="0" w:color="auto"/>
            <w:left w:val="none" w:sz="0" w:space="0" w:color="auto"/>
            <w:bottom w:val="none" w:sz="0" w:space="0" w:color="auto"/>
            <w:right w:val="none" w:sz="0" w:space="0" w:color="auto"/>
          </w:divBdr>
        </w:div>
        <w:div w:id="1707176609">
          <w:marLeft w:val="360"/>
          <w:marRight w:val="0"/>
          <w:marTop w:val="0"/>
          <w:marBottom w:val="120"/>
          <w:divBdr>
            <w:top w:val="none" w:sz="0" w:space="0" w:color="auto"/>
            <w:left w:val="none" w:sz="0" w:space="0" w:color="auto"/>
            <w:bottom w:val="none" w:sz="0" w:space="0" w:color="auto"/>
            <w:right w:val="none" w:sz="0" w:space="0" w:color="auto"/>
          </w:divBdr>
        </w:div>
      </w:divsChild>
    </w:div>
    <w:div w:id="416637446">
      <w:bodyDiv w:val="1"/>
      <w:marLeft w:val="0"/>
      <w:marRight w:val="0"/>
      <w:marTop w:val="0"/>
      <w:marBottom w:val="0"/>
      <w:divBdr>
        <w:top w:val="none" w:sz="0" w:space="0" w:color="auto"/>
        <w:left w:val="none" w:sz="0" w:space="0" w:color="auto"/>
        <w:bottom w:val="none" w:sz="0" w:space="0" w:color="auto"/>
        <w:right w:val="none" w:sz="0" w:space="0" w:color="auto"/>
      </w:divBdr>
    </w:div>
    <w:div w:id="420610617">
      <w:bodyDiv w:val="1"/>
      <w:marLeft w:val="0"/>
      <w:marRight w:val="0"/>
      <w:marTop w:val="0"/>
      <w:marBottom w:val="0"/>
      <w:divBdr>
        <w:top w:val="none" w:sz="0" w:space="0" w:color="auto"/>
        <w:left w:val="none" w:sz="0" w:space="0" w:color="auto"/>
        <w:bottom w:val="none" w:sz="0" w:space="0" w:color="auto"/>
        <w:right w:val="none" w:sz="0" w:space="0" w:color="auto"/>
      </w:divBdr>
    </w:div>
    <w:div w:id="449588581">
      <w:bodyDiv w:val="1"/>
      <w:marLeft w:val="0"/>
      <w:marRight w:val="0"/>
      <w:marTop w:val="0"/>
      <w:marBottom w:val="0"/>
      <w:divBdr>
        <w:top w:val="none" w:sz="0" w:space="0" w:color="auto"/>
        <w:left w:val="none" w:sz="0" w:space="0" w:color="auto"/>
        <w:bottom w:val="none" w:sz="0" w:space="0" w:color="auto"/>
        <w:right w:val="none" w:sz="0" w:space="0" w:color="auto"/>
      </w:divBdr>
    </w:div>
    <w:div w:id="464079251">
      <w:bodyDiv w:val="1"/>
      <w:marLeft w:val="0"/>
      <w:marRight w:val="0"/>
      <w:marTop w:val="0"/>
      <w:marBottom w:val="0"/>
      <w:divBdr>
        <w:top w:val="none" w:sz="0" w:space="0" w:color="auto"/>
        <w:left w:val="none" w:sz="0" w:space="0" w:color="auto"/>
        <w:bottom w:val="none" w:sz="0" w:space="0" w:color="auto"/>
        <w:right w:val="none" w:sz="0" w:space="0" w:color="auto"/>
      </w:divBdr>
    </w:div>
    <w:div w:id="580916283">
      <w:bodyDiv w:val="1"/>
      <w:marLeft w:val="0"/>
      <w:marRight w:val="0"/>
      <w:marTop w:val="0"/>
      <w:marBottom w:val="0"/>
      <w:divBdr>
        <w:top w:val="none" w:sz="0" w:space="0" w:color="auto"/>
        <w:left w:val="none" w:sz="0" w:space="0" w:color="auto"/>
        <w:bottom w:val="none" w:sz="0" w:space="0" w:color="auto"/>
        <w:right w:val="none" w:sz="0" w:space="0" w:color="auto"/>
      </w:divBdr>
    </w:div>
    <w:div w:id="734090825">
      <w:bodyDiv w:val="1"/>
      <w:marLeft w:val="0"/>
      <w:marRight w:val="0"/>
      <w:marTop w:val="0"/>
      <w:marBottom w:val="0"/>
      <w:divBdr>
        <w:top w:val="none" w:sz="0" w:space="0" w:color="auto"/>
        <w:left w:val="none" w:sz="0" w:space="0" w:color="auto"/>
        <w:bottom w:val="none" w:sz="0" w:space="0" w:color="auto"/>
        <w:right w:val="none" w:sz="0" w:space="0" w:color="auto"/>
      </w:divBdr>
    </w:div>
    <w:div w:id="764032850">
      <w:bodyDiv w:val="1"/>
      <w:marLeft w:val="0"/>
      <w:marRight w:val="0"/>
      <w:marTop w:val="0"/>
      <w:marBottom w:val="0"/>
      <w:divBdr>
        <w:top w:val="none" w:sz="0" w:space="0" w:color="auto"/>
        <w:left w:val="none" w:sz="0" w:space="0" w:color="auto"/>
        <w:bottom w:val="none" w:sz="0" w:space="0" w:color="auto"/>
        <w:right w:val="none" w:sz="0" w:space="0" w:color="auto"/>
      </w:divBdr>
    </w:div>
    <w:div w:id="879976924">
      <w:bodyDiv w:val="1"/>
      <w:marLeft w:val="0"/>
      <w:marRight w:val="0"/>
      <w:marTop w:val="0"/>
      <w:marBottom w:val="0"/>
      <w:divBdr>
        <w:top w:val="none" w:sz="0" w:space="0" w:color="auto"/>
        <w:left w:val="none" w:sz="0" w:space="0" w:color="auto"/>
        <w:bottom w:val="none" w:sz="0" w:space="0" w:color="auto"/>
        <w:right w:val="none" w:sz="0" w:space="0" w:color="auto"/>
      </w:divBdr>
    </w:div>
    <w:div w:id="892230665">
      <w:bodyDiv w:val="1"/>
      <w:marLeft w:val="0"/>
      <w:marRight w:val="0"/>
      <w:marTop w:val="0"/>
      <w:marBottom w:val="0"/>
      <w:divBdr>
        <w:top w:val="none" w:sz="0" w:space="0" w:color="auto"/>
        <w:left w:val="none" w:sz="0" w:space="0" w:color="auto"/>
        <w:bottom w:val="none" w:sz="0" w:space="0" w:color="auto"/>
        <w:right w:val="none" w:sz="0" w:space="0" w:color="auto"/>
      </w:divBdr>
    </w:div>
    <w:div w:id="927539267">
      <w:bodyDiv w:val="1"/>
      <w:marLeft w:val="0"/>
      <w:marRight w:val="0"/>
      <w:marTop w:val="0"/>
      <w:marBottom w:val="0"/>
      <w:divBdr>
        <w:top w:val="none" w:sz="0" w:space="0" w:color="auto"/>
        <w:left w:val="none" w:sz="0" w:space="0" w:color="auto"/>
        <w:bottom w:val="none" w:sz="0" w:space="0" w:color="auto"/>
        <w:right w:val="none" w:sz="0" w:space="0" w:color="auto"/>
      </w:divBdr>
    </w:div>
    <w:div w:id="929050066">
      <w:bodyDiv w:val="1"/>
      <w:marLeft w:val="0"/>
      <w:marRight w:val="0"/>
      <w:marTop w:val="0"/>
      <w:marBottom w:val="0"/>
      <w:divBdr>
        <w:top w:val="none" w:sz="0" w:space="0" w:color="auto"/>
        <w:left w:val="none" w:sz="0" w:space="0" w:color="auto"/>
        <w:bottom w:val="none" w:sz="0" w:space="0" w:color="auto"/>
        <w:right w:val="none" w:sz="0" w:space="0" w:color="auto"/>
      </w:divBdr>
    </w:div>
    <w:div w:id="980499444">
      <w:bodyDiv w:val="1"/>
      <w:marLeft w:val="0"/>
      <w:marRight w:val="0"/>
      <w:marTop w:val="0"/>
      <w:marBottom w:val="0"/>
      <w:divBdr>
        <w:top w:val="none" w:sz="0" w:space="0" w:color="auto"/>
        <w:left w:val="none" w:sz="0" w:space="0" w:color="auto"/>
        <w:bottom w:val="none" w:sz="0" w:space="0" w:color="auto"/>
        <w:right w:val="none" w:sz="0" w:space="0" w:color="auto"/>
      </w:divBdr>
    </w:div>
    <w:div w:id="987322110">
      <w:bodyDiv w:val="1"/>
      <w:marLeft w:val="0"/>
      <w:marRight w:val="0"/>
      <w:marTop w:val="0"/>
      <w:marBottom w:val="0"/>
      <w:divBdr>
        <w:top w:val="none" w:sz="0" w:space="0" w:color="auto"/>
        <w:left w:val="none" w:sz="0" w:space="0" w:color="auto"/>
        <w:bottom w:val="none" w:sz="0" w:space="0" w:color="auto"/>
        <w:right w:val="none" w:sz="0" w:space="0" w:color="auto"/>
      </w:divBdr>
    </w:div>
    <w:div w:id="1082339298">
      <w:bodyDiv w:val="1"/>
      <w:marLeft w:val="0"/>
      <w:marRight w:val="0"/>
      <w:marTop w:val="0"/>
      <w:marBottom w:val="0"/>
      <w:divBdr>
        <w:top w:val="none" w:sz="0" w:space="0" w:color="auto"/>
        <w:left w:val="none" w:sz="0" w:space="0" w:color="auto"/>
        <w:bottom w:val="none" w:sz="0" w:space="0" w:color="auto"/>
        <w:right w:val="none" w:sz="0" w:space="0" w:color="auto"/>
      </w:divBdr>
    </w:div>
    <w:div w:id="1126313778">
      <w:bodyDiv w:val="1"/>
      <w:marLeft w:val="0"/>
      <w:marRight w:val="0"/>
      <w:marTop w:val="0"/>
      <w:marBottom w:val="0"/>
      <w:divBdr>
        <w:top w:val="none" w:sz="0" w:space="0" w:color="auto"/>
        <w:left w:val="none" w:sz="0" w:space="0" w:color="auto"/>
        <w:bottom w:val="none" w:sz="0" w:space="0" w:color="auto"/>
        <w:right w:val="none" w:sz="0" w:space="0" w:color="auto"/>
      </w:divBdr>
      <w:divsChild>
        <w:div w:id="245849526">
          <w:marLeft w:val="360"/>
          <w:marRight w:val="0"/>
          <w:marTop w:val="0"/>
          <w:marBottom w:val="120"/>
          <w:divBdr>
            <w:top w:val="none" w:sz="0" w:space="0" w:color="auto"/>
            <w:left w:val="none" w:sz="0" w:space="0" w:color="auto"/>
            <w:bottom w:val="none" w:sz="0" w:space="0" w:color="auto"/>
            <w:right w:val="none" w:sz="0" w:space="0" w:color="auto"/>
          </w:divBdr>
        </w:div>
        <w:div w:id="266011346">
          <w:marLeft w:val="994"/>
          <w:marRight w:val="0"/>
          <w:marTop w:val="0"/>
          <w:marBottom w:val="120"/>
          <w:divBdr>
            <w:top w:val="none" w:sz="0" w:space="0" w:color="auto"/>
            <w:left w:val="none" w:sz="0" w:space="0" w:color="auto"/>
            <w:bottom w:val="none" w:sz="0" w:space="0" w:color="auto"/>
            <w:right w:val="none" w:sz="0" w:space="0" w:color="auto"/>
          </w:divBdr>
        </w:div>
        <w:div w:id="819422621">
          <w:marLeft w:val="994"/>
          <w:marRight w:val="0"/>
          <w:marTop w:val="0"/>
          <w:marBottom w:val="120"/>
          <w:divBdr>
            <w:top w:val="none" w:sz="0" w:space="0" w:color="auto"/>
            <w:left w:val="none" w:sz="0" w:space="0" w:color="auto"/>
            <w:bottom w:val="none" w:sz="0" w:space="0" w:color="auto"/>
            <w:right w:val="none" w:sz="0" w:space="0" w:color="auto"/>
          </w:divBdr>
        </w:div>
        <w:div w:id="954412015">
          <w:marLeft w:val="360"/>
          <w:marRight w:val="0"/>
          <w:marTop w:val="0"/>
          <w:marBottom w:val="120"/>
          <w:divBdr>
            <w:top w:val="none" w:sz="0" w:space="0" w:color="auto"/>
            <w:left w:val="none" w:sz="0" w:space="0" w:color="auto"/>
            <w:bottom w:val="none" w:sz="0" w:space="0" w:color="auto"/>
            <w:right w:val="none" w:sz="0" w:space="0" w:color="auto"/>
          </w:divBdr>
        </w:div>
        <w:div w:id="1090811734">
          <w:marLeft w:val="360"/>
          <w:marRight w:val="0"/>
          <w:marTop w:val="0"/>
          <w:marBottom w:val="120"/>
          <w:divBdr>
            <w:top w:val="none" w:sz="0" w:space="0" w:color="auto"/>
            <w:left w:val="none" w:sz="0" w:space="0" w:color="auto"/>
            <w:bottom w:val="none" w:sz="0" w:space="0" w:color="auto"/>
            <w:right w:val="none" w:sz="0" w:space="0" w:color="auto"/>
          </w:divBdr>
        </w:div>
        <w:div w:id="1506168007">
          <w:marLeft w:val="994"/>
          <w:marRight w:val="0"/>
          <w:marTop w:val="0"/>
          <w:marBottom w:val="120"/>
          <w:divBdr>
            <w:top w:val="none" w:sz="0" w:space="0" w:color="auto"/>
            <w:left w:val="none" w:sz="0" w:space="0" w:color="auto"/>
            <w:bottom w:val="none" w:sz="0" w:space="0" w:color="auto"/>
            <w:right w:val="none" w:sz="0" w:space="0" w:color="auto"/>
          </w:divBdr>
        </w:div>
        <w:div w:id="1631473169">
          <w:marLeft w:val="994"/>
          <w:marRight w:val="0"/>
          <w:marTop w:val="0"/>
          <w:marBottom w:val="120"/>
          <w:divBdr>
            <w:top w:val="none" w:sz="0" w:space="0" w:color="auto"/>
            <w:left w:val="none" w:sz="0" w:space="0" w:color="auto"/>
            <w:bottom w:val="none" w:sz="0" w:space="0" w:color="auto"/>
            <w:right w:val="none" w:sz="0" w:space="0" w:color="auto"/>
          </w:divBdr>
        </w:div>
        <w:div w:id="1933271446">
          <w:marLeft w:val="360"/>
          <w:marRight w:val="0"/>
          <w:marTop w:val="0"/>
          <w:marBottom w:val="120"/>
          <w:divBdr>
            <w:top w:val="none" w:sz="0" w:space="0" w:color="auto"/>
            <w:left w:val="none" w:sz="0" w:space="0" w:color="auto"/>
            <w:bottom w:val="none" w:sz="0" w:space="0" w:color="auto"/>
            <w:right w:val="none" w:sz="0" w:space="0" w:color="auto"/>
          </w:divBdr>
        </w:div>
      </w:divsChild>
    </w:div>
    <w:div w:id="1154760323">
      <w:bodyDiv w:val="1"/>
      <w:marLeft w:val="0"/>
      <w:marRight w:val="0"/>
      <w:marTop w:val="0"/>
      <w:marBottom w:val="0"/>
      <w:divBdr>
        <w:top w:val="none" w:sz="0" w:space="0" w:color="auto"/>
        <w:left w:val="none" w:sz="0" w:space="0" w:color="auto"/>
        <w:bottom w:val="none" w:sz="0" w:space="0" w:color="auto"/>
        <w:right w:val="none" w:sz="0" w:space="0" w:color="auto"/>
      </w:divBdr>
      <w:divsChild>
        <w:div w:id="326128747">
          <w:marLeft w:val="360"/>
          <w:marRight w:val="0"/>
          <w:marTop w:val="0"/>
          <w:marBottom w:val="120"/>
          <w:divBdr>
            <w:top w:val="none" w:sz="0" w:space="0" w:color="auto"/>
            <w:left w:val="none" w:sz="0" w:space="0" w:color="auto"/>
            <w:bottom w:val="none" w:sz="0" w:space="0" w:color="auto"/>
            <w:right w:val="none" w:sz="0" w:space="0" w:color="auto"/>
          </w:divBdr>
        </w:div>
        <w:div w:id="534660987">
          <w:marLeft w:val="360"/>
          <w:marRight w:val="0"/>
          <w:marTop w:val="0"/>
          <w:marBottom w:val="120"/>
          <w:divBdr>
            <w:top w:val="none" w:sz="0" w:space="0" w:color="auto"/>
            <w:left w:val="none" w:sz="0" w:space="0" w:color="auto"/>
            <w:bottom w:val="none" w:sz="0" w:space="0" w:color="auto"/>
            <w:right w:val="none" w:sz="0" w:space="0" w:color="auto"/>
          </w:divBdr>
        </w:div>
        <w:div w:id="648052058">
          <w:marLeft w:val="360"/>
          <w:marRight w:val="0"/>
          <w:marTop w:val="0"/>
          <w:marBottom w:val="120"/>
          <w:divBdr>
            <w:top w:val="none" w:sz="0" w:space="0" w:color="auto"/>
            <w:left w:val="none" w:sz="0" w:space="0" w:color="auto"/>
            <w:bottom w:val="none" w:sz="0" w:space="0" w:color="auto"/>
            <w:right w:val="none" w:sz="0" w:space="0" w:color="auto"/>
          </w:divBdr>
        </w:div>
        <w:div w:id="1045716262">
          <w:marLeft w:val="360"/>
          <w:marRight w:val="0"/>
          <w:marTop w:val="0"/>
          <w:marBottom w:val="120"/>
          <w:divBdr>
            <w:top w:val="none" w:sz="0" w:space="0" w:color="auto"/>
            <w:left w:val="none" w:sz="0" w:space="0" w:color="auto"/>
            <w:bottom w:val="none" w:sz="0" w:space="0" w:color="auto"/>
            <w:right w:val="none" w:sz="0" w:space="0" w:color="auto"/>
          </w:divBdr>
        </w:div>
        <w:div w:id="1901331955">
          <w:marLeft w:val="360"/>
          <w:marRight w:val="0"/>
          <w:marTop w:val="0"/>
          <w:marBottom w:val="120"/>
          <w:divBdr>
            <w:top w:val="none" w:sz="0" w:space="0" w:color="auto"/>
            <w:left w:val="none" w:sz="0" w:space="0" w:color="auto"/>
            <w:bottom w:val="none" w:sz="0" w:space="0" w:color="auto"/>
            <w:right w:val="none" w:sz="0" w:space="0" w:color="auto"/>
          </w:divBdr>
        </w:div>
      </w:divsChild>
    </w:div>
    <w:div w:id="1280605194">
      <w:bodyDiv w:val="1"/>
      <w:marLeft w:val="0"/>
      <w:marRight w:val="0"/>
      <w:marTop w:val="0"/>
      <w:marBottom w:val="0"/>
      <w:divBdr>
        <w:top w:val="none" w:sz="0" w:space="0" w:color="auto"/>
        <w:left w:val="none" w:sz="0" w:space="0" w:color="auto"/>
        <w:bottom w:val="none" w:sz="0" w:space="0" w:color="auto"/>
        <w:right w:val="none" w:sz="0" w:space="0" w:color="auto"/>
      </w:divBdr>
    </w:div>
    <w:div w:id="1367562881">
      <w:bodyDiv w:val="1"/>
      <w:marLeft w:val="0"/>
      <w:marRight w:val="0"/>
      <w:marTop w:val="0"/>
      <w:marBottom w:val="0"/>
      <w:divBdr>
        <w:top w:val="none" w:sz="0" w:space="0" w:color="auto"/>
        <w:left w:val="none" w:sz="0" w:space="0" w:color="auto"/>
        <w:bottom w:val="none" w:sz="0" w:space="0" w:color="auto"/>
        <w:right w:val="none" w:sz="0" w:space="0" w:color="auto"/>
      </w:divBdr>
    </w:div>
    <w:div w:id="1391920491">
      <w:bodyDiv w:val="1"/>
      <w:marLeft w:val="0"/>
      <w:marRight w:val="0"/>
      <w:marTop w:val="0"/>
      <w:marBottom w:val="0"/>
      <w:divBdr>
        <w:top w:val="none" w:sz="0" w:space="0" w:color="auto"/>
        <w:left w:val="none" w:sz="0" w:space="0" w:color="auto"/>
        <w:bottom w:val="none" w:sz="0" w:space="0" w:color="auto"/>
        <w:right w:val="none" w:sz="0" w:space="0" w:color="auto"/>
      </w:divBdr>
      <w:divsChild>
        <w:div w:id="105584065">
          <w:marLeft w:val="994"/>
          <w:marRight w:val="0"/>
          <w:marTop w:val="0"/>
          <w:marBottom w:val="120"/>
          <w:divBdr>
            <w:top w:val="none" w:sz="0" w:space="0" w:color="auto"/>
            <w:left w:val="none" w:sz="0" w:space="0" w:color="auto"/>
            <w:bottom w:val="none" w:sz="0" w:space="0" w:color="auto"/>
            <w:right w:val="none" w:sz="0" w:space="0" w:color="auto"/>
          </w:divBdr>
        </w:div>
        <w:div w:id="361709459">
          <w:marLeft w:val="360"/>
          <w:marRight w:val="0"/>
          <w:marTop w:val="0"/>
          <w:marBottom w:val="120"/>
          <w:divBdr>
            <w:top w:val="none" w:sz="0" w:space="0" w:color="auto"/>
            <w:left w:val="none" w:sz="0" w:space="0" w:color="auto"/>
            <w:bottom w:val="none" w:sz="0" w:space="0" w:color="auto"/>
            <w:right w:val="none" w:sz="0" w:space="0" w:color="auto"/>
          </w:divBdr>
        </w:div>
        <w:div w:id="427770845">
          <w:marLeft w:val="994"/>
          <w:marRight w:val="0"/>
          <w:marTop w:val="0"/>
          <w:marBottom w:val="120"/>
          <w:divBdr>
            <w:top w:val="none" w:sz="0" w:space="0" w:color="auto"/>
            <w:left w:val="none" w:sz="0" w:space="0" w:color="auto"/>
            <w:bottom w:val="none" w:sz="0" w:space="0" w:color="auto"/>
            <w:right w:val="none" w:sz="0" w:space="0" w:color="auto"/>
          </w:divBdr>
        </w:div>
        <w:div w:id="565720982">
          <w:marLeft w:val="994"/>
          <w:marRight w:val="0"/>
          <w:marTop w:val="0"/>
          <w:marBottom w:val="120"/>
          <w:divBdr>
            <w:top w:val="none" w:sz="0" w:space="0" w:color="auto"/>
            <w:left w:val="none" w:sz="0" w:space="0" w:color="auto"/>
            <w:bottom w:val="none" w:sz="0" w:space="0" w:color="auto"/>
            <w:right w:val="none" w:sz="0" w:space="0" w:color="auto"/>
          </w:divBdr>
        </w:div>
        <w:div w:id="643856687">
          <w:marLeft w:val="994"/>
          <w:marRight w:val="0"/>
          <w:marTop w:val="0"/>
          <w:marBottom w:val="120"/>
          <w:divBdr>
            <w:top w:val="none" w:sz="0" w:space="0" w:color="auto"/>
            <w:left w:val="none" w:sz="0" w:space="0" w:color="auto"/>
            <w:bottom w:val="none" w:sz="0" w:space="0" w:color="auto"/>
            <w:right w:val="none" w:sz="0" w:space="0" w:color="auto"/>
          </w:divBdr>
        </w:div>
        <w:div w:id="761952507">
          <w:marLeft w:val="360"/>
          <w:marRight w:val="0"/>
          <w:marTop w:val="0"/>
          <w:marBottom w:val="120"/>
          <w:divBdr>
            <w:top w:val="none" w:sz="0" w:space="0" w:color="auto"/>
            <w:left w:val="none" w:sz="0" w:space="0" w:color="auto"/>
            <w:bottom w:val="none" w:sz="0" w:space="0" w:color="auto"/>
            <w:right w:val="none" w:sz="0" w:space="0" w:color="auto"/>
          </w:divBdr>
        </w:div>
        <w:div w:id="1046838007">
          <w:marLeft w:val="994"/>
          <w:marRight w:val="0"/>
          <w:marTop w:val="0"/>
          <w:marBottom w:val="120"/>
          <w:divBdr>
            <w:top w:val="none" w:sz="0" w:space="0" w:color="auto"/>
            <w:left w:val="none" w:sz="0" w:space="0" w:color="auto"/>
            <w:bottom w:val="none" w:sz="0" w:space="0" w:color="auto"/>
            <w:right w:val="none" w:sz="0" w:space="0" w:color="auto"/>
          </w:divBdr>
        </w:div>
        <w:div w:id="1527523209">
          <w:marLeft w:val="360"/>
          <w:marRight w:val="0"/>
          <w:marTop w:val="0"/>
          <w:marBottom w:val="120"/>
          <w:divBdr>
            <w:top w:val="none" w:sz="0" w:space="0" w:color="auto"/>
            <w:left w:val="none" w:sz="0" w:space="0" w:color="auto"/>
            <w:bottom w:val="none" w:sz="0" w:space="0" w:color="auto"/>
            <w:right w:val="none" w:sz="0" w:space="0" w:color="auto"/>
          </w:divBdr>
        </w:div>
        <w:div w:id="2095347657">
          <w:marLeft w:val="994"/>
          <w:marRight w:val="0"/>
          <w:marTop w:val="0"/>
          <w:marBottom w:val="120"/>
          <w:divBdr>
            <w:top w:val="none" w:sz="0" w:space="0" w:color="auto"/>
            <w:left w:val="none" w:sz="0" w:space="0" w:color="auto"/>
            <w:bottom w:val="none" w:sz="0" w:space="0" w:color="auto"/>
            <w:right w:val="none" w:sz="0" w:space="0" w:color="auto"/>
          </w:divBdr>
        </w:div>
        <w:div w:id="2134513978">
          <w:marLeft w:val="994"/>
          <w:marRight w:val="0"/>
          <w:marTop w:val="0"/>
          <w:marBottom w:val="120"/>
          <w:divBdr>
            <w:top w:val="none" w:sz="0" w:space="0" w:color="auto"/>
            <w:left w:val="none" w:sz="0" w:space="0" w:color="auto"/>
            <w:bottom w:val="none" w:sz="0" w:space="0" w:color="auto"/>
            <w:right w:val="none" w:sz="0" w:space="0" w:color="auto"/>
          </w:divBdr>
        </w:div>
      </w:divsChild>
    </w:div>
    <w:div w:id="1412039668">
      <w:bodyDiv w:val="1"/>
      <w:marLeft w:val="0"/>
      <w:marRight w:val="0"/>
      <w:marTop w:val="0"/>
      <w:marBottom w:val="0"/>
      <w:divBdr>
        <w:top w:val="none" w:sz="0" w:space="0" w:color="auto"/>
        <w:left w:val="none" w:sz="0" w:space="0" w:color="auto"/>
        <w:bottom w:val="none" w:sz="0" w:space="0" w:color="auto"/>
        <w:right w:val="none" w:sz="0" w:space="0" w:color="auto"/>
      </w:divBdr>
    </w:div>
    <w:div w:id="1515849155">
      <w:bodyDiv w:val="1"/>
      <w:marLeft w:val="0"/>
      <w:marRight w:val="0"/>
      <w:marTop w:val="0"/>
      <w:marBottom w:val="0"/>
      <w:divBdr>
        <w:top w:val="none" w:sz="0" w:space="0" w:color="auto"/>
        <w:left w:val="none" w:sz="0" w:space="0" w:color="auto"/>
        <w:bottom w:val="none" w:sz="0" w:space="0" w:color="auto"/>
        <w:right w:val="none" w:sz="0" w:space="0" w:color="auto"/>
      </w:divBdr>
    </w:div>
    <w:div w:id="1528255196">
      <w:bodyDiv w:val="1"/>
      <w:marLeft w:val="0"/>
      <w:marRight w:val="0"/>
      <w:marTop w:val="0"/>
      <w:marBottom w:val="0"/>
      <w:divBdr>
        <w:top w:val="none" w:sz="0" w:space="0" w:color="auto"/>
        <w:left w:val="none" w:sz="0" w:space="0" w:color="auto"/>
        <w:bottom w:val="none" w:sz="0" w:space="0" w:color="auto"/>
        <w:right w:val="none" w:sz="0" w:space="0" w:color="auto"/>
      </w:divBdr>
    </w:div>
    <w:div w:id="1539977525">
      <w:bodyDiv w:val="1"/>
      <w:marLeft w:val="0"/>
      <w:marRight w:val="0"/>
      <w:marTop w:val="0"/>
      <w:marBottom w:val="0"/>
      <w:divBdr>
        <w:top w:val="none" w:sz="0" w:space="0" w:color="auto"/>
        <w:left w:val="none" w:sz="0" w:space="0" w:color="auto"/>
        <w:bottom w:val="none" w:sz="0" w:space="0" w:color="auto"/>
        <w:right w:val="none" w:sz="0" w:space="0" w:color="auto"/>
      </w:divBdr>
    </w:div>
    <w:div w:id="1608392632">
      <w:bodyDiv w:val="1"/>
      <w:marLeft w:val="0"/>
      <w:marRight w:val="0"/>
      <w:marTop w:val="0"/>
      <w:marBottom w:val="0"/>
      <w:divBdr>
        <w:top w:val="none" w:sz="0" w:space="0" w:color="auto"/>
        <w:left w:val="none" w:sz="0" w:space="0" w:color="auto"/>
        <w:bottom w:val="none" w:sz="0" w:space="0" w:color="auto"/>
        <w:right w:val="none" w:sz="0" w:space="0" w:color="auto"/>
      </w:divBdr>
    </w:div>
    <w:div w:id="1609119018">
      <w:bodyDiv w:val="1"/>
      <w:marLeft w:val="0"/>
      <w:marRight w:val="0"/>
      <w:marTop w:val="0"/>
      <w:marBottom w:val="0"/>
      <w:divBdr>
        <w:top w:val="none" w:sz="0" w:space="0" w:color="auto"/>
        <w:left w:val="none" w:sz="0" w:space="0" w:color="auto"/>
        <w:bottom w:val="none" w:sz="0" w:space="0" w:color="auto"/>
        <w:right w:val="none" w:sz="0" w:space="0" w:color="auto"/>
      </w:divBdr>
    </w:div>
    <w:div w:id="1616713144">
      <w:bodyDiv w:val="1"/>
      <w:marLeft w:val="0"/>
      <w:marRight w:val="0"/>
      <w:marTop w:val="0"/>
      <w:marBottom w:val="0"/>
      <w:divBdr>
        <w:top w:val="none" w:sz="0" w:space="0" w:color="auto"/>
        <w:left w:val="none" w:sz="0" w:space="0" w:color="auto"/>
        <w:bottom w:val="none" w:sz="0" w:space="0" w:color="auto"/>
        <w:right w:val="none" w:sz="0" w:space="0" w:color="auto"/>
      </w:divBdr>
    </w:div>
    <w:div w:id="1669480875">
      <w:bodyDiv w:val="1"/>
      <w:marLeft w:val="0"/>
      <w:marRight w:val="0"/>
      <w:marTop w:val="0"/>
      <w:marBottom w:val="0"/>
      <w:divBdr>
        <w:top w:val="none" w:sz="0" w:space="0" w:color="auto"/>
        <w:left w:val="none" w:sz="0" w:space="0" w:color="auto"/>
        <w:bottom w:val="none" w:sz="0" w:space="0" w:color="auto"/>
        <w:right w:val="none" w:sz="0" w:space="0" w:color="auto"/>
      </w:divBdr>
    </w:div>
    <w:div w:id="1676416717">
      <w:bodyDiv w:val="1"/>
      <w:marLeft w:val="0"/>
      <w:marRight w:val="0"/>
      <w:marTop w:val="0"/>
      <w:marBottom w:val="0"/>
      <w:divBdr>
        <w:top w:val="none" w:sz="0" w:space="0" w:color="auto"/>
        <w:left w:val="none" w:sz="0" w:space="0" w:color="auto"/>
        <w:bottom w:val="none" w:sz="0" w:space="0" w:color="auto"/>
        <w:right w:val="none" w:sz="0" w:space="0" w:color="auto"/>
      </w:divBdr>
    </w:div>
    <w:div w:id="1727753051">
      <w:bodyDiv w:val="1"/>
      <w:marLeft w:val="0"/>
      <w:marRight w:val="0"/>
      <w:marTop w:val="0"/>
      <w:marBottom w:val="0"/>
      <w:divBdr>
        <w:top w:val="none" w:sz="0" w:space="0" w:color="auto"/>
        <w:left w:val="none" w:sz="0" w:space="0" w:color="auto"/>
        <w:bottom w:val="none" w:sz="0" w:space="0" w:color="auto"/>
        <w:right w:val="none" w:sz="0" w:space="0" w:color="auto"/>
      </w:divBdr>
    </w:div>
    <w:div w:id="1744715129">
      <w:bodyDiv w:val="1"/>
      <w:marLeft w:val="0"/>
      <w:marRight w:val="0"/>
      <w:marTop w:val="0"/>
      <w:marBottom w:val="0"/>
      <w:divBdr>
        <w:top w:val="none" w:sz="0" w:space="0" w:color="auto"/>
        <w:left w:val="none" w:sz="0" w:space="0" w:color="auto"/>
        <w:bottom w:val="none" w:sz="0" w:space="0" w:color="auto"/>
        <w:right w:val="none" w:sz="0" w:space="0" w:color="auto"/>
      </w:divBdr>
      <w:divsChild>
        <w:div w:id="23411811">
          <w:marLeft w:val="360"/>
          <w:marRight w:val="0"/>
          <w:marTop w:val="0"/>
          <w:marBottom w:val="120"/>
          <w:divBdr>
            <w:top w:val="none" w:sz="0" w:space="0" w:color="auto"/>
            <w:left w:val="none" w:sz="0" w:space="0" w:color="auto"/>
            <w:bottom w:val="none" w:sz="0" w:space="0" w:color="auto"/>
            <w:right w:val="none" w:sz="0" w:space="0" w:color="auto"/>
          </w:divBdr>
        </w:div>
        <w:div w:id="142898150">
          <w:marLeft w:val="360"/>
          <w:marRight w:val="0"/>
          <w:marTop w:val="0"/>
          <w:marBottom w:val="120"/>
          <w:divBdr>
            <w:top w:val="none" w:sz="0" w:space="0" w:color="auto"/>
            <w:left w:val="none" w:sz="0" w:space="0" w:color="auto"/>
            <w:bottom w:val="none" w:sz="0" w:space="0" w:color="auto"/>
            <w:right w:val="none" w:sz="0" w:space="0" w:color="auto"/>
          </w:divBdr>
        </w:div>
        <w:div w:id="723524246">
          <w:marLeft w:val="360"/>
          <w:marRight w:val="0"/>
          <w:marTop w:val="0"/>
          <w:marBottom w:val="120"/>
          <w:divBdr>
            <w:top w:val="none" w:sz="0" w:space="0" w:color="auto"/>
            <w:left w:val="none" w:sz="0" w:space="0" w:color="auto"/>
            <w:bottom w:val="none" w:sz="0" w:space="0" w:color="auto"/>
            <w:right w:val="none" w:sz="0" w:space="0" w:color="auto"/>
          </w:divBdr>
        </w:div>
        <w:div w:id="2028752644">
          <w:marLeft w:val="360"/>
          <w:marRight w:val="0"/>
          <w:marTop w:val="0"/>
          <w:marBottom w:val="120"/>
          <w:divBdr>
            <w:top w:val="none" w:sz="0" w:space="0" w:color="auto"/>
            <w:left w:val="none" w:sz="0" w:space="0" w:color="auto"/>
            <w:bottom w:val="none" w:sz="0" w:space="0" w:color="auto"/>
            <w:right w:val="none" w:sz="0" w:space="0" w:color="auto"/>
          </w:divBdr>
        </w:div>
        <w:div w:id="2090082293">
          <w:marLeft w:val="360"/>
          <w:marRight w:val="0"/>
          <w:marTop w:val="0"/>
          <w:marBottom w:val="120"/>
          <w:divBdr>
            <w:top w:val="none" w:sz="0" w:space="0" w:color="auto"/>
            <w:left w:val="none" w:sz="0" w:space="0" w:color="auto"/>
            <w:bottom w:val="none" w:sz="0" w:space="0" w:color="auto"/>
            <w:right w:val="none" w:sz="0" w:space="0" w:color="auto"/>
          </w:divBdr>
        </w:div>
      </w:divsChild>
    </w:div>
    <w:div w:id="1808430805">
      <w:bodyDiv w:val="1"/>
      <w:marLeft w:val="0"/>
      <w:marRight w:val="0"/>
      <w:marTop w:val="0"/>
      <w:marBottom w:val="0"/>
      <w:divBdr>
        <w:top w:val="none" w:sz="0" w:space="0" w:color="auto"/>
        <w:left w:val="none" w:sz="0" w:space="0" w:color="auto"/>
        <w:bottom w:val="none" w:sz="0" w:space="0" w:color="auto"/>
        <w:right w:val="none" w:sz="0" w:space="0" w:color="auto"/>
      </w:divBdr>
    </w:div>
    <w:div w:id="1856848403">
      <w:bodyDiv w:val="1"/>
      <w:marLeft w:val="0"/>
      <w:marRight w:val="0"/>
      <w:marTop w:val="0"/>
      <w:marBottom w:val="0"/>
      <w:divBdr>
        <w:top w:val="none" w:sz="0" w:space="0" w:color="auto"/>
        <w:left w:val="none" w:sz="0" w:space="0" w:color="auto"/>
        <w:bottom w:val="none" w:sz="0" w:space="0" w:color="auto"/>
        <w:right w:val="none" w:sz="0" w:space="0" w:color="auto"/>
      </w:divBdr>
      <w:divsChild>
        <w:div w:id="231358129">
          <w:marLeft w:val="360"/>
          <w:marRight w:val="0"/>
          <w:marTop w:val="0"/>
          <w:marBottom w:val="120"/>
          <w:divBdr>
            <w:top w:val="none" w:sz="0" w:space="0" w:color="auto"/>
            <w:left w:val="none" w:sz="0" w:space="0" w:color="auto"/>
            <w:bottom w:val="none" w:sz="0" w:space="0" w:color="auto"/>
            <w:right w:val="none" w:sz="0" w:space="0" w:color="auto"/>
          </w:divBdr>
        </w:div>
        <w:div w:id="442117232">
          <w:marLeft w:val="360"/>
          <w:marRight w:val="0"/>
          <w:marTop w:val="0"/>
          <w:marBottom w:val="120"/>
          <w:divBdr>
            <w:top w:val="none" w:sz="0" w:space="0" w:color="auto"/>
            <w:left w:val="none" w:sz="0" w:space="0" w:color="auto"/>
            <w:bottom w:val="none" w:sz="0" w:space="0" w:color="auto"/>
            <w:right w:val="none" w:sz="0" w:space="0" w:color="auto"/>
          </w:divBdr>
        </w:div>
        <w:div w:id="759521615">
          <w:marLeft w:val="994"/>
          <w:marRight w:val="0"/>
          <w:marTop w:val="0"/>
          <w:marBottom w:val="120"/>
          <w:divBdr>
            <w:top w:val="none" w:sz="0" w:space="0" w:color="auto"/>
            <w:left w:val="none" w:sz="0" w:space="0" w:color="auto"/>
            <w:bottom w:val="none" w:sz="0" w:space="0" w:color="auto"/>
            <w:right w:val="none" w:sz="0" w:space="0" w:color="auto"/>
          </w:divBdr>
        </w:div>
        <w:div w:id="969674754">
          <w:marLeft w:val="994"/>
          <w:marRight w:val="0"/>
          <w:marTop w:val="0"/>
          <w:marBottom w:val="120"/>
          <w:divBdr>
            <w:top w:val="none" w:sz="0" w:space="0" w:color="auto"/>
            <w:left w:val="none" w:sz="0" w:space="0" w:color="auto"/>
            <w:bottom w:val="none" w:sz="0" w:space="0" w:color="auto"/>
            <w:right w:val="none" w:sz="0" w:space="0" w:color="auto"/>
          </w:divBdr>
        </w:div>
        <w:div w:id="1128469548">
          <w:marLeft w:val="994"/>
          <w:marRight w:val="0"/>
          <w:marTop w:val="0"/>
          <w:marBottom w:val="120"/>
          <w:divBdr>
            <w:top w:val="none" w:sz="0" w:space="0" w:color="auto"/>
            <w:left w:val="none" w:sz="0" w:space="0" w:color="auto"/>
            <w:bottom w:val="none" w:sz="0" w:space="0" w:color="auto"/>
            <w:right w:val="none" w:sz="0" w:space="0" w:color="auto"/>
          </w:divBdr>
        </w:div>
        <w:div w:id="1213425236">
          <w:marLeft w:val="360"/>
          <w:marRight w:val="0"/>
          <w:marTop w:val="0"/>
          <w:marBottom w:val="120"/>
          <w:divBdr>
            <w:top w:val="none" w:sz="0" w:space="0" w:color="auto"/>
            <w:left w:val="none" w:sz="0" w:space="0" w:color="auto"/>
            <w:bottom w:val="none" w:sz="0" w:space="0" w:color="auto"/>
            <w:right w:val="none" w:sz="0" w:space="0" w:color="auto"/>
          </w:divBdr>
        </w:div>
        <w:div w:id="1249534780">
          <w:marLeft w:val="360"/>
          <w:marRight w:val="0"/>
          <w:marTop w:val="0"/>
          <w:marBottom w:val="120"/>
          <w:divBdr>
            <w:top w:val="none" w:sz="0" w:space="0" w:color="auto"/>
            <w:left w:val="none" w:sz="0" w:space="0" w:color="auto"/>
            <w:bottom w:val="none" w:sz="0" w:space="0" w:color="auto"/>
            <w:right w:val="none" w:sz="0" w:space="0" w:color="auto"/>
          </w:divBdr>
        </w:div>
        <w:div w:id="1595673810">
          <w:marLeft w:val="994"/>
          <w:marRight w:val="0"/>
          <w:marTop w:val="0"/>
          <w:marBottom w:val="120"/>
          <w:divBdr>
            <w:top w:val="none" w:sz="0" w:space="0" w:color="auto"/>
            <w:left w:val="none" w:sz="0" w:space="0" w:color="auto"/>
            <w:bottom w:val="none" w:sz="0" w:space="0" w:color="auto"/>
            <w:right w:val="none" w:sz="0" w:space="0" w:color="auto"/>
          </w:divBdr>
        </w:div>
        <w:div w:id="1631589609">
          <w:marLeft w:val="994"/>
          <w:marRight w:val="0"/>
          <w:marTop w:val="0"/>
          <w:marBottom w:val="120"/>
          <w:divBdr>
            <w:top w:val="none" w:sz="0" w:space="0" w:color="auto"/>
            <w:left w:val="none" w:sz="0" w:space="0" w:color="auto"/>
            <w:bottom w:val="none" w:sz="0" w:space="0" w:color="auto"/>
            <w:right w:val="none" w:sz="0" w:space="0" w:color="auto"/>
          </w:divBdr>
        </w:div>
      </w:divsChild>
    </w:div>
    <w:div w:id="1857385314">
      <w:bodyDiv w:val="1"/>
      <w:marLeft w:val="0"/>
      <w:marRight w:val="0"/>
      <w:marTop w:val="0"/>
      <w:marBottom w:val="0"/>
      <w:divBdr>
        <w:top w:val="none" w:sz="0" w:space="0" w:color="auto"/>
        <w:left w:val="none" w:sz="0" w:space="0" w:color="auto"/>
        <w:bottom w:val="none" w:sz="0" w:space="0" w:color="auto"/>
        <w:right w:val="none" w:sz="0" w:space="0" w:color="auto"/>
      </w:divBdr>
    </w:div>
    <w:div w:id="1857846846">
      <w:bodyDiv w:val="1"/>
      <w:marLeft w:val="0"/>
      <w:marRight w:val="0"/>
      <w:marTop w:val="0"/>
      <w:marBottom w:val="0"/>
      <w:divBdr>
        <w:top w:val="none" w:sz="0" w:space="0" w:color="auto"/>
        <w:left w:val="none" w:sz="0" w:space="0" w:color="auto"/>
        <w:bottom w:val="none" w:sz="0" w:space="0" w:color="auto"/>
        <w:right w:val="none" w:sz="0" w:space="0" w:color="auto"/>
      </w:divBdr>
    </w:div>
    <w:div w:id="1928342024">
      <w:bodyDiv w:val="1"/>
      <w:marLeft w:val="0"/>
      <w:marRight w:val="0"/>
      <w:marTop w:val="0"/>
      <w:marBottom w:val="0"/>
      <w:divBdr>
        <w:top w:val="none" w:sz="0" w:space="0" w:color="auto"/>
        <w:left w:val="none" w:sz="0" w:space="0" w:color="auto"/>
        <w:bottom w:val="none" w:sz="0" w:space="0" w:color="auto"/>
        <w:right w:val="none" w:sz="0" w:space="0" w:color="auto"/>
      </w:divBdr>
    </w:div>
    <w:div w:id="1938900940">
      <w:bodyDiv w:val="1"/>
      <w:marLeft w:val="0"/>
      <w:marRight w:val="0"/>
      <w:marTop w:val="0"/>
      <w:marBottom w:val="0"/>
      <w:divBdr>
        <w:top w:val="none" w:sz="0" w:space="0" w:color="auto"/>
        <w:left w:val="none" w:sz="0" w:space="0" w:color="auto"/>
        <w:bottom w:val="none" w:sz="0" w:space="0" w:color="auto"/>
        <w:right w:val="none" w:sz="0" w:space="0" w:color="auto"/>
      </w:divBdr>
    </w:div>
    <w:div w:id="1946955578">
      <w:bodyDiv w:val="1"/>
      <w:marLeft w:val="0"/>
      <w:marRight w:val="0"/>
      <w:marTop w:val="0"/>
      <w:marBottom w:val="0"/>
      <w:divBdr>
        <w:top w:val="none" w:sz="0" w:space="0" w:color="auto"/>
        <w:left w:val="none" w:sz="0" w:space="0" w:color="auto"/>
        <w:bottom w:val="none" w:sz="0" w:space="0" w:color="auto"/>
        <w:right w:val="none" w:sz="0" w:space="0" w:color="auto"/>
      </w:divBdr>
    </w:div>
    <w:div w:id="2014408506">
      <w:bodyDiv w:val="1"/>
      <w:marLeft w:val="0"/>
      <w:marRight w:val="0"/>
      <w:marTop w:val="0"/>
      <w:marBottom w:val="0"/>
      <w:divBdr>
        <w:top w:val="none" w:sz="0" w:space="0" w:color="auto"/>
        <w:left w:val="none" w:sz="0" w:space="0" w:color="auto"/>
        <w:bottom w:val="none" w:sz="0" w:space="0" w:color="auto"/>
        <w:right w:val="none" w:sz="0" w:space="0" w:color="auto"/>
      </w:divBdr>
      <w:divsChild>
        <w:div w:id="855577371">
          <w:marLeft w:val="994"/>
          <w:marRight w:val="0"/>
          <w:marTop w:val="0"/>
          <w:marBottom w:val="120"/>
          <w:divBdr>
            <w:top w:val="none" w:sz="0" w:space="0" w:color="auto"/>
            <w:left w:val="none" w:sz="0" w:space="0" w:color="auto"/>
            <w:bottom w:val="none" w:sz="0" w:space="0" w:color="auto"/>
            <w:right w:val="none" w:sz="0" w:space="0" w:color="auto"/>
          </w:divBdr>
        </w:div>
        <w:div w:id="1191069576">
          <w:marLeft w:val="994"/>
          <w:marRight w:val="0"/>
          <w:marTop w:val="0"/>
          <w:marBottom w:val="120"/>
          <w:divBdr>
            <w:top w:val="none" w:sz="0" w:space="0" w:color="auto"/>
            <w:left w:val="none" w:sz="0" w:space="0" w:color="auto"/>
            <w:bottom w:val="none" w:sz="0" w:space="0" w:color="auto"/>
            <w:right w:val="none" w:sz="0" w:space="0" w:color="auto"/>
          </w:divBdr>
        </w:div>
        <w:div w:id="1453674893">
          <w:marLeft w:val="994"/>
          <w:marRight w:val="0"/>
          <w:marTop w:val="0"/>
          <w:marBottom w:val="120"/>
          <w:divBdr>
            <w:top w:val="none" w:sz="0" w:space="0" w:color="auto"/>
            <w:left w:val="none" w:sz="0" w:space="0" w:color="auto"/>
            <w:bottom w:val="none" w:sz="0" w:space="0" w:color="auto"/>
            <w:right w:val="none" w:sz="0" w:space="0" w:color="auto"/>
          </w:divBdr>
        </w:div>
        <w:div w:id="1789351880">
          <w:marLeft w:val="36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customXml" Target="../customXml/item47.xml"/><Relationship Id="rId50" Type="http://schemas.openxmlformats.org/officeDocument/2006/relationships/customXml" Target="../customXml/item50.xml"/><Relationship Id="rId55" Type="http://schemas.openxmlformats.org/officeDocument/2006/relationships/webSettings" Target="webSettings.xml"/><Relationship Id="rId63" Type="http://schemas.openxmlformats.org/officeDocument/2006/relationships/image" Target="media/image5.png"/><Relationship Id="rId68" Type="http://schemas.openxmlformats.org/officeDocument/2006/relationships/image" Target="media/image10.png"/><Relationship Id="rId76" Type="http://schemas.openxmlformats.org/officeDocument/2006/relationships/image" Target="media/image18.png"/><Relationship Id="rId84" Type="http://schemas.openxmlformats.org/officeDocument/2006/relationships/image" Target="media/image26.png"/><Relationship Id="rId89"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1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styles" Target="styles.xml"/><Relationship Id="rId58" Type="http://schemas.openxmlformats.org/officeDocument/2006/relationships/hyperlink" Target="http://docs.motechproject.org/en/latest/get_started/config.html"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87" Type="http://schemas.openxmlformats.org/officeDocument/2006/relationships/image" Target="media/image29.png"/><Relationship Id="rId5" Type="http://schemas.openxmlformats.org/officeDocument/2006/relationships/customXml" Target="../customXml/item5.xml"/><Relationship Id="rId61" Type="http://schemas.openxmlformats.org/officeDocument/2006/relationships/image" Target="media/image3.png"/><Relationship Id="rId82" Type="http://schemas.openxmlformats.org/officeDocument/2006/relationships/image" Target="media/image24.png"/><Relationship Id="rId90" Type="http://schemas.openxmlformats.org/officeDocument/2006/relationships/footer" Target="footer1.xml"/><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footnotes" Target="footnotes.xm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1.png"/><Relationship Id="rId67" Type="http://schemas.openxmlformats.org/officeDocument/2006/relationships/image" Target="media/image9.jpe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settings" Target="settings.xm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endnotes" Target="endnotes.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numbering" Target="numbering.xm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customXml" Target="../customXml/item9.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46.xml><?xml version="1.0" encoding="utf-8"?>
<b:Sources xmlns:b="http://schemas.openxmlformats.org/officeDocument/2006/bibliography" xmlns="http://schemas.openxmlformats.org/officeDocument/2006/bibliography" SelectedStyle="\APA.XSL" StyleName="APA Fifth Edition"/>
</file>

<file path=customXml/item47.xml><?xml version="1.0" encoding="utf-8"?>
<b:Sources xmlns:b="http://schemas.openxmlformats.org/officeDocument/2006/bibliography" xmlns="http://schemas.openxmlformats.org/officeDocument/2006/bibliography" SelectedStyle="\APA.XSL" StyleName="APA Fifth Edition"/>
</file>

<file path=customXml/item48.xml><?xml version="1.0" encoding="utf-8"?>
<b:Sources xmlns:b="http://schemas.openxmlformats.org/officeDocument/2006/bibliography" xmlns="http://schemas.openxmlformats.org/officeDocument/2006/bibliography" SelectedStyle="\APA.XSL" StyleName="APA Fifth Edition"/>
</file>

<file path=customXml/item49.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50.xml><?xml version="1.0" encoding="utf-8"?>
<b:Sources xmlns:b="http://schemas.openxmlformats.org/officeDocument/2006/bibliography" xmlns="http://schemas.openxmlformats.org/officeDocument/2006/bibliography" SelectedStyle="\APA.XSL" StyleName="APA Fifth Edition"/>
</file>

<file path=customXml/item51.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35F4B-49FC-4BD0-9B18-04A80BDAB77A}">
  <ds:schemaRefs>
    <ds:schemaRef ds:uri="http://schemas.openxmlformats.org/officeDocument/2006/bibliography"/>
  </ds:schemaRefs>
</ds:datastoreItem>
</file>

<file path=customXml/itemProps10.xml><?xml version="1.0" encoding="utf-8"?>
<ds:datastoreItem xmlns:ds="http://schemas.openxmlformats.org/officeDocument/2006/customXml" ds:itemID="{8293E2D9-8A14-405F-9C66-F2F733C91E46}">
  <ds:schemaRefs>
    <ds:schemaRef ds:uri="http://schemas.openxmlformats.org/officeDocument/2006/bibliography"/>
  </ds:schemaRefs>
</ds:datastoreItem>
</file>

<file path=customXml/itemProps11.xml><?xml version="1.0" encoding="utf-8"?>
<ds:datastoreItem xmlns:ds="http://schemas.openxmlformats.org/officeDocument/2006/customXml" ds:itemID="{A279A4B4-648B-42F4-B486-29FFB9424233}">
  <ds:schemaRefs>
    <ds:schemaRef ds:uri="http://schemas.openxmlformats.org/officeDocument/2006/bibliography"/>
  </ds:schemaRefs>
</ds:datastoreItem>
</file>

<file path=customXml/itemProps12.xml><?xml version="1.0" encoding="utf-8"?>
<ds:datastoreItem xmlns:ds="http://schemas.openxmlformats.org/officeDocument/2006/customXml" ds:itemID="{A5593DD7-F01F-4621-8344-36D259A655D9}">
  <ds:schemaRefs>
    <ds:schemaRef ds:uri="http://schemas.openxmlformats.org/officeDocument/2006/bibliography"/>
  </ds:schemaRefs>
</ds:datastoreItem>
</file>

<file path=customXml/itemProps13.xml><?xml version="1.0" encoding="utf-8"?>
<ds:datastoreItem xmlns:ds="http://schemas.openxmlformats.org/officeDocument/2006/customXml" ds:itemID="{6A597303-3219-4425-99A8-11007C5347C2}">
  <ds:schemaRefs>
    <ds:schemaRef ds:uri="http://schemas.openxmlformats.org/officeDocument/2006/bibliography"/>
  </ds:schemaRefs>
</ds:datastoreItem>
</file>

<file path=customXml/itemProps14.xml><?xml version="1.0" encoding="utf-8"?>
<ds:datastoreItem xmlns:ds="http://schemas.openxmlformats.org/officeDocument/2006/customXml" ds:itemID="{1CB9203E-06FE-48D6-A6C1-19461C399DDF}">
  <ds:schemaRefs>
    <ds:schemaRef ds:uri="http://schemas.openxmlformats.org/officeDocument/2006/bibliography"/>
  </ds:schemaRefs>
</ds:datastoreItem>
</file>

<file path=customXml/itemProps15.xml><?xml version="1.0" encoding="utf-8"?>
<ds:datastoreItem xmlns:ds="http://schemas.openxmlformats.org/officeDocument/2006/customXml" ds:itemID="{ABE2FB7C-46A7-4598-B59A-F8A73C64AA0E}">
  <ds:schemaRefs>
    <ds:schemaRef ds:uri="http://schemas.openxmlformats.org/officeDocument/2006/bibliography"/>
  </ds:schemaRefs>
</ds:datastoreItem>
</file>

<file path=customXml/itemProps16.xml><?xml version="1.0" encoding="utf-8"?>
<ds:datastoreItem xmlns:ds="http://schemas.openxmlformats.org/officeDocument/2006/customXml" ds:itemID="{68D060C3-16F0-43F1-BC31-A163881B9CB8}">
  <ds:schemaRefs>
    <ds:schemaRef ds:uri="http://schemas.openxmlformats.org/officeDocument/2006/bibliography"/>
  </ds:schemaRefs>
</ds:datastoreItem>
</file>

<file path=customXml/itemProps17.xml><?xml version="1.0" encoding="utf-8"?>
<ds:datastoreItem xmlns:ds="http://schemas.openxmlformats.org/officeDocument/2006/customXml" ds:itemID="{FDEB24AB-EEB7-4C97-9905-D2ED2D3BB3C7}">
  <ds:schemaRefs>
    <ds:schemaRef ds:uri="http://schemas.openxmlformats.org/officeDocument/2006/bibliography"/>
  </ds:schemaRefs>
</ds:datastoreItem>
</file>

<file path=customXml/itemProps18.xml><?xml version="1.0" encoding="utf-8"?>
<ds:datastoreItem xmlns:ds="http://schemas.openxmlformats.org/officeDocument/2006/customXml" ds:itemID="{957AD9B5-D2A1-4C30-AACC-62128FC7D7D0}">
  <ds:schemaRefs>
    <ds:schemaRef ds:uri="http://schemas.openxmlformats.org/officeDocument/2006/bibliography"/>
  </ds:schemaRefs>
</ds:datastoreItem>
</file>

<file path=customXml/itemProps19.xml><?xml version="1.0" encoding="utf-8"?>
<ds:datastoreItem xmlns:ds="http://schemas.openxmlformats.org/officeDocument/2006/customXml" ds:itemID="{F4AFA6B2-DD4E-4F71-BFBE-88D7C2CB79DB}">
  <ds:schemaRefs>
    <ds:schemaRef ds:uri="http://schemas.openxmlformats.org/officeDocument/2006/bibliography"/>
  </ds:schemaRefs>
</ds:datastoreItem>
</file>

<file path=customXml/itemProps2.xml><?xml version="1.0" encoding="utf-8"?>
<ds:datastoreItem xmlns:ds="http://schemas.openxmlformats.org/officeDocument/2006/customXml" ds:itemID="{377A0F91-BEAB-421D-BA7D-5EB1DF7F28E4}">
  <ds:schemaRefs>
    <ds:schemaRef ds:uri="http://schemas.openxmlformats.org/officeDocument/2006/bibliography"/>
  </ds:schemaRefs>
</ds:datastoreItem>
</file>

<file path=customXml/itemProps20.xml><?xml version="1.0" encoding="utf-8"?>
<ds:datastoreItem xmlns:ds="http://schemas.openxmlformats.org/officeDocument/2006/customXml" ds:itemID="{5CC52A9A-551F-4789-9AF2-92A9CB10882D}">
  <ds:schemaRefs>
    <ds:schemaRef ds:uri="http://schemas.openxmlformats.org/officeDocument/2006/bibliography"/>
  </ds:schemaRefs>
</ds:datastoreItem>
</file>

<file path=customXml/itemProps21.xml><?xml version="1.0" encoding="utf-8"?>
<ds:datastoreItem xmlns:ds="http://schemas.openxmlformats.org/officeDocument/2006/customXml" ds:itemID="{87783000-89BB-4C35-9F8F-CD702363F8C9}">
  <ds:schemaRefs>
    <ds:schemaRef ds:uri="http://schemas.openxmlformats.org/officeDocument/2006/bibliography"/>
  </ds:schemaRefs>
</ds:datastoreItem>
</file>

<file path=customXml/itemProps22.xml><?xml version="1.0" encoding="utf-8"?>
<ds:datastoreItem xmlns:ds="http://schemas.openxmlformats.org/officeDocument/2006/customXml" ds:itemID="{3C5DB5E8-3DF8-46B4-851D-F069CF14DCCA}">
  <ds:schemaRefs>
    <ds:schemaRef ds:uri="http://schemas.openxmlformats.org/officeDocument/2006/bibliography"/>
  </ds:schemaRefs>
</ds:datastoreItem>
</file>

<file path=customXml/itemProps23.xml><?xml version="1.0" encoding="utf-8"?>
<ds:datastoreItem xmlns:ds="http://schemas.openxmlformats.org/officeDocument/2006/customXml" ds:itemID="{020087DF-16DD-47FA-9996-763B7FC9BC13}">
  <ds:schemaRefs>
    <ds:schemaRef ds:uri="http://schemas.openxmlformats.org/officeDocument/2006/bibliography"/>
  </ds:schemaRefs>
</ds:datastoreItem>
</file>

<file path=customXml/itemProps24.xml><?xml version="1.0" encoding="utf-8"?>
<ds:datastoreItem xmlns:ds="http://schemas.openxmlformats.org/officeDocument/2006/customXml" ds:itemID="{B130D2C4-076B-4401-AC6A-52DB88AC3281}">
  <ds:schemaRefs>
    <ds:schemaRef ds:uri="http://schemas.openxmlformats.org/officeDocument/2006/bibliography"/>
  </ds:schemaRefs>
</ds:datastoreItem>
</file>

<file path=customXml/itemProps25.xml><?xml version="1.0" encoding="utf-8"?>
<ds:datastoreItem xmlns:ds="http://schemas.openxmlformats.org/officeDocument/2006/customXml" ds:itemID="{C818CE09-875E-401A-A420-85D058CBB4AA}">
  <ds:schemaRefs>
    <ds:schemaRef ds:uri="http://schemas.openxmlformats.org/officeDocument/2006/bibliography"/>
  </ds:schemaRefs>
</ds:datastoreItem>
</file>

<file path=customXml/itemProps26.xml><?xml version="1.0" encoding="utf-8"?>
<ds:datastoreItem xmlns:ds="http://schemas.openxmlformats.org/officeDocument/2006/customXml" ds:itemID="{F6A95D03-8173-4654-826B-B5419CEC3571}">
  <ds:schemaRefs>
    <ds:schemaRef ds:uri="http://schemas.openxmlformats.org/officeDocument/2006/bibliography"/>
  </ds:schemaRefs>
</ds:datastoreItem>
</file>

<file path=customXml/itemProps27.xml><?xml version="1.0" encoding="utf-8"?>
<ds:datastoreItem xmlns:ds="http://schemas.openxmlformats.org/officeDocument/2006/customXml" ds:itemID="{C340388B-EE77-466D-BABA-0F1D5266CE90}">
  <ds:schemaRefs>
    <ds:schemaRef ds:uri="http://schemas.openxmlformats.org/officeDocument/2006/bibliography"/>
  </ds:schemaRefs>
</ds:datastoreItem>
</file>

<file path=customXml/itemProps28.xml><?xml version="1.0" encoding="utf-8"?>
<ds:datastoreItem xmlns:ds="http://schemas.openxmlformats.org/officeDocument/2006/customXml" ds:itemID="{5B72A055-0B30-4097-A80C-CAE804EE8212}">
  <ds:schemaRefs>
    <ds:schemaRef ds:uri="http://schemas.openxmlformats.org/officeDocument/2006/bibliography"/>
  </ds:schemaRefs>
</ds:datastoreItem>
</file>

<file path=customXml/itemProps29.xml><?xml version="1.0" encoding="utf-8"?>
<ds:datastoreItem xmlns:ds="http://schemas.openxmlformats.org/officeDocument/2006/customXml" ds:itemID="{E06A18BF-1BD5-46F6-BBC4-806CB0CFCC41}">
  <ds:schemaRefs>
    <ds:schemaRef ds:uri="http://schemas.openxmlformats.org/officeDocument/2006/bibliography"/>
  </ds:schemaRefs>
</ds:datastoreItem>
</file>

<file path=customXml/itemProps3.xml><?xml version="1.0" encoding="utf-8"?>
<ds:datastoreItem xmlns:ds="http://schemas.openxmlformats.org/officeDocument/2006/customXml" ds:itemID="{1F8A19C4-245F-490C-A3D6-23D6A8B6864C}">
  <ds:schemaRefs>
    <ds:schemaRef ds:uri="http://schemas.openxmlformats.org/officeDocument/2006/bibliography"/>
  </ds:schemaRefs>
</ds:datastoreItem>
</file>

<file path=customXml/itemProps30.xml><?xml version="1.0" encoding="utf-8"?>
<ds:datastoreItem xmlns:ds="http://schemas.openxmlformats.org/officeDocument/2006/customXml" ds:itemID="{CD510932-92CF-425C-901C-DCDCC30553BA}">
  <ds:schemaRefs>
    <ds:schemaRef ds:uri="http://schemas.openxmlformats.org/officeDocument/2006/bibliography"/>
  </ds:schemaRefs>
</ds:datastoreItem>
</file>

<file path=customXml/itemProps31.xml><?xml version="1.0" encoding="utf-8"?>
<ds:datastoreItem xmlns:ds="http://schemas.openxmlformats.org/officeDocument/2006/customXml" ds:itemID="{5F645641-B069-4DDC-AC75-D8272F6D7C34}">
  <ds:schemaRefs>
    <ds:schemaRef ds:uri="http://schemas.openxmlformats.org/officeDocument/2006/bibliography"/>
  </ds:schemaRefs>
</ds:datastoreItem>
</file>

<file path=customXml/itemProps32.xml><?xml version="1.0" encoding="utf-8"?>
<ds:datastoreItem xmlns:ds="http://schemas.openxmlformats.org/officeDocument/2006/customXml" ds:itemID="{5C89526C-1651-46DF-9272-8EAC31EDE0D5}">
  <ds:schemaRefs>
    <ds:schemaRef ds:uri="http://schemas.openxmlformats.org/officeDocument/2006/bibliography"/>
  </ds:schemaRefs>
</ds:datastoreItem>
</file>

<file path=customXml/itemProps33.xml><?xml version="1.0" encoding="utf-8"?>
<ds:datastoreItem xmlns:ds="http://schemas.openxmlformats.org/officeDocument/2006/customXml" ds:itemID="{6BEEB57F-ECF1-4A48-B949-0005DA7A6331}">
  <ds:schemaRefs>
    <ds:schemaRef ds:uri="http://schemas.openxmlformats.org/officeDocument/2006/bibliography"/>
  </ds:schemaRefs>
</ds:datastoreItem>
</file>

<file path=customXml/itemProps34.xml><?xml version="1.0" encoding="utf-8"?>
<ds:datastoreItem xmlns:ds="http://schemas.openxmlformats.org/officeDocument/2006/customXml" ds:itemID="{7AD0AF6B-BDA1-40B0-B596-183D1EDB6AC2}">
  <ds:schemaRefs>
    <ds:schemaRef ds:uri="http://schemas.openxmlformats.org/officeDocument/2006/bibliography"/>
  </ds:schemaRefs>
</ds:datastoreItem>
</file>

<file path=customXml/itemProps35.xml><?xml version="1.0" encoding="utf-8"?>
<ds:datastoreItem xmlns:ds="http://schemas.openxmlformats.org/officeDocument/2006/customXml" ds:itemID="{00F22A78-971D-433D-A71D-92E94FA3D10C}">
  <ds:schemaRefs>
    <ds:schemaRef ds:uri="http://schemas.openxmlformats.org/officeDocument/2006/bibliography"/>
  </ds:schemaRefs>
</ds:datastoreItem>
</file>

<file path=customXml/itemProps36.xml><?xml version="1.0" encoding="utf-8"?>
<ds:datastoreItem xmlns:ds="http://schemas.openxmlformats.org/officeDocument/2006/customXml" ds:itemID="{361226EB-AFC0-46DC-B6DA-08C9417E191C}">
  <ds:schemaRefs>
    <ds:schemaRef ds:uri="http://schemas.openxmlformats.org/officeDocument/2006/bibliography"/>
  </ds:schemaRefs>
</ds:datastoreItem>
</file>

<file path=customXml/itemProps37.xml><?xml version="1.0" encoding="utf-8"?>
<ds:datastoreItem xmlns:ds="http://schemas.openxmlformats.org/officeDocument/2006/customXml" ds:itemID="{10ABF236-E6FD-43AA-9F0D-7879E3A96939}">
  <ds:schemaRefs>
    <ds:schemaRef ds:uri="http://schemas.openxmlformats.org/officeDocument/2006/bibliography"/>
  </ds:schemaRefs>
</ds:datastoreItem>
</file>

<file path=customXml/itemProps38.xml><?xml version="1.0" encoding="utf-8"?>
<ds:datastoreItem xmlns:ds="http://schemas.openxmlformats.org/officeDocument/2006/customXml" ds:itemID="{B247E7D9-6534-4DDB-A8CB-1E7EABF051F8}">
  <ds:schemaRefs>
    <ds:schemaRef ds:uri="http://schemas.openxmlformats.org/officeDocument/2006/bibliography"/>
  </ds:schemaRefs>
</ds:datastoreItem>
</file>

<file path=customXml/itemProps39.xml><?xml version="1.0" encoding="utf-8"?>
<ds:datastoreItem xmlns:ds="http://schemas.openxmlformats.org/officeDocument/2006/customXml" ds:itemID="{7DEE8675-32EF-4A6F-AA49-F0AF812ACCB9}">
  <ds:schemaRefs>
    <ds:schemaRef ds:uri="http://schemas.openxmlformats.org/officeDocument/2006/bibliography"/>
  </ds:schemaRefs>
</ds:datastoreItem>
</file>

<file path=customXml/itemProps4.xml><?xml version="1.0" encoding="utf-8"?>
<ds:datastoreItem xmlns:ds="http://schemas.openxmlformats.org/officeDocument/2006/customXml" ds:itemID="{DA25B468-A30E-4F5E-B7F9-5CDDCFCEFFF3}">
  <ds:schemaRefs>
    <ds:schemaRef ds:uri="http://schemas.openxmlformats.org/officeDocument/2006/bibliography"/>
  </ds:schemaRefs>
</ds:datastoreItem>
</file>

<file path=customXml/itemProps40.xml><?xml version="1.0" encoding="utf-8"?>
<ds:datastoreItem xmlns:ds="http://schemas.openxmlformats.org/officeDocument/2006/customXml" ds:itemID="{1804DFD8-24FF-49C9-90F5-2814EA9EFD1D}">
  <ds:schemaRefs>
    <ds:schemaRef ds:uri="http://schemas.openxmlformats.org/officeDocument/2006/bibliography"/>
  </ds:schemaRefs>
</ds:datastoreItem>
</file>

<file path=customXml/itemProps41.xml><?xml version="1.0" encoding="utf-8"?>
<ds:datastoreItem xmlns:ds="http://schemas.openxmlformats.org/officeDocument/2006/customXml" ds:itemID="{9B92826A-A0BC-4AE8-8F11-C23B569C1B0E}">
  <ds:schemaRefs>
    <ds:schemaRef ds:uri="http://schemas.openxmlformats.org/officeDocument/2006/bibliography"/>
  </ds:schemaRefs>
</ds:datastoreItem>
</file>

<file path=customXml/itemProps42.xml><?xml version="1.0" encoding="utf-8"?>
<ds:datastoreItem xmlns:ds="http://schemas.openxmlformats.org/officeDocument/2006/customXml" ds:itemID="{B21D2F08-0991-47B2-8AFA-C49857E840C7}">
  <ds:schemaRefs>
    <ds:schemaRef ds:uri="http://schemas.openxmlformats.org/officeDocument/2006/bibliography"/>
  </ds:schemaRefs>
</ds:datastoreItem>
</file>

<file path=customXml/itemProps43.xml><?xml version="1.0" encoding="utf-8"?>
<ds:datastoreItem xmlns:ds="http://schemas.openxmlformats.org/officeDocument/2006/customXml" ds:itemID="{E8B78FC3-F4A5-4FF8-B195-82B13EF561A7}">
  <ds:schemaRefs>
    <ds:schemaRef ds:uri="http://schemas.openxmlformats.org/officeDocument/2006/bibliography"/>
  </ds:schemaRefs>
</ds:datastoreItem>
</file>

<file path=customXml/itemProps44.xml><?xml version="1.0" encoding="utf-8"?>
<ds:datastoreItem xmlns:ds="http://schemas.openxmlformats.org/officeDocument/2006/customXml" ds:itemID="{AF66D54D-4DA8-4CEA-A892-75C050925700}">
  <ds:schemaRefs>
    <ds:schemaRef ds:uri="http://schemas.openxmlformats.org/officeDocument/2006/bibliography"/>
  </ds:schemaRefs>
</ds:datastoreItem>
</file>

<file path=customXml/itemProps45.xml><?xml version="1.0" encoding="utf-8"?>
<ds:datastoreItem xmlns:ds="http://schemas.openxmlformats.org/officeDocument/2006/customXml" ds:itemID="{3FD1F159-17D7-4719-838D-404DD53068E7}">
  <ds:schemaRefs>
    <ds:schemaRef ds:uri="http://schemas.openxmlformats.org/officeDocument/2006/bibliography"/>
  </ds:schemaRefs>
</ds:datastoreItem>
</file>

<file path=customXml/itemProps46.xml><?xml version="1.0" encoding="utf-8"?>
<ds:datastoreItem xmlns:ds="http://schemas.openxmlformats.org/officeDocument/2006/customXml" ds:itemID="{BC790716-7561-4256-926B-C22F851E442B}">
  <ds:schemaRefs>
    <ds:schemaRef ds:uri="http://schemas.openxmlformats.org/officeDocument/2006/bibliography"/>
  </ds:schemaRefs>
</ds:datastoreItem>
</file>

<file path=customXml/itemProps47.xml><?xml version="1.0" encoding="utf-8"?>
<ds:datastoreItem xmlns:ds="http://schemas.openxmlformats.org/officeDocument/2006/customXml" ds:itemID="{EA8BD151-D3B4-45D5-93EE-E5F5637D10CB}">
  <ds:schemaRefs>
    <ds:schemaRef ds:uri="http://schemas.openxmlformats.org/officeDocument/2006/bibliography"/>
  </ds:schemaRefs>
</ds:datastoreItem>
</file>

<file path=customXml/itemProps48.xml><?xml version="1.0" encoding="utf-8"?>
<ds:datastoreItem xmlns:ds="http://schemas.openxmlformats.org/officeDocument/2006/customXml" ds:itemID="{09D1B8F6-07D6-4CB9-B0C4-177C918E2E65}">
  <ds:schemaRefs>
    <ds:schemaRef ds:uri="http://schemas.openxmlformats.org/officeDocument/2006/bibliography"/>
  </ds:schemaRefs>
</ds:datastoreItem>
</file>

<file path=customXml/itemProps49.xml><?xml version="1.0" encoding="utf-8"?>
<ds:datastoreItem xmlns:ds="http://schemas.openxmlformats.org/officeDocument/2006/customXml" ds:itemID="{F6915AAB-CD1B-4B18-AC2F-73AAAC4BC8BA}">
  <ds:schemaRefs>
    <ds:schemaRef ds:uri="http://schemas.openxmlformats.org/officeDocument/2006/bibliography"/>
  </ds:schemaRefs>
</ds:datastoreItem>
</file>

<file path=customXml/itemProps5.xml><?xml version="1.0" encoding="utf-8"?>
<ds:datastoreItem xmlns:ds="http://schemas.openxmlformats.org/officeDocument/2006/customXml" ds:itemID="{E1FB2850-DE9D-4867-BCA9-77AA30E4593E}">
  <ds:schemaRefs>
    <ds:schemaRef ds:uri="http://schemas.openxmlformats.org/officeDocument/2006/bibliography"/>
  </ds:schemaRefs>
</ds:datastoreItem>
</file>

<file path=customXml/itemProps50.xml><?xml version="1.0" encoding="utf-8"?>
<ds:datastoreItem xmlns:ds="http://schemas.openxmlformats.org/officeDocument/2006/customXml" ds:itemID="{0B40C7A4-B02F-4D1B-8A91-4DFE39A7D779}">
  <ds:schemaRefs>
    <ds:schemaRef ds:uri="http://schemas.openxmlformats.org/officeDocument/2006/bibliography"/>
  </ds:schemaRefs>
</ds:datastoreItem>
</file>

<file path=customXml/itemProps51.xml><?xml version="1.0" encoding="utf-8"?>
<ds:datastoreItem xmlns:ds="http://schemas.openxmlformats.org/officeDocument/2006/customXml" ds:itemID="{3D576436-995E-471C-94D7-18C6571CC424}">
  <ds:schemaRefs>
    <ds:schemaRef ds:uri="http://schemas.openxmlformats.org/officeDocument/2006/bibliography"/>
  </ds:schemaRefs>
</ds:datastoreItem>
</file>

<file path=customXml/itemProps6.xml><?xml version="1.0" encoding="utf-8"?>
<ds:datastoreItem xmlns:ds="http://schemas.openxmlformats.org/officeDocument/2006/customXml" ds:itemID="{7FFC31B8-DB0B-4256-B663-358C722BCA04}">
  <ds:schemaRefs>
    <ds:schemaRef ds:uri="http://schemas.openxmlformats.org/officeDocument/2006/bibliography"/>
  </ds:schemaRefs>
</ds:datastoreItem>
</file>

<file path=customXml/itemProps7.xml><?xml version="1.0" encoding="utf-8"?>
<ds:datastoreItem xmlns:ds="http://schemas.openxmlformats.org/officeDocument/2006/customXml" ds:itemID="{CEA34EB0-E456-4D9F-8E29-3B904A5B06FF}">
  <ds:schemaRefs>
    <ds:schemaRef ds:uri="http://schemas.openxmlformats.org/officeDocument/2006/bibliography"/>
  </ds:schemaRefs>
</ds:datastoreItem>
</file>

<file path=customXml/itemProps8.xml><?xml version="1.0" encoding="utf-8"?>
<ds:datastoreItem xmlns:ds="http://schemas.openxmlformats.org/officeDocument/2006/customXml" ds:itemID="{81A30B39-8194-42A1-9199-20D9A1373745}">
  <ds:schemaRefs>
    <ds:schemaRef ds:uri="http://schemas.openxmlformats.org/officeDocument/2006/bibliography"/>
  </ds:schemaRefs>
</ds:datastoreItem>
</file>

<file path=customXml/itemProps9.xml><?xml version="1.0" encoding="utf-8"?>
<ds:datastoreItem xmlns:ds="http://schemas.openxmlformats.org/officeDocument/2006/customXml" ds:itemID="{3149219D-894B-432A-A255-DABDE3C4B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26415</Words>
  <Characters>150571</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NMS Architecture and Design</vt:lpstr>
    </vt:vector>
  </TitlesOfParts>
  <Company>Toshiba</Company>
  <LinksUpToDate>false</LinksUpToDate>
  <CharactersWithSpaces>176633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NMS Architecture and Design</dc:title>
  <dc:creator>Pabbi</dc:creator>
  <cp:lastModifiedBy>Helena Olafsdottir</cp:lastModifiedBy>
  <cp:revision>2</cp:revision>
  <dcterms:created xsi:type="dcterms:W3CDTF">2019-01-21T12:12:00Z</dcterms:created>
  <dcterms:modified xsi:type="dcterms:W3CDTF">2019-01-21T12:12:00Z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-75588869</vt:i4>
  </property>
  <property fmtid="{D5CDD505-2E9C-101B-9397-08002B2CF9AE}" pid="3" name="_NewReviewCycle">
    <vt:lpwstr/>
  </property>
  <property fmtid="{D5CDD505-2E9C-101B-9397-08002B2CF9AE}" pid="4" name="_EmailSubject">
    <vt:lpwstr>Review request for Architecture and Design Document for MA, MK, Kilkari Services (Sprint 1504)</vt:lpwstr>
  </property>
  <property fmtid="{D5CDD505-2E9C-101B-9397-08002B2CF9AE}" pid="5" name="_AuthorEmail">
    <vt:lpwstr>sumit.pabbi@aricent.com</vt:lpwstr>
  </property>
  <property fmtid="{D5CDD505-2E9C-101B-9397-08002B2CF9AE}" pid="6" name="_AuthorEmailDisplayName">
    <vt:lpwstr>Sumit Pabbi</vt:lpwstr>
  </property>
  <property fmtid="{D5CDD505-2E9C-101B-9397-08002B2CF9AE}" pid="7" name="_ReviewingToolsShownOnce">
    <vt:lpwstr/>
  </property>
</Properties>
</file>